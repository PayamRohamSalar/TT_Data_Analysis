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3D42" w14:textId="77777777" w:rsidR="00410D38" w:rsidRDefault="00000000" w:rsidP="00312B08">
      <w:pPr>
        <w:spacing w:after="400"/>
      </w:pPr>
      <w:r>
        <w:rPr>
          <w:b/>
          <w:bCs/>
          <w:sz w:val="40"/>
          <w:szCs w:val="40"/>
        </w:rPr>
        <w:t>گزارش نهایی فاز ۱ — تحلیل رفتار مشتریان بانک توسعه تعاون</w:t>
      </w:r>
    </w:p>
    <w:p w14:paraId="5E7D3D43" w14:textId="77777777" w:rsidR="00410D38" w:rsidRDefault="00000000" w:rsidP="00312B08">
      <w:pPr>
        <w:spacing w:after="300"/>
      </w:pPr>
      <w:r>
        <w:rPr>
          <w:b/>
          <w:bCs/>
          <w:sz w:val="28"/>
          <w:szCs w:val="28"/>
        </w:rPr>
        <w:t>فهرست مطالب</w:t>
      </w:r>
    </w:p>
    <w:sdt>
      <w:sdtPr>
        <w:alias w:val="فهرست"/>
        <w:id w:val="-1005136181"/>
      </w:sdtPr>
      <w:sdtContent>
        <w:p w14:paraId="7347848B" w14:textId="3E8BCB28" w:rsidR="00312B08" w:rsidRDefault="00000000" w:rsidP="00312B08">
          <w:pPr>
            <w:pStyle w:val="TOC1"/>
            <w:tabs>
              <w:tab w:val="right" w:leader="dot" w:pos="9628"/>
            </w:tabs>
            <w:rPr>
              <w:noProof/>
            </w:rPr>
          </w:pPr>
          <w:r>
            <w:fldChar w:fldCharType="begin"/>
          </w:r>
          <w:r>
            <w:instrText>TOC \h \o "1-3"</w:instrText>
          </w:r>
          <w:r>
            <w:fldChar w:fldCharType="separate"/>
          </w:r>
          <w:hyperlink w:anchor="_Toc241515925" w:history="1">
            <w:r w:rsidR="00312B08" w:rsidRPr="00E62B38">
              <w:rPr>
                <w:rStyle w:val="Hyperlink"/>
                <w:b/>
                <w:bCs/>
                <w:noProof/>
              </w:rPr>
              <w:t>گزارش نهایی فاز ۱</w:t>
            </w:r>
            <w:r w:rsidR="00312B08">
              <w:rPr>
                <w:noProof/>
              </w:rPr>
              <w:tab/>
            </w:r>
            <w:r w:rsidR="00312B08">
              <w:rPr>
                <w:noProof/>
              </w:rPr>
              <w:fldChar w:fldCharType="begin"/>
            </w:r>
            <w:r w:rsidR="00312B08">
              <w:rPr>
                <w:noProof/>
              </w:rPr>
              <w:instrText xml:space="preserve"> PAGEREF _Toc241515925 \h </w:instrText>
            </w:r>
            <w:r w:rsidR="00312B08">
              <w:rPr>
                <w:noProof/>
              </w:rPr>
            </w:r>
            <w:r w:rsidR="00312B08">
              <w:rPr>
                <w:noProof/>
              </w:rPr>
              <w:fldChar w:fldCharType="separate"/>
            </w:r>
            <w:r w:rsidR="00312B08">
              <w:rPr>
                <w:noProof/>
              </w:rPr>
              <w:t>7</w:t>
            </w:r>
            <w:r w:rsidR="00312B08">
              <w:rPr>
                <w:noProof/>
              </w:rPr>
              <w:fldChar w:fldCharType="end"/>
            </w:r>
          </w:hyperlink>
        </w:p>
        <w:p w14:paraId="19B4AE40" w14:textId="015D37EE" w:rsidR="00312B08" w:rsidRDefault="00312B08" w:rsidP="00312B08">
          <w:pPr>
            <w:pStyle w:val="TOC2"/>
            <w:tabs>
              <w:tab w:val="right" w:leader="dot" w:pos="9628"/>
            </w:tabs>
            <w:rPr>
              <w:noProof/>
            </w:rPr>
          </w:pPr>
          <w:hyperlink w:anchor="_Toc241515926" w:history="1">
            <w:r w:rsidRPr="00E62B38">
              <w:rPr>
                <w:rStyle w:val="Hyperlink"/>
                <w:b/>
                <w:bCs/>
                <w:noProof/>
              </w:rPr>
              <w:t>تحلیل رفتار مشتریان بانک توسعه تعاون — گزارش وضعیت موجود و شناخت بازار</w:t>
            </w:r>
            <w:r>
              <w:rPr>
                <w:noProof/>
              </w:rPr>
              <w:tab/>
            </w:r>
            <w:r>
              <w:rPr>
                <w:noProof/>
              </w:rPr>
              <w:fldChar w:fldCharType="begin"/>
            </w:r>
            <w:r>
              <w:rPr>
                <w:noProof/>
              </w:rPr>
              <w:instrText xml:space="preserve"> PAGEREF _Toc241515926 \h </w:instrText>
            </w:r>
            <w:r>
              <w:rPr>
                <w:noProof/>
              </w:rPr>
            </w:r>
            <w:r>
              <w:rPr>
                <w:noProof/>
              </w:rPr>
              <w:fldChar w:fldCharType="separate"/>
            </w:r>
            <w:r>
              <w:rPr>
                <w:noProof/>
              </w:rPr>
              <w:t>7</w:t>
            </w:r>
            <w:r>
              <w:rPr>
                <w:noProof/>
              </w:rPr>
              <w:fldChar w:fldCharType="end"/>
            </w:r>
          </w:hyperlink>
        </w:p>
        <w:p w14:paraId="438D9A80" w14:textId="17B4B158" w:rsidR="00312B08" w:rsidRDefault="00312B08" w:rsidP="00312B08">
          <w:pPr>
            <w:pStyle w:val="TOC3"/>
            <w:tabs>
              <w:tab w:val="right" w:leader="dot" w:pos="9628"/>
            </w:tabs>
            <w:rPr>
              <w:noProof/>
            </w:rPr>
          </w:pPr>
          <w:hyperlink w:anchor="_Toc241515927" w:history="1">
            <w:r w:rsidRPr="00E62B38">
              <w:rPr>
                <w:rStyle w:val="Hyperlink"/>
                <w:b/>
                <w:bCs/>
                <w:noProof/>
              </w:rPr>
              <w:t>مشخصات سند</w:t>
            </w:r>
            <w:r>
              <w:rPr>
                <w:noProof/>
              </w:rPr>
              <w:tab/>
            </w:r>
            <w:r>
              <w:rPr>
                <w:noProof/>
              </w:rPr>
              <w:fldChar w:fldCharType="begin"/>
            </w:r>
            <w:r>
              <w:rPr>
                <w:noProof/>
              </w:rPr>
              <w:instrText xml:space="preserve"> PAGEREF _Toc241515927 \h </w:instrText>
            </w:r>
            <w:r>
              <w:rPr>
                <w:noProof/>
              </w:rPr>
            </w:r>
            <w:r>
              <w:rPr>
                <w:noProof/>
              </w:rPr>
              <w:fldChar w:fldCharType="separate"/>
            </w:r>
            <w:r>
              <w:rPr>
                <w:noProof/>
              </w:rPr>
              <w:t>7</w:t>
            </w:r>
            <w:r>
              <w:rPr>
                <w:noProof/>
              </w:rPr>
              <w:fldChar w:fldCharType="end"/>
            </w:r>
          </w:hyperlink>
        </w:p>
        <w:p w14:paraId="2A6D04C1" w14:textId="600DBCB4" w:rsidR="00312B08" w:rsidRDefault="00312B08" w:rsidP="00312B08">
          <w:pPr>
            <w:pStyle w:val="TOC3"/>
            <w:tabs>
              <w:tab w:val="right" w:leader="dot" w:pos="9628"/>
            </w:tabs>
            <w:rPr>
              <w:noProof/>
            </w:rPr>
          </w:pPr>
          <w:hyperlink w:anchor="_Toc241515928" w:history="1">
            <w:r w:rsidRPr="00E62B38">
              <w:rPr>
                <w:rStyle w:val="Hyperlink"/>
                <w:b/>
                <w:bCs/>
                <w:noProof/>
              </w:rPr>
              <w:t>راهنمای مطالعه</w:t>
            </w:r>
            <w:r>
              <w:rPr>
                <w:noProof/>
              </w:rPr>
              <w:tab/>
            </w:r>
            <w:r>
              <w:rPr>
                <w:noProof/>
              </w:rPr>
              <w:fldChar w:fldCharType="begin"/>
            </w:r>
            <w:r>
              <w:rPr>
                <w:noProof/>
              </w:rPr>
              <w:instrText xml:space="preserve"> PAGEREF _Toc241515928 \h </w:instrText>
            </w:r>
            <w:r>
              <w:rPr>
                <w:noProof/>
              </w:rPr>
            </w:r>
            <w:r>
              <w:rPr>
                <w:noProof/>
              </w:rPr>
              <w:fldChar w:fldCharType="separate"/>
            </w:r>
            <w:r>
              <w:rPr>
                <w:noProof/>
              </w:rPr>
              <w:t>7</w:t>
            </w:r>
            <w:r>
              <w:rPr>
                <w:noProof/>
              </w:rPr>
              <w:fldChar w:fldCharType="end"/>
            </w:r>
          </w:hyperlink>
        </w:p>
        <w:p w14:paraId="335C3B4D" w14:textId="34E12731" w:rsidR="00312B08" w:rsidRDefault="00312B08" w:rsidP="00312B08">
          <w:pPr>
            <w:pStyle w:val="TOC3"/>
            <w:tabs>
              <w:tab w:val="right" w:leader="dot" w:pos="9628"/>
            </w:tabs>
            <w:rPr>
              <w:noProof/>
            </w:rPr>
          </w:pPr>
          <w:hyperlink w:anchor="_Toc241515929" w:history="1">
            <w:r w:rsidRPr="00E62B38">
              <w:rPr>
                <w:rStyle w:val="Hyperlink"/>
                <w:b/>
                <w:bCs/>
                <w:noProof/>
              </w:rPr>
              <w:t>فهرست فصل‌ها</w:t>
            </w:r>
            <w:r>
              <w:rPr>
                <w:noProof/>
              </w:rPr>
              <w:tab/>
            </w:r>
            <w:r>
              <w:rPr>
                <w:noProof/>
              </w:rPr>
              <w:fldChar w:fldCharType="begin"/>
            </w:r>
            <w:r>
              <w:rPr>
                <w:noProof/>
              </w:rPr>
              <w:instrText xml:space="preserve"> PAGEREF _Toc241515929 \h </w:instrText>
            </w:r>
            <w:r>
              <w:rPr>
                <w:noProof/>
              </w:rPr>
            </w:r>
            <w:r>
              <w:rPr>
                <w:noProof/>
              </w:rPr>
              <w:fldChar w:fldCharType="separate"/>
            </w:r>
            <w:r>
              <w:rPr>
                <w:noProof/>
              </w:rPr>
              <w:t>8</w:t>
            </w:r>
            <w:r>
              <w:rPr>
                <w:noProof/>
              </w:rPr>
              <w:fldChar w:fldCharType="end"/>
            </w:r>
          </w:hyperlink>
        </w:p>
        <w:p w14:paraId="745BD4FB" w14:textId="47C9D775" w:rsidR="00312B08" w:rsidRDefault="00312B08" w:rsidP="00312B08">
          <w:pPr>
            <w:pStyle w:val="TOC2"/>
            <w:tabs>
              <w:tab w:val="right" w:leader="dot" w:pos="9628"/>
            </w:tabs>
            <w:rPr>
              <w:noProof/>
            </w:rPr>
          </w:pPr>
          <w:hyperlink w:anchor="_Toc241515930" w:history="1">
            <w:r w:rsidRPr="00E62B38">
              <w:rPr>
                <w:rStyle w:val="Hyperlink"/>
                <w:b/>
                <w:bCs/>
                <w:noProof/>
              </w:rPr>
              <w:t>فصل ۰: چکیده مدیریتی</w:t>
            </w:r>
            <w:r>
              <w:rPr>
                <w:noProof/>
              </w:rPr>
              <w:tab/>
            </w:r>
            <w:r>
              <w:rPr>
                <w:noProof/>
              </w:rPr>
              <w:fldChar w:fldCharType="begin"/>
            </w:r>
            <w:r>
              <w:rPr>
                <w:noProof/>
              </w:rPr>
              <w:instrText xml:space="preserve"> PAGEREF _Toc241515930 \h </w:instrText>
            </w:r>
            <w:r>
              <w:rPr>
                <w:noProof/>
              </w:rPr>
            </w:r>
            <w:r>
              <w:rPr>
                <w:noProof/>
              </w:rPr>
              <w:fldChar w:fldCharType="separate"/>
            </w:r>
            <w:r>
              <w:rPr>
                <w:noProof/>
              </w:rPr>
              <w:t>8</w:t>
            </w:r>
            <w:r>
              <w:rPr>
                <w:noProof/>
              </w:rPr>
              <w:fldChar w:fldCharType="end"/>
            </w:r>
          </w:hyperlink>
        </w:p>
        <w:p w14:paraId="0206A37D" w14:textId="42B92112" w:rsidR="00312B08" w:rsidRDefault="00312B08" w:rsidP="00312B08">
          <w:pPr>
            <w:pStyle w:val="TOC3"/>
            <w:tabs>
              <w:tab w:val="right" w:leader="dot" w:pos="9628"/>
            </w:tabs>
            <w:rPr>
              <w:noProof/>
            </w:rPr>
          </w:pPr>
          <w:hyperlink w:anchor="_Toc241515931" w:history="1">
            <w:r w:rsidRPr="00E62B38">
              <w:rPr>
                <w:rStyle w:val="Hyperlink"/>
                <w:b/>
                <w:bCs/>
                <w:noProof/>
              </w:rPr>
              <w:t>داشبورد شاخص‌های کلیدی (نمونه‌ی تحلیلی)</w:t>
            </w:r>
            <w:r>
              <w:rPr>
                <w:noProof/>
              </w:rPr>
              <w:tab/>
            </w:r>
            <w:r>
              <w:rPr>
                <w:noProof/>
              </w:rPr>
              <w:fldChar w:fldCharType="begin"/>
            </w:r>
            <w:r>
              <w:rPr>
                <w:noProof/>
              </w:rPr>
              <w:instrText xml:space="preserve"> PAGEREF _Toc241515931 \h </w:instrText>
            </w:r>
            <w:r>
              <w:rPr>
                <w:noProof/>
              </w:rPr>
            </w:r>
            <w:r>
              <w:rPr>
                <w:noProof/>
              </w:rPr>
              <w:fldChar w:fldCharType="separate"/>
            </w:r>
            <w:r>
              <w:rPr>
                <w:noProof/>
              </w:rPr>
              <w:t>8</w:t>
            </w:r>
            <w:r>
              <w:rPr>
                <w:noProof/>
              </w:rPr>
              <w:fldChar w:fldCharType="end"/>
            </w:r>
          </w:hyperlink>
        </w:p>
        <w:p w14:paraId="53BAA117" w14:textId="6E7A9D52" w:rsidR="00312B08" w:rsidRDefault="00312B08" w:rsidP="00312B08">
          <w:pPr>
            <w:pStyle w:val="TOC3"/>
            <w:tabs>
              <w:tab w:val="right" w:leader="dot" w:pos="9628"/>
            </w:tabs>
            <w:rPr>
              <w:noProof/>
            </w:rPr>
          </w:pPr>
          <w:hyperlink w:anchor="_Toc241515932" w:history="1">
            <w:r w:rsidRPr="00E62B38">
              <w:rPr>
                <w:rStyle w:val="Hyperlink"/>
                <w:b/>
                <w:bCs/>
                <w:noProof/>
              </w:rPr>
              <w:t>یافته‌های برجسته</w:t>
            </w:r>
            <w:r>
              <w:rPr>
                <w:noProof/>
              </w:rPr>
              <w:tab/>
            </w:r>
            <w:r>
              <w:rPr>
                <w:noProof/>
              </w:rPr>
              <w:fldChar w:fldCharType="begin"/>
            </w:r>
            <w:r>
              <w:rPr>
                <w:noProof/>
              </w:rPr>
              <w:instrText xml:space="preserve"> PAGEREF _Toc241515932 \h </w:instrText>
            </w:r>
            <w:r>
              <w:rPr>
                <w:noProof/>
              </w:rPr>
            </w:r>
            <w:r>
              <w:rPr>
                <w:noProof/>
              </w:rPr>
              <w:fldChar w:fldCharType="separate"/>
            </w:r>
            <w:r>
              <w:rPr>
                <w:noProof/>
              </w:rPr>
              <w:t>8</w:t>
            </w:r>
            <w:r>
              <w:rPr>
                <w:noProof/>
              </w:rPr>
              <w:fldChar w:fldCharType="end"/>
            </w:r>
          </w:hyperlink>
        </w:p>
        <w:p w14:paraId="39C2CF6B" w14:textId="1A7AF6A1" w:rsidR="00312B08" w:rsidRDefault="00312B08" w:rsidP="00312B08">
          <w:pPr>
            <w:pStyle w:val="TOC3"/>
            <w:tabs>
              <w:tab w:val="right" w:leader="dot" w:pos="9628"/>
            </w:tabs>
            <w:rPr>
              <w:noProof/>
            </w:rPr>
          </w:pPr>
          <w:hyperlink w:anchor="_Toc241515933" w:history="1">
            <w:r w:rsidRPr="00E62B38">
              <w:rPr>
                <w:rStyle w:val="Hyperlink"/>
                <w:b/>
                <w:bCs/>
                <w:noProof/>
              </w:rPr>
              <w:t>محدودیت اساسی</w:t>
            </w:r>
            <w:r>
              <w:rPr>
                <w:noProof/>
              </w:rPr>
              <w:tab/>
            </w:r>
            <w:r>
              <w:rPr>
                <w:noProof/>
              </w:rPr>
              <w:fldChar w:fldCharType="begin"/>
            </w:r>
            <w:r>
              <w:rPr>
                <w:noProof/>
              </w:rPr>
              <w:instrText xml:space="preserve"> PAGEREF _Toc241515933 \h </w:instrText>
            </w:r>
            <w:r>
              <w:rPr>
                <w:noProof/>
              </w:rPr>
            </w:r>
            <w:r>
              <w:rPr>
                <w:noProof/>
              </w:rPr>
              <w:fldChar w:fldCharType="separate"/>
            </w:r>
            <w:r>
              <w:rPr>
                <w:noProof/>
              </w:rPr>
              <w:t>8</w:t>
            </w:r>
            <w:r>
              <w:rPr>
                <w:noProof/>
              </w:rPr>
              <w:fldChar w:fldCharType="end"/>
            </w:r>
          </w:hyperlink>
        </w:p>
        <w:p w14:paraId="019C011C" w14:textId="0AF0E3B3" w:rsidR="00312B08" w:rsidRDefault="00312B08" w:rsidP="00312B08">
          <w:pPr>
            <w:pStyle w:val="TOC1"/>
            <w:tabs>
              <w:tab w:val="right" w:leader="dot" w:pos="9628"/>
            </w:tabs>
            <w:rPr>
              <w:noProof/>
            </w:rPr>
          </w:pPr>
          <w:hyperlink w:anchor="_Toc241515934" w:history="1">
            <w:r w:rsidRPr="00E62B38">
              <w:rPr>
                <w:rStyle w:val="Hyperlink"/>
                <w:b/>
                <w:bCs/>
                <w:noProof/>
              </w:rPr>
              <w:t>فصل ۱ — داده، روش‌شناسی و چارچوب صحت</w:t>
            </w:r>
            <w:r>
              <w:rPr>
                <w:noProof/>
              </w:rPr>
              <w:tab/>
            </w:r>
            <w:r>
              <w:rPr>
                <w:noProof/>
              </w:rPr>
              <w:fldChar w:fldCharType="begin"/>
            </w:r>
            <w:r>
              <w:rPr>
                <w:noProof/>
              </w:rPr>
              <w:instrText xml:space="preserve"> PAGEREF _Toc241515934 \h </w:instrText>
            </w:r>
            <w:r>
              <w:rPr>
                <w:noProof/>
              </w:rPr>
            </w:r>
            <w:r>
              <w:rPr>
                <w:noProof/>
              </w:rPr>
              <w:fldChar w:fldCharType="separate"/>
            </w:r>
            <w:r>
              <w:rPr>
                <w:noProof/>
              </w:rPr>
              <w:t>9</w:t>
            </w:r>
            <w:r>
              <w:rPr>
                <w:noProof/>
              </w:rPr>
              <w:fldChar w:fldCharType="end"/>
            </w:r>
          </w:hyperlink>
        </w:p>
        <w:p w14:paraId="58E33C5A" w14:textId="22750B66" w:rsidR="00312B08" w:rsidRDefault="00312B08" w:rsidP="00312B08">
          <w:pPr>
            <w:pStyle w:val="TOC2"/>
            <w:tabs>
              <w:tab w:val="right" w:leader="dot" w:pos="9628"/>
            </w:tabs>
            <w:rPr>
              <w:noProof/>
            </w:rPr>
          </w:pPr>
          <w:hyperlink w:anchor="_Toc241515935" w:history="1">
            <w:r w:rsidRPr="00E62B38">
              <w:rPr>
                <w:rStyle w:val="Hyperlink"/>
                <w:b/>
                <w:bCs/>
                <w:noProof/>
              </w:rPr>
              <w:t>۱.۰ هدف و جایگاه این فصل</w:t>
            </w:r>
            <w:r>
              <w:rPr>
                <w:noProof/>
              </w:rPr>
              <w:tab/>
            </w:r>
            <w:r>
              <w:rPr>
                <w:noProof/>
              </w:rPr>
              <w:fldChar w:fldCharType="begin"/>
            </w:r>
            <w:r>
              <w:rPr>
                <w:noProof/>
              </w:rPr>
              <w:instrText xml:space="preserve"> PAGEREF _Toc241515935 \h </w:instrText>
            </w:r>
            <w:r>
              <w:rPr>
                <w:noProof/>
              </w:rPr>
            </w:r>
            <w:r>
              <w:rPr>
                <w:noProof/>
              </w:rPr>
              <w:fldChar w:fldCharType="separate"/>
            </w:r>
            <w:r>
              <w:rPr>
                <w:noProof/>
              </w:rPr>
              <w:t>9</w:t>
            </w:r>
            <w:r>
              <w:rPr>
                <w:noProof/>
              </w:rPr>
              <w:fldChar w:fldCharType="end"/>
            </w:r>
          </w:hyperlink>
        </w:p>
        <w:p w14:paraId="208F36D8" w14:textId="4AE2FD9C" w:rsidR="00312B08" w:rsidRDefault="00312B08" w:rsidP="00312B08">
          <w:pPr>
            <w:pStyle w:val="TOC2"/>
            <w:tabs>
              <w:tab w:val="right" w:leader="dot" w:pos="9628"/>
            </w:tabs>
            <w:rPr>
              <w:noProof/>
            </w:rPr>
          </w:pPr>
          <w:hyperlink w:anchor="_Toc241515936" w:history="1">
            <w:r w:rsidRPr="00E62B38">
              <w:rPr>
                <w:rStyle w:val="Hyperlink"/>
                <w:b/>
                <w:bCs/>
                <w:noProof/>
              </w:rPr>
              <w:t>۱.۱ منبع داده، دامنه و فرآیند تولید ارقام</w:t>
            </w:r>
            <w:r>
              <w:rPr>
                <w:noProof/>
              </w:rPr>
              <w:tab/>
            </w:r>
            <w:r>
              <w:rPr>
                <w:noProof/>
              </w:rPr>
              <w:fldChar w:fldCharType="begin"/>
            </w:r>
            <w:r>
              <w:rPr>
                <w:noProof/>
              </w:rPr>
              <w:instrText xml:space="preserve"> PAGEREF _Toc241515936 \h </w:instrText>
            </w:r>
            <w:r>
              <w:rPr>
                <w:noProof/>
              </w:rPr>
            </w:r>
            <w:r>
              <w:rPr>
                <w:noProof/>
              </w:rPr>
              <w:fldChar w:fldCharType="separate"/>
            </w:r>
            <w:r>
              <w:rPr>
                <w:noProof/>
              </w:rPr>
              <w:t>9</w:t>
            </w:r>
            <w:r>
              <w:rPr>
                <w:noProof/>
              </w:rPr>
              <w:fldChar w:fldCharType="end"/>
            </w:r>
          </w:hyperlink>
        </w:p>
        <w:p w14:paraId="3137BBDC" w14:textId="7A26BE6F" w:rsidR="00312B08" w:rsidRDefault="00312B08" w:rsidP="00312B08">
          <w:pPr>
            <w:pStyle w:val="TOC3"/>
            <w:tabs>
              <w:tab w:val="right" w:leader="dot" w:pos="9628"/>
            </w:tabs>
            <w:rPr>
              <w:noProof/>
            </w:rPr>
          </w:pPr>
          <w:hyperlink w:anchor="_Toc241515937" w:history="1">
            <w:r w:rsidRPr="00E62B38">
              <w:rPr>
                <w:rStyle w:val="Hyperlink"/>
                <w:b/>
                <w:bCs/>
                <w:noProof/>
              </w:rPr>
              <w:t>۱.۱.۱ منبع</w:t>
            </w:r>
            <w:r>
              <w:rPr>
                <w:noProof/>
              </w:rPr>
              <w:tab/>
            </w:r>
            <w:r>
              <w:rPr>
                <w:noProof/>
              </w:rPr>
              <w:fldChar w:fldCharType="begin"/>
            </w:r>
            <w:r>
              <w:rPr>
                <w:noProof/>
              </w:rPr>
              <w:instrText xml:space="preserve"> PAGEREF _Toc241515937 \h </w:instrText>
            </w:r>
            <w:r>
              <w:rPr>
                <w:noProof/>
              </w:rPr>
            </w:r>
            <w:r>
              <w:rPr>
                <w:noProof/>
              </w:rPr>
              <w:fldChar w:fldCharType="separate"/>
            </w:r>
            <w:r>
              <w:rPr>
                <w:noProof/>
              </w:rPr>
              <w:t>9</w:t>
            </w:r>
            <w:r>
              <w:rPr>
                <w:noProof/>
              </w:rPr>
              <w:fldChar w:fldCharType="end"/>
            </w:r>
          </w:hyperlink>
        </w:p>
        <w:p w14:paraId="422EB406" w14:textId="1E2C7125" w:rsidR="00312B08" w:rsidRDefault="00312B08" w:rsidP="00312B08">
          <w:pPr>
            <w:pStyle w:val="TOC3"/>
            <w:tabs>
              <w:tab w:val="right" w:leader="dot" w:pos="9628"/>
            </w:tabs>
            <w:rPr>
              <w:noProof/>
            </w:rPr>
          </w:pPr>
          <w:hyperlink w:anchor="_Toc241515938" w:history="1">
            <w:r w:rsidRPr="00E62B38">
              <w:rPr>
                <w:rStyle w:val="Hyperlink"/>
                <w:b/>
                <w:bCs/>
                <w:noProof/>
              </w:rPr>
              <w:t>۱.۱.۲ فرآیند تولید ارقام</w:t>
            </w:r>
            <w:r>
              <w:rPr>
                <w:noProof/>
              </w:rPr>
              <w:tab/>
            </w:r>
            <w:r>
              <w:rPr>
                <w:noProof/>
              </w:rPr>
              <w:fldChar w:fldCharType="begin"/>
            </w:r>
            <w:r>
              <w:rPr>
                <w:noProof/>
              </w:rPr>
              <w:instrText xml:space="preserve"> PAGEREF _Toc241515938 \h </w:instrText>
            </w:r>
            <w:r>
              <w:rPr>
                <w:noProof/>
              </w:rPr>
            </w:r>
            <w:r>
              <w:rPr>
                <w:noProof/>
              </w:rPr>
              <w:fldChar w:fldCharType="separate"/>
            </w:r>
            <w:r>
              <w:rPr>
                <w:noProof/>
              </w:rPr>
              <w:t>10</w:t>
            </w:r>
            <w:r>
              <w:rPr>
                <w:noProof/>
              </w:rPr>
              <w:fldChar w:fldCharType="end"/>
            </w:r>
          </w:hyperlink>
        </w:p>
        <w:p w14:paraId="14BD2080" w14:textId="75F460ED" w:rsidR="00312B08" w:rsidRDefault="00312B08" w:rsidP="00312B08">
          <w:pPr>
            <w:pStyle w:val="TOC2"/>
            <w:tabs>
              <w:tab w:val="right" w:leader="dot" w:pos="9628"/>
            </w:tabs>
            <w:rPr>
              <w:noProof/>
            </w:rPr>
          </w:pPr>
          <w:hyperlink w:anchor="_Toc241515939" w:history="1">
            <w:r w:rsidRPr="00E62B38">
              <w:rPr>
                <w:rStyle w:val="Hyperlink"/>
                <w:b/>
                <w:bCs/>
                <w:noProof/>
              </w:rPr>
              <w:t>۱.۲ بازه‌ی زمانی رسمی گزارش</w:t>
            </w:r>
            <w:r>
              <w:rPr>
                <w:noProof/>
              </w:rPr>
              <w:tab/>
            </w:r>
            <w:r>
              <w:rPr>
                <w:noProof/>
              </w:rPr>
              <w:fldChar w:fldCharType="begin"/>
            </w:r>
            <w:r>
              <w:rPr>
                <w:noProof/>
              </w:rPr>
              <w:instrText xml:space="preserve"> PAGEREF _Toc241515939 \h </w:instrText>
            </w:r>
            <w:r>
              <w:rPr>
                <w:noProof/>
              </w:rPr>
            </w:r>
            <w:r>
              <w:rPr>
                <w:noProof/>
              </w:rPr>
              <w:fldChar w:fldCharType="separate"/>
            </w:r>
            <w:r>
              <w:rPr>
                <w:noProof/>
              </w:rPr>
              <w:t>10</w:t>
            </w:r>
            <w:r>
              <w:rPr>
                <w:noProof/>
              </w:rPr>
              <w:fldChar w:fldCharType="end"/>
            </w:r>
          </w:hyperlink>
        </w:p>
        <w:p w14:paraId="36948B91" w14:textId="57858A57" w:rsidR="00312B08" w:rsidRDefault="00312B08" w:rsidP="00312B08">
          <w:pPr>
            <w:pStyle w:val="TOC3"/>
            <w:tabs>
              <w:tab w:val="right" w:leader="dot" w:pos="9628"/>
            </w:tabs>
            <w:rPr>
              <w:noProof/>
            </w:rPr>
          </w:pPr>
          <w:hyperlink w:anchor="_Toc241515940" w:history="1">
            <w:r w:rsidRPr="00E62B38">
              <w:rPr>
                <w:rStyle w:val="Hyperlink"/>
                <w:b/>
                <w:bCs/>
                <w:noProof/>
              </w:rPr>
              <w:t>۱.۲.۱ عدم تقارن بازه‌ها و تصمیم اتخاذشده</w:t>
            </w:r>
            <w:r>
              <w:rPr>
                <w:noProof/>
              </w:rPr>
              <w:tab/>
            </w:r>
            <w:r>
              <w:rPr>
                <w:noProof/>
              </w:rPr>
              <w:fldChar w:fldCharType="begin"/>
            </w:r>
            <w:r>
              <w:rPr>
                <w:noProof/>
              </w:rPr>
              <w:instrText xml:space="preserve"> PAGEREF _Toc241515940 \h </w:instrText>
            </w:r>
            <w:r>
              <w:rPr>
                <w:noProof/>
              </w:rPr>
            </w:r>
            <w:r>
              <w:rPr>
                <w:noProof/>
              </w:rPr>
              <w:fldChar w:fldCharType="separate"/>
            </w:r>
            <w:r>
              <w:rPr>
                <w:noProof/>
              </w:rPr>
              <w:t>10</w:t>
            </w:r>
            <w:r>
              <w:rPr>
                <w:noProof/>
              </w:rPr>
              <w:fldChar w:fldCharType="end"/>
            </w:r>
          </w:hyperlink>
        </w:p>
        <w:p w14:paraId="7BBB14EF" w14:textId="134E316C" w:rsidR="00312B08" w:rsidRDefault="00312B08" w:rsidP="00312B08">
          <w:pPr>
            <w:pStyle w:val="TOC3"/>
            <w:tabs>
              <w:tab w:val="right" w:leader="dot" w:pos="9628"/>
            </w:tabs>
            <w:rPr>
              <w:noProof/>
            </w:rPr>
          </w:pPr>
          <w:hyperlink w:anchor="_Toc241515941" w:history="1">
            <w:r w:rsidRPr="00E62B38">
              <w:rPr>
                <w:rStyle w:val="Hyperlink"/>
                <w:b/>
                <w:bCs/>
                <w:noProof/>
              </w:rPr>
              <w:t>۱.۲.۲ شکاف سه‌ماهه‌ی انتهای داده</w:t>
            </w:r>
            <w:r>
              <w:rPr>
                <w:noProof/>
              </w:rPr>
              <w:tab/>
            </w:r>
            <w:r>
              <w:rPr>
                <w:noProof/>
              </w:rPr>
              <w:fldChar w:fldCharType="begin"/>
            </w:r>
            <w:r>
              <w:rPr>
                <w:noProof/>
              </w:rPr>
              <w:instrText xml:space="preserve"> PAGEREF _Toc241515941 \h </w:instrText>
            </w:r>
            <w:r>
              <w:rPr>
                <w:noProof/>
              </w:rPr>
            </w:r>
            <w:r>
              <w:rPr>
                <w:noProof/>
              </w:rPr>
              <w:fldChar w:fldCharType="separate"/>
            </w:r>
            <w:r>
              <w:rPr>
                <w:noProof/>
              </w:rPr>
              <w:t>11</w:t>
            </w:r>
            <w:r>
              <w:rPr>
                <w:noProof/>
              </w:rPr>
              <w:fldChar w:fldCharType="end"/>
            </w:r>
          </w:hyperlink>
        </w:p>
        <w:p w14:paraId="531F1E2B" w14:textId="2F031375" w:rsidR="00312B08" w:rsidRDefault="00312B08" w:rsidP="00312B08">
          <w:pPr>
            <w:pStyle w:val="TOC2"/>
            <w:tabs>
              <w:tab w:val="right" w:leader="dot" w:pos="9628"/>
            </w:tabs>
            <w:rPr>
              <w:noProof/>
            </w:rPr>
          </w:pPr>
          <w:hyperlink w:anchor="_Toc241515942" w:history="1">
            <w:r w:rsidRPr="00E62B38">
              <w:rPr>
                <w:rStyle w:val="Hyperlink"/>
                <w:b/>
                <w:bCs/>
                <w:noProof/>
              </w:rPr>
              <w:t>۱.۳ ویژگی‌های مقیاس جمعیت و مرز تعمیم‌پذیری</w:t>
            </w:r>
            <w:r>
              <w:rPr>
                <w:noProof/>
              </w:rPr>
              <w:tab/>
            </w:r>
            <w:r>
              <w:rPr>
                <w:noProof/>
              </w:rPr>
              <w:fldChar w:fldCharType="begin"/>
            </w:r>
            <w:r>
              <w:rPr>
                <w:noProof/>
              </w:rPr>
              <w:instrText xml:space="preserve"> PAGEREF _Toc241515942 \h </w:instrText>
            </w:r>
            <w:r>
              <w:rPr>
                <w:noProof/>
              </w:rPr>
            </w:r>
            <w:r>
              <w:rPr>
                <w:noProof/>
              </w:rPr>
              <w:fldChar w:fldCharType="separate"/>
            </w:r>
            <w:r>
              <w:rPr>
                <w:noProof/>
              </w:rPr>
              <w:t>11</w:t>
            </w:r>
            <w:r>
              <w:rPr>
                <w:noProof/>
              </w:rPr>
              <w:fldChar w:fldCharType="end"/>
            </w:r>
          </w:hyperlink>
        </w:p>
        <w:p w14:paraId="6BD52F82" w14:textId="4E71DC92" w:rsidR="00312B08" w:rsidRDefault="00312B08" w:rsidP="00312B08">
          <w:pPr>
            <w:pStyle w:val="TOC3"/>
            <w:tabs>
              <w:tab w:val="right" w:leader="dot" w:pos="9628"/>
            </w:tabs>
            <w:rPr>
              <w:noProof/>
            </w:rPr>
          </w:pPr>
          <w:hyperlink w:anchor="_Toc241515943" w:history="1">
            <w:r w:rsidRPr="00E62B38">
              <w:rPr>
                <w:rStyle w:val="Hyperlink"/>
                <w:b/>
                <w:bCs/>
                <w:noProof/>
              </w:rPr>
              <w:t>۱.۳.۱ مشاهده</w:t>
            </w:r>
            <w:r>
              <w:rPr>
                <w:noProof/>
              </w:rPr>
              <w:tab/>
            </w:r>
            <w:r>
              <w:rPr>
                <w:noProof/>
              </w:rPr>
              <w:fldChar w:fldCharType="begin"/>
            </w:r>
            <w:r>
              <w:rPr>
                <w:noProof/>
              </w:rPr>
              <w:instrText xml:space="preserve"> PAGEREF _Toc241515943 \h </w:instrText>
            </w:r>
            <w:r>
              <w:rPr>
                <w:noProof/>
              </w:rPr>
            </w:r>
            <w:r>
              <w:rPr>
                <w:noProof/>
              </w:rPr>
              <w:fldChar w:fldCharType="separate"/>
            </w:r>
            <w:r>
              <w:rPr>
                <w:noProof/>
              </w:rPr>
              <w:t>11</w:t>
            </w:r>
            <w:r>
              <w:rPr>
                <w:noProof/>
              </w:rPr>
              <w:fldChar w:fldCharType="end"/>
            </w:r>
          </w:hyperlink>
        </w:p>
        <w:p w14:paraId="6C8C90E6" w14:textId="67FAC5C3" w:rsidR="00312B08" w:rsidRDefault="00312B08" w:rsidP="00312B08">
          <w:pPr>
            <w:pStyle w:val="TOC3"/>
            <w:tabs>
              <w:tab w:val="right" w:leader="dot" w:pos="9628"/>
            </w:tabs>
            <w:rPr>
              <w:noProof/>
            </w:rPr>
          </w:pPr>
          <w:hyperlink w:anchor="_Toc241515944" w:history="1">
            <w:r w:rsidRPr="00E62B38">
              <w:rPr>
                <w:rStyle w:val="Hyperlink"/>
                <w:b/>
                <w:bCs/>
                <w:noProof/>
              </w:rPr>
              <w:t>۱.۳.۲ تحلیل</w:t>
            </w:r>
            <w:r>
              <w:rPr>
                <w:noProof/>
              </w:rPr>
              <w:tab/>
            </w:r>
            <w:r>
              <w:rPr>
                <w:noProof/>
              </w:rPr>
              <w:fldChar w:fldCharType="begin"/>
            </w:r>
            <w:r>
              <w:rPr>
                <w:noProof/>
              </w:rPr>
              <w:instrText xml:space="preserve"> PAGEREF _Toc241515944 \h </w:instrText>
            </w:r>
            <w:r>
              <w:rPr>
                <w:noProof/>
              </w:rPr>
            </w:r>
            <w:r>
              <w:rPr>
                <w:noProof/>
              </w:rPr>
              <w:fldChar w:fldCharType="separate"/>
            </w:r>
            <w:r>
              <w:rPr>
                <w:noProof/>
              </w:rPr>
              <w:t>11</w:t>
            </w:r>
            <w:r>
              <w:rPr>
                <w:noProof/>
              </w:rPr>
              <w:fldChar w:fldCharType="end"/>
            </w:r>
          </w:hyperlink>
        </w:p>
        <w:p w14:paraId="679FBF5D" w14:textId="7FAF8AF3" w:rsidR="00312B08" w:rsidRDefault="00312B08" w:rsidP="00312B08">
          <w:pPr>
            <w:pStyle w:val="TOC3"/>
            <w:tabs>
              <w:tab w:val="right" w:leader="dot" w:pos="9628"/>
            </w:tabs>
            <w:rPr>
              <w:noProof/>
            </w:rPr>
          </w:pPr>
          <w:hyperlink w:anchor="_Toc241515945" w:history="1">
            <w:r w:rsidRPr="00E62B38">
              <w:rPr>
                <w:rStyle w:val="Hyperlink"/>
                <w:b/>
                <w:bCs/>
                <w:noProof/>
              </w:rPr>
              <w:t>۱.۳.۳ پیامد برای خواننده</w:t>
            </w:r>
            <w:r>
              <w:rPr>
                <w:noProof/>
              </w:rPr>
              <w:tab/>
            </w:r>
            <w:r>
              <w:rPr>
                <w:noProof/>
              </w:rPr>
              <w:fldChar w:fldCharType="begin"/>
            </w:r>
            <w:r>
              <w:rPr>
                <w:noProof/>
              </w:rPr>
              <w:instrText xml:space="preserve"> PAGEREF _Toc241515945 \h </w:instrText>
            </w:r>
            <w:r>
              <w:rPr>
                <w:noProof/>
              </w:rPr>
            </w:r>
            <w:r>
              <w:rPr>
                <w:noProof/>
              </w:rPr>
              <w:fldChar w:fldCharType="separate"/>
            </w:r>
            <w:r>
              <w:rPr>
                <w:noProof/>
              </w:rPr>
              <w:t>12</w:t>
            </w:r>
            <w:r>
              <w:rPr>
                <w:noProof/>
              </w:rPr>
              <w:fldChar w:fldCharType="end"/>
            </w:r>
          </w:hyperlink>
        </w:p>
        <w:p w14:paraId="767D3DB4" w14:textId="1F4AF60A" w:rsidR="00312B08" w:rsidRDefault="00312B08" w:rsidP="00312B08">
          <w:pPr>
            <w:pStyle w:val="TOC2"/>
            <w:tabs>
              <w:tab w:val="right" w:leader="dot" w:pos="9628"/>
            </w:tabs>
            <w:rPr>
              <w:noProof/>
            </w:rPr>
          </w:pPr>
          <w:hyperlink w:anchor="_Toc241515946" w:history="1">
            <w:r w:rsidRPr="00E62B38">
              <w:rPr>
                <w:rStyle w:val="Hyperlink"/>
                <w:b/>
                <w:bCs/>
                <w:noProof/>
              </w:rPr>
              <w:t>۱.۴ سه محدودیت ساختاری اثرگذار بر کل گزارش</w:t>
            </w:r>
            <w:r>
              <w:rPr>
                <w:noProof/>
              </w:rPr>
              <w:tab/>
            </w:r>
            <w:r>
              <w:rPr>
                <w:noProof/>
              </w:rPr>
              <w:fldChar w:fldCharType="begin"/>
            </w:r>
            <w:r>
              <w:rPr>
                <w:noProof/>
              </w:rPr>
              <w:instrText xml:space="preserve"> PAGEREF _Toc241515946 \h </w:instrText>
            </w:r>
            <w:r>
              <w:rPr>
                <w:noProof/>
              </w:rPr>
            </w:r>
            <w:r>
              <w:rPr>
                <w:noProof/>
              </w:rPr>
              <w:fldChar w:fldCharType="separate"/>
            </w:r>
            <w:r>
              <w:rPr>
                <w:noProof/>
              </w:rPr>
              <w:t>12</w:t>
            </w:r>
            <w:r>
              <w:rPr>
                <w:noProof/>
              </w:rPr>
              <w:fldChar w:fldCharType="end"/>
            </w:r>
          </w:hyperlink>
        </w:p>
        <w:p w14:paraId="3DB52A50" w14:textId="00CB73C0" w:rsidR="00312B08" w:rsidRDefault="00312B08" w:rsidP="00312B08">
          <w:pPr>
            <w:pStyle w:val="TOC3"/>
            <w:tabs>
              <w:tab w:val="right" w:leader="dot" w:pos="9628"/>
            </w:tabs>
            <w:rPr>
              <w:noProof/>
            </w:rPr>
          </w:pPr>
          <w:hyperlink w:anchor="_Toc241515947" w:history="1">
            <w:r w:rsidRPr="00E62B38">
              <w:rPr>
                <w:rStyle w:val="Hyperlink"/>
                <w:b/>
                <w:bCs/>
                <w:noProof/>
              </w:rPr>
              <w:t xml:space="preserve">۱.۴.۱ ایزوله‌بودن جدول </w:t>
            </w:r>
            <w:r w:rsidRPr="00E62B38">
              <w:rPr>
                <w:rStyle w:val="Hyperlink"/>
                <w:rFonts w:ascii="Consolas" w:eastAsia="Consolas" w:hAnsi="Consolas" w:cs="Consolas"/>
                <w:b/>
                <w:bCs/>
                <w:noProof/>
              </w:rPr>
              <w:t>Customer_Profile</w:t>
            </w:r>
            <w:r>
              <w:rPr>
                <w:noProof/>
              </w:rPr>
              <w:tab/>
            </w:r>
            <w:r>
              <w:rPr>
                <w:noProof/>
              </w:rPr>
              <w:fldChar w:fldCharType="begin"/>
            </w:r>
            <w:r>
              <w:rPr>
                <w:noProof/>
              </w:rPr>
              <w:instrText xml:space="preserve"> PAGEREF _Toc241515947 \h </w:instrText>
            </w:r>
            <w:r>
              <w:rPr>
                <w:noProof/>
              </w:rPr>
            </w:r>
            <w:r>
              <w:rPr>
                <w:noProof/>
              </w:rPr>
              <w:fldChar w:fldCharType="separate"/>
            </w:r>
            <w:r>
              <w:rPr>
                <w:noProof/>
              </w:rPr>
              <w:t>12</w:t>
            </w:r>
            <w:r>
              <w:rPr>
                <w:noProof/>
              </w:rPr>
              <w:fldChar w:fldCharType="end"/>
            </w:r>
          </w:hyperlink>
        </w:p>
        <w:p w14:paraId="6A2505B8" w14:textId="40B56EC5" w:rsidR="00312B08" w:rsidRDefault="00312B08" w:rsidP="00312B08">
          <w:pPr>
            <w:pStyle w:val="TOC3"/>
            <w:tabs>
              <w:tab w:val="right" w:leader="dot" w:pos="9628"/>
            </w:tabs>
            <w:rPr>
              <w:noProof/>
            </w:rPr>
          </w:pPr>
          <w:hyperlink w:anchor="_Toc241515948" w:history="1">
            <w:r w:rsidRPr="00E62B38">
              <w:rPr>
                <w:rStyle w:val="Hyperlink"/>
                <w:b/>
                <w:bCs/>
                <w:noProof/>
              </w:rPr>
              <w:t>۱.۴.۲ نقطه‌ی کور داده‌ای در ۲۲.۴ درصد پرتفوی تسهیلات</w:t>
            </w:r>
            <w:r>
              <w:rPr>
                <w:noProof/>
              </w:rPr>
              <w:tab/>
            </w:r>
            <w:r>
              <w:rPr>
                <w:noProof/>
              </w:rPr>
              <w:fldChar w:fldCharType="begin"/>
            </w:r>
            <w:r>
              <w:rPr>
                <w:noProof/>
              </w:rPr>
              <w:instrText xml:space="preserve"> PAGEREF _Toc241515948 \h </w:instrText>
            </w:r>
            <w:r>
              <w:rPr>
                <w:noProof/>
              </w:rPr>
            </w:r>
            <w:r>
              <w:rPr>
                <w:noProof/>
              </w:rPr>
              <w:fldChar w:fldCharType="separate"/>
            </w:r>
            <w:r>
              <w:rPr>
                <w:noProof/>
              </w:rPr>
              <w:t>12</w:t>
            </w:r>
            <w:r>
              <w:rPr>
                <w:noProof/>
              </w:rPr>
              <w:fldChar w:fldCharType="end"/>
            </w:r>
          </w:hyperlink>
        </w:p>
        <w:p w14:paraId="295948B3" w14:textId="17DDE5FD" w:rsidR="00312B08" w:rsidRDefault="00312B08" w:rsidP="00312B08">
          <w:pPr>
            <w:pStyle w:val="TOC3"/>
            <w:tabs>
              <w:tab w:val="right" w:leader="dot" w:pos="9628"/>
            </w:tabs>
            <w:rPr>
              <w:noProof/>
            </w:rPr>
          </w:pPr>
          <w:hyperlink w:anchor="_Toc241515949" w:history="1">
            <w:r w:rsidRPr="00E62B38">
              <w:rPr>
                <w:rStyle w:val="Hyperlink"/>
                <w:b/>
                <w:bCs/>
                <w:noProof/>
              </w:rPr>
              <w:t>۱.۴.۳ پوشش ناقص جدول سود پرداختی سپرده</w:t>
            </w:r>
            <w:r>
              <w:rPr>
                <w:noProof/>
              </w:rPr>
              <w:tab/>
            </w:r>
            <w:r>
              <w:rPr>
                <w:noProof/>
              </w:rPr>
              <w:fldChar w:fldCharType="begin"/>
            </w:r>
            <w:r>
              <w:rPr>
                <w:noProof/>
              </w:rPr>
              <w:instrText xml:space="preserve"> PAGEREF _Toc241515949 \h </w:instrText>
            </w:r>
            <w:r>
              <w:rPr>
                <w:noProof/>
              </w:rPr>
            </w:r>
            <w:r>
              <w:rPr>
                <w:noProof/>
              </w:rPr>
              <w:fldChar w:fldCharType="separate"/>
            </w:r>
            <w:r>
              <w:rPr>
                <w:noProof/>
              </w:rPr>
              <w:t>14</w:t>
            </w:r>
            <w:r>
              <w:rPr>
                <w:noProof/>
              </w:rPr>
              <w:fldChar w:fldCharType="end"/>
            </w:r>
          </w:hyperlink>
        </w:p>
        <w:p w14:paraId="6146C13C" w14:textId="6D7A9694" w:rsidR="00312B08" w:rsidRDefault="00312B08" w:rsidP="00312B08">
          <w:pPr>
            <w:pStyle w:val="TOC2"/>
            <w:tabs>
              <w:tab w:val="right" w:leader="dot" w:pos="9628"/>
            </w:tabs>
            <w:rPr>
              <w:noProof/>
            </w:rPr>
          </w:pPr>
          <w:hyperlink w:anchor="_Toc241515950" w:history="1">
            <w:r w:rsidRPr="00E62B38">
              <w:rPr>
                <w:rStyle w:val="Hyperlink"/>
                <w:b/>
                <w:bCs/>
                <w:noProof/>
              </w:rPr>
              <w:t>۱.۵ کلیدهای طبیعی و قواعد حذف تکرار</w:t>
            </w:r>
            <w:r>
              <w:rPr>
                <w:noProof/>
              </w:rPr>
              <w:tab/>
            </w:r>
            <w:r>
              <w:rPr>
                <w:noProof/>
              </w:rPr>
              <w:fldChar w:fldCharType="begin"/>
            </w:r>
            <w:r>
              <w:rPr>
                <w:noProof/>
              </w:rPr>
              <w:instrText xml:space="preserve"> PAGEREF _Toc241515950 \h </w:instrText>
            </w:r>
            <w:r>
              <w:rPr>
                <w:noProof/>
              </w:rPr>
            </w:r>
            <w:r>
              <w:rPr>
                <w:noProof/>
              </w:rPr>
              <w:fldChar w:fldCharType="separate"/>
            </w:r>
            <w:r>
              <w:rPr>
                <w:noProof/>
              </w:rPr>
              <w:t>14</w:t>
            </w:r>
            <w:r>
              <w:rPr>
                <w:noProof/>
              </w:rPr>
              <w:fldChar w:fldCharType="end"/>
            </w:r>
          </w:hyperlink>
        </w:p>
        <w:p w14:paraId="726FFC33" w14:textId="0D0A38D9" w:rsidR="00312B08" w:rsidRDefault="00312B08" w:rsidP="00312B08">
          <w:pPr>
            <w:pStyle w:val="TOC3"/>
            <w:tabs>
              <w:tab w:val="right" w:leader="dot" w:pos="9628"/>
            </w:tabs>
            <w:rPr>
              <w:noProof/>
            </w:rPr>
          </w:pPr>
          <w:hyperlink w:anchor="_Toc241515951" w:history="1">
            <w:r w:rsidRPr="00E62B38">
              <w:rPr>
                <w:rStyle w:val="Hyperlink"/>
                <w:b/>
                <w:bCs/>
                <w:noProof/>
              </w:rPr>
              <w:t xml:space="preserve">۱.۵.۱ جدول </w:t>
            </w:r>
            <w:r w:rsidRPr="00E62B38">
              <w:rPr>
                <w:rStyle w:val="Hyperlink"/>
                <w:rFonts w:ascii="Consolas" w:eastAsia="Consolas" w:hAnsi="Consolas" w:cs="Consolas"/>
                <w:b/>
                <w:bCs/>
                <w:noProof/>
              </w:rPr>
              <w:t>Loan_Remain</w:t>
            </w:r>
            <w:r w:rsidRPr="00E62B38">
              <w:rPr>
                <w:rStyle w:val="Hyperlink"/>
                <w:b/>
                <w:bCs/>
                <w:noProof/>
              </w:rPr>
              <w:t xml:space="preserve"> — مهم‌ترین مورد</w:t>
            </w:r>
            <w:r>
              <w:rPr>
                <w:noProof/>
              </w:rPr>
              <w:tab/>
            </w:r>
            <w:r>
              <w:rPr>
                <w:noProof/>
              </w:rPr>
              <w:fldChar w:fldCharType="begin"/>
            </w:r>
            <w:r>
              <w:rPr>
                <w:noProof/>
              </w:rPr>
              <w:instrText xml:space="preserve"> PAGEREF _Toc241515951 \h </w:instrText>
            </w:r>
            <w:r>
              <w:rPr>
                <w:noProof/>
              </w:rPr>
            </w:r>
            <w:r>
              <w:rPr>
                <w:noProof/>
              </w:rPr>
              <w:fldChar w:fldCharType="separate"/>
            </w:r>
            <w:r>
              <w:rPr>
                <w:noProof/>
              </w:rPr>
              <w:t>14</w:t>
            </w:r>
            <w:r>
              <w:rPr>
                <w:noProof/>
              </w:rPr>
              <w:fldChar w:fldCharType="end"/>
            </w:r>
          </w:hyperlink>
        </w:p>
        <w:p w14:paraId="4D2B35D3" w14:textId="41BB124B" w:rsidR="00312B08" w:rsidRDefault="00312B08" w:rsidP="00312B08">
          <w:pPr>
            <w:pStyle w:val="TOC3"/>
            <w:tabs>
              <w:tab w:val="right" w:leader="dot" w:pos="9628"/>
            </w:tabs>
            <w:rPr>
              <w:noProof/>
            </w:rPr>
          </w:pPr>
          <w:hyperlink w:anchor="_Toc241515952" w:history="1">
            <w:r w:rsidRPr="00E62B38">
              <w:rPr>
                <w:rStyle w:val="Hyperlink"/>
                <w:b/>
                <w:bCs/>
                <w:noProof/>
              </w:rPr>
              <w:t>۱.۵.۲ سایر جداول دارای تکرار</w:t>
            </w:r>
            <w:r>
              <w:rPr>
                <w:noProof/>
              </w:rPr>
              <w:tab/>
            </w:r>
            <w:r>
              <w:rPr>
                <w:noProof/>
              </w:rPr>
              <w:fldChar w:fldCharType="begin"/>
            </w:r>
            <w:r>
              <w:rPr>
                <w:noProof/>
              </w:rPr>
              <w:instrText xml:space="preserve"> PAGEREF _Toc241515952 \h </w:instrText>
            </w:r>
            <w:r>
              <w:rPr>
                <w:noProof/>
              </w:rPr>
            </w:r>
            <w:r>
              <w:rPr>
                <w:noProof/>
              </w:rPr>
              <w:fldChar w:fldCharType="separate"/>
            </w:r>
            <w:r>
              <w:rPr>
                <w:noProof/>
              </w:rPr>
              <w:t>15</w:t>
            </w:r>
            <w:r>
              <w:rPr>
                <w:noProof/>
              </w:rPr>
              <w:fldChar w:fldCharType="end"/>
            </w:r>
          </w:hyperlink>
        </w:p>
        <w:p w14:paraId="0DBCBEE4" w14:textId="2C0C7EAD" w:rsidR="00312B08" w:rsidRDefault="00312B08" w:rsidP="00312B08">
          <w:pPr>
            <w:pStyle w:val="TOC3"/>
            <w:tabs>
              <w:tab w:val="right" w:leader="dot" w:pos="9628"/>
            </w:tabs>
            <w:rPr>
              <w:noProof/>
            </w:rPr>
          </w:pPr>
          <w:hyperlink w:anchor="_Toc241515953" w:history="1">
            <w:r w:rsidRPr="00E62B38">
              <w:rPr>
                <w:rStyle w:val="Hyperlink"/>
                <w:b/>
                <w:bCs/>
                <w:noProof/>
              </w:rPr>
              <w:t>۱.۵.۳ جداولی با گرانولاریتی غیرمنتظره</w:t>
            </w:r>
            <w:r>
              <w:rPr>
                <w:noProof/>
              </w:rPr>
              <w:tab/>
            </w:r>
            <w:r>
              <w:rPr>
                <w:noProof/>
              </w:rPr>
              <w:fldChar w:fldCharType="begin"/>
            </w:r>
            <w:r>
              <w:rPr>
                <w:noProof/>
              </w:rPr>
              <w:instrText xml:space="preserve"> PAGEREF _Toc241515953 \h </w:instrText>
            </w:r>
            <w:r>
              <w:rPr>
                <w:noProof/>
              </w:rPr>
            </w:r>
            <w:r>
              <w:rPr>
                <w:noProof/>
              </w:rPr>
              <w:fldChar w:fldCharType="separate"/>
            </w:r>
            <w:r>
              <w:rPr>
                <w:noProof/>
              </w:rPr>
              <w:t>15</w:t>
            </w:r>
            <w:r>
              <w:rPr>
                <w:noProof/>
              </w:rPr>
              <w:fldChar w:fldCharType="end"/>
            </w:r>
          </w:hyperlink>
        </w:p>
        <w:p w14:paraId="1CF3DF23" w14:textId="068ADABF" w:rsidR="00312B08" w:rsidRDefault="00312B08" w:rsidP="00312B08">
          <w:pPr>
            <w:pStyle w:val="TOC2"/>
            <w:tabs>
              <w:tab w:val="right" w:leader="dot" w:pos="9628"/>
            </w:tabs>
            <w:rPr>
              <w:noProof/>
            </w:rPr>
          </w:pPr>
          <w:hyperlink w:anchor="_Toc241515954" w:history="1">
            <w:r w:rsidRPr="00E62B38">
              <w:rPr>
                <w:rStyle w:val="Hyperlink"/>
                <w:b/>
                <w:bCs/>
                <w:noProof/>
              </w:rPr>
              <w:t>۱.۶ جدول تطبیق — مرجع رسمی ارقام گزارش</w:t>
            </w:r>
            <w:r>
              <w:rPr>
                <w:noProof/>
              </w:rPr>
              <w:tab/>
            </w:r>
            <w:r>
              <w:rPr>
                <w:noProof/>
              </w:rPr>
              <w:fldChar w:fldCharType="begin"/>
            </w:r>
            <w:r>
              <w:rPr>
                <w:noProof/>
              </w:rPr>
              <w:instrText xml:space="preserve"> PAGEREF _Toc241515954 \h </w:instrText>
            </w:r>
            <w:r>
              <w:rPr>
                <w:noProof/>
              </w:rPr>
            </w:r>
            <w:r>
              <w:rPr>
                <w:noProof/>
              </w:rPr>
              <w:fldChar w:fldCharType="separate"/>
            </w:r>
            <w:r>
              <w:rPr>
                <w:noProof/>
              </w:rPr>
              <w:t>16</w:t>
            </w:r>
            <w:r>
              <w:rPr>
                <w:noProof/>
              </w:rPr>
              <w:fldChar w:fldCharType="end"/>
            </w:r>
          </w:hyperlink>
        </w:p>
        <w:p w14:paraId="52C3FEEE" w14:textId="6A170424" w:rsidR="00312B08" w:rsidRDefault="00312B08" w:rsidP="00312B08">
          <w:pPr>
            <w:pStyle w:val="TOC3"/>
            <w:tabs>
              <w:tab w:val="right" w:leader="dot" w:pos="9628"/>
            </w:tabs>
            <w:rPr>
              <w:noProof/>
            </w:rPr>
          </w:pPr>
          <w:hyperlink w:anchor="_Toc241515955" w:history="1">
            <w:r w:rsidRPr="00E62B38">
              <w:rPr>
                <w:rStyle w:val="Hyperlink"/>
                <w:b/>
                <w:bCs/>
                <w:noProof/>
              </w:rPr>
              <w:t>۱.۶.۱ مبناهای ارزشی — مقطع اسفند ۱۴۰۴</w:t>
            </w:r>
            <w:r>
              <w:rPr>
                <w:noProof/>
              </w:rPr>
              <w:tab/>
            </w:r>
            <w:r>
              <w:rPr>
                <w:noProof/>
              </w:rPr>
              <w:fldChar w:fldCharType="begin"/>
            </w:r>
            <w:r>
              <w:rPr>
                <w:noProof/>
              </w:rPr>
              <w:instrText xml:space="preserve"> PAGEREF _Toc241515955 \h </w:instrText>
            </w:r>
            <w:r>
              <w:rPr>
                <w:noProof/>
              </w:rPr>
            </w:r>
            <w:r>
              <w:rPr>
                <w:noProof/>
              </w:rPr>
              <w:fldChar w:fldCharType="separate"/>
            </w:r>
            <w:r>
              <w:rPr>
                <w:noProof/>
              </w:rPr>
              <w:t>16</w:t>
            </w:r>
            <w:r>
              <w:rPr>
                <w:noProof/>
              </w:rPr>
              <w:fldChar w:fldCharType="end"/>
            </w:r>
          </w:hyperlink>
        </w:p>
        <w:p w14:paraId="4417D9A9" w14:textId="6F468DCB" w:rsidR="00312B08" w:rsidRDefault="00312B08" w:rsidP="00312B08">
          <w:pPr>
            <w:pStyle w:val="TOC3"/>
            <w:tabs>
              <w:tab w:val="right" w:leader="dot" w:pos="9628"/>
            </w:tabs>
            <w:rPr>
              <w:noProof/>
            </w:rPr>
          </w:pPr>
          <w:hyperlink w:anchor="_Toc241515956" w:history="1">
            <w:r w:rsidRPr="00E62B38">
              <w:rPr>
                <w:rStyle w:val="Hyperlink"/>
                <w:b/>
                <w:bCs/>
                <w:noProof/>
              </w:rPr>
              <w:t>۱.۶.۲ مبناهای تعدادی</w:t>
            </w:r>
            <w:r>
              <w:rPr>
                <w:noProof/>
              </w:rPr>
              <w:tab/>
            </w:r>
            <w:r>
              <w:rPr>
                <w:noProof/>
              </w:rPr>
              <w:fldChar w:fldCharType="begin"/>
            </w:r>
            <w:r>
              <w:rPr>
                <w:noProof/>
              </w:rPr>
              <w:instrText xml:space="preserve"> PAGEREF _Toc241515956 \h </w:instrText>
            </w:r>
            <w:r>
              <w:rPr>
                <w:noProof/>
              </w:rPr>
            </w:r>
            <w:r>
              <w:rPr>
                <w:noProof/>
              </w:rPr>
              <w:fldChar w:fldCharType="separate"/>
            </w:r>
            <w:r>
              <w:rPr>
                <w:noProof/>
              </w:rPr>
              <w:t>16</w:t>
            </w:r>
            <w:r>
              <w:rPr>
                <w:noProof/>
              </w:rPr>
              <w:fldChar w:fldCharType="end"/>
            </w:r>
          </w:hyperlink>
        </w:p>
        <w:p w14:paraId="62060322" w14:textId="13A18CAA" w:rsidR="00312B08" w:rsidRDefault="00312B08" w:rsidP="00312B08">
          <w:pPr>
            <w:pStyle w:val="TOC3"/>
            <w:tabs>
              <w:tab w:val="right" w:leader="dot" w:pos="9628"/>
            </w:tabs>
            <w:rPr>
              <w:noProof/>
            </w:rPr>
          </w:pPr>
          <w:hyperlink w:anchor="_Toc241515957" w:history="1">
            <w:r w:rsidRPr="00E62B38">
              <w:rPr>
                <w:rStyle w:val="Hyperlink"/>
                <w:b/>
                <w:bCs/>
                <w:noProof/>
              </w:rPr>
              <w:t>۱.۶.۳ سوابق اصلاح ارقام</w:t>
            </w:r>
            <w:r>
              <w:rPr>
                <w:noProof/>
              </w:rPr>
              <w:tab/>
            </w:r>
            <w:r>
              <w:rPr>
                <w:noProof/>
              </w:rPr>
              <w:fldChar w:fldCharType="begin"/>
            </w:r>
            <w:r>
              <w:rPr>
                <w:noProof/>
              </w:rPr>
              <w:instrText xml:space="preserve"> PAGEREF _Toc241515957 \h </w:instrText>
            </w:r>
            <w:r>
              <w:rPr>
                <w:noProof/>
              </w:rPr>
            </w:r>
            <w:r>
              <w:rPr>
                <w:noProof/>
              </w:rPr>
              <w:fldChar w:fldCharType="separate"/>
            </w:r>
            <w:r>
              <w:rPr>
                <w:noProof/>
              </w:rPr>
              <w:t>17</w:t>
            </w:r>
            <w:r>
              <w:rPr>
                <w:noProof/>
              </w:rPr>
              <w:fldChar w:fldCharType="end"/>
            </w:r>
          </w:hyperlink>
        </w:p>
        <w:p w14:paraId="1BB307EB" w14:textId="46FFE703" w:rsidR="00312B08" w:rsidRDefault="00312B08" w:rsidP="00312B08">
          <w:pPr>
            <w:pStyle w:val="TOC3"/>
            <w:tabs>
              <w:tab w:val="right" w:leader="dot" w:pos="9628"/>
            </w:tabs>
            <w:rPr>
              <w:noProof/>
            </w:rPr>
          </w:pPr>
          <w:hyperlink w:anchor="_Toc241515958" w:history="1">
            <w:r w:rsidRPr="00E62B38">
              <w:rPr>
                <w:rStyle w:val="Hyperlink"/>
                <w:b/>
                <w:bCs/>
                <w:noProof/>
              </w:rPr>
              <w:t>۱.۶.۴ نگاشت خروجی‌ها به مبناها</w:t>
            </w:r>
            <w:r>
              <w:rPr>
                <w:noProof/>
              </w:rPr>
              <w:tab/>
            </w:r>
            <w:r>
              <w:rPr>
                <w:noProof/>
              </w:rPr>
              <w:fldChar w:fldCharType="begin"/>
            </w:r>
            <w:r>
              <w:rPr>
                <w:noProof/>
              </w:rPr>
              <w:instrText xml:space="preserve"> PAGEREF _Toc241515958 \h </w:instrText>
            </w:r>
            <w:r>
              <w:rPr>
                <w:noProof/>
              </w:rPr>
            </w:r>
            <w:r>
              <w:rPr>
                <w:noProof/>
              </w:rPr>
              <w:fldChar w:fldCharType="separate"/>
            </w:r>
            <w:r>
              <w:rPr>
                <w:noProof/>
              </w:rPr>
              <w:t>18</w:t>
            </w:r>
            <w:r>
              <w:rPr>
                <w:noProof/>
              </w:rPr>
              <w:fldChar w:fldCharType="end"/>
            </w:r>
          </w:hyperlink>
        </w:p>
        <w:p w14:paraId="3E4390AC" w14:textId="6BB0AF0E" w:rsidR="00312B08" w:rsidRDefault="00312B08" w:rsidP="00312B08">
          <w:pPr>
            <w:pStyle w:val="TOC2"/>
            <w:tabs>
              <w:tab w:val="right" w:leader="dot" w:pos="9628"/>
            </w:tabs>
            <w:rPr>
              <w:noProof/>
            </w:rPr>
          </w:pPr>
          <w:hyperlink w:anchor="_Toc241515959" w:history="1">
            <w:r w:rsidRPr="00E62B38">
              <w:rPr>
                <w:rStyle w:val="Hyperlink"/>
                <w:b/>
                <w:bCs/>
                <w:noProof/>
              </w:rPr>
              <w:t>۱.۷ ناهنجاری‌های عددی و ابهامات کیفیت داده</w:t>
            </w:r>
            <w:r>
              <w:rPr>
                <w:noProof/>
              </w:rPr>
              <w:tab/>
            </w:r>
            <w:r>
              <w:rPr>
                <w:noProof/>
              </w:rPr>
              <w:fldChar w:fldCharType="begin"/>
            </w:r>
            <w:r>
              <w:rPr>
                <w:noProof/>
              </w:rPr>
              <w:instrText xml:space="preserve"> PAGEREF _Toc241515959 \h </w:instrText>
            </w:r>
            <w:r>
              <w:rPr>
                <w:noProof/>
              </w:rPr>
            </w:r>
            <w:r>
              <w:rPr>
                <w:noProof/>
              </w:rPr>
              <w:fldChar w:fldCharType="separate"/>
            </w:r>
            <w:r>
              <w:rPr>
                <w:noProof/>
              </w:rPr>
              <w:t>18</w:t>
            </w:r>
            <w:r>
              <w:rPr>
                <w:noProof/>
              </w:rPr>
              <w:fldChar w:fldCharType="end"/>
            </w:r>
          </w:hyperlink>
        </w:p>
        <w:p w14:paraId="4111E935" w14:textId="3C6A4DBD" w:rsidR="00312B08" w:rsidRDefault="00312B08" w:rsidP="00312B08">
          <w:pPr>
            <w:pStyle w:val="TOC3"/>
            <w:tabs>
              <w:tab w:val="right" w:leader="dot" w:pos="9628"/>
            </w:tabs>
            <w:rPr>
              <w:noProof/>
            </w:rPr>
          </w:pPr>
          <w:hyperlink w:anchor="_Toc241515960" w:history="1">
            <w:r w:rsidRPr="00E62B38">
              <w:rPr>
                <w:rStyle w:val="Hyperlink"/>
                <w:b/>
                <w:bCs/>
                <w:noProof/>
              </w:rPr>
              <w:t>۱.۷.۱ مقادیر منفی در مدت قرارداد</w:t>
            </w:r>
            <w:r>
              <w:rPr>
                <w:noProof/>
              </w:rPr>
              <w:tab/>
            </w:r>
            <w:r>
              <w:rPr>
                <w:noProof/>
              </w:rPr>
              <w:fldChar w:fldCharType="begin"/>
            </w:r>
            <w:r>
              <w:rPr>
                <w:noProof/>
              </w:rPr>
              <w:instrText xml:space="preserve"> PAGEREF _Toc241515960 \h </w:instrText>
            </w:r>
            <w:r>
              <w:rPr>
                <w:noProof/>
              </w:rPr>
            </w:r>
            <w:r>
              <w:rPr>
                <w:noProof/>
              </w:rPr>
              <w:fldChar w:fldCharType="separate"/>
            </w:r>
            <w:r>
              <w:rPr>
                <w:noProof/>
              </w:rPr>
              <w:t>18</w:t>
            </w:r>
            <w:r>
              <w:rPr>
                <w:noProof/>
              </w:rPr>
              <w:fldChar w:fldCharType="end"/>
            </w:r>
          </w:hyperlink>
        </w:p>
        <w:p w14:paraId="672C5E1C" w14:textId="70B90A84" w:rsidR="00312B08" w:rsidRDefault="00312B08" w:rsidP="00312B08">
          <w:pPr>
            <w:pStyle w:val="TOC3"/>
            <w:tabs>
              <w:tab w:val="right" w:leader="dot" w:pos="9628"/>
            </w:tabs>
            <w:rPr>
              <w:noProof/>
            </w:rPr>
          </w:pPr>
          <w:hyperlink w:anchor="_Toc241515961" w:history="1">
            <w:r w:rsidRPr="00E62B38">
              <w:rPr>
                <w:rStyle w:val="Hyperlink"/>
                <w:b/>
                <w:bCs/>
                <w:noProof/>
              </w:rPr>
              <w:t>۱.۷.۲ اقساط برنامه‌ریزی‌شده‌ی آتی</w:t>
            </w:r>
            <w:r>
              <w:rPr>
                <w:noProof/>
              </w:rPr>
              <w:tab/>
            </w:r>
            <w:r>
              <w:rPr>
                <w:noProof/>
              </w:rPr>
              <w:fldChar w:fldCharType="begin"/>
            </w:r>
            <w:r>
              <w:rPr>
                <w:noProof/>
              </w:rPr>
              <w:instrText xml:space="preserve"> PAGEREF _Toc241515961 \h </w:instrText>
            </w:r>
            <w:r>
              <w:rPr>
                <w:noProof/>
              </w:rPr>
            </w:r>
            <w:r>
              <w:rPr>
                <w:noProof/>
              </w:rPr>
              <w:fldChar w:fldCharType="separate"/>
            </w:r>
            <w:r>
              <w:rPr>
                <w:noProof/>
              </w:rPr>
              <w:t>19</w:t>
            </w:r>
            <w:r>
              <w:rPr>
                <w:noProof/>
              </w:rPr>
              <w:fldChar w:fldCharType="end"/>
            </w:r>
          </w:hyperlink>
        </w:p>
        <w:p w14:paraId="2C23396E" w14:textId="67958F6E" w:rsidR="00312B08" w:rsidRDefault="00312B08" w:rsidP="00312B08">
          <w:pPr>
            <w:pStyle w:val="TOC3"/>
            <w:tabs>
              <w:tab w:val="right" w:leader="dot" w:pos="9628"/>
            </w:tabs>
            <w:rPr>
              <w:noProof/>
            </w:rPr>
          </w:pPr>
          <w:hyperlink w:anchor="_Toc241515962" w:history="1">
            <w:r w:rsidRPr="00E62B38">
              <w:rPr>
                <w:rStyle w:val="Hyperlink"/>
                <w:b/>
                <w:bCs/>
                <w:noProof/>
              </w:rPr>
              <w:t>۱.۷.۳ ابهامات بررسی‌شده بدون نتیجه‌ی قطعی</w:t>
            </w:r>
            <w:r>
              <w:rPr>
                <w:noProof/>
              </w:rPr>
              <w:tab/>
            </w:r>
            <w:r>
              <w:rPr>
                <w:noProof/>
              </w:rPr>
              <w:fldChar w:fldCharType="begin"/>
            </w:r>
            <w:r>
              <w:rPr>
                <w:noProof/>
              </w:rPr>
              <w:instrText xml:space="preserve"> PAGEREF _Toc241515962 \h </w:instrText>
            </w:r>
            <w:r>
              <w:rPr>
                <w:noProof/>
              </w:rPr>
            </w:r>
            <w:r>
              <w:rPr>
                <w:noProof/>
              </w:rPr>
              <w:fldChar w:fldCharType="separate"/>
            </w:r>
            <w:r>
              <w:rPr>
                <w:noProof/>
              </w:rPr>
              <w:t>19</w:t>
            </w:r>
            <w:r>
              <w:rPr>
                <w:noProof/>
              </w:rPr>
              <w:fldChar w:fldCharType="end"/>
            </w:r>
          </w:hyperlink>
        </w:p>
        <w:p w14:paraId="5E5F01F5" w14:textId="4414DCBC" w:rsidR="00312B08" w:rsidRDefault="00312B08" w:rsidP="00312B08">
          <w:pPr>
            <w:pStyle w:val="TOC3"/>
            <w:tabs>
              <w:tab w:val="right" w:leader="dot" w:pos="9628"/>
            </w:tabs>
            <w:rPr>
              <w:noProof/>
            </w:rPr>
          </w:pPr>
          <w:hyperlink w:anchor="_Toc241515963" w:history="1">
            <w:r w:rsidRPr="00E62B38">
              <w:rPr>
                <w:rStyle w:val="Hyperlink"/>
                <w:b/>
                <w:bCs/>
                <w:noProof/>
              </w:rPr>
              <w:t>۱.۷.۴ عدم قابلیت اتکای درآمد کارمزد</w:t>
            </w:r>
            <w:r>
              <w:rPr>
                <w:noProof/>
              </w:rPr>
              <w:tab/>
            </w:r>
            <w:r>
              <w:rPr>
                <w:noProof/>
              </w:rPr>
              <w:fldChar w:fldCharType="begin"/>
            </w:r>
            <w:r>
              <w:rPr>
                <w:noProof/>
              </w:rPr>
              <w:instrText xml:space="preserve"> PAGEREF _Toc241515963 \h </w:instrText>
            </w:r>
            <w:r>
              <w:rPr>
                <w:noProof/>
              </w:rPr>
            </w:r>
            <w:r>
              <w:rPr>
                <w:noProof/>
              </w:rPr>
              <w:fldChar w:fldCharType="separate"/>
            </w:r>
            <w:r>
              <w:rPr>
                <w:noProof/>
              </w:rPr>
              <w:t>19</w:t>
            </w:r>
            <w:r>
              <w:rPr>
                <w:noProof/>
              </w:rPr>
              <w:fldChar w:fldCharType="end"/>
            </w:r>
          </w:hyperlink>
        </w:p>
        <w:p w14:paraId="7DDAFB67" w14:textId="0C821339" w:rsidR="00312B08" w:rsidRDefault="00312B08" w:rsidP="00312B08">
          <w:pPr>
            <w:pStyle w:val="TOC2"/>
            <w:tabs>
              <w:tab w:val="right" w:leader="dot" w:pos="9628"/>
            </w:tabs>
            <w:rPr>
              <w:noProof/>
            </w:rPr>
          </w:pPr>
          <w:hyperlink w:anchor="_Toc241515964" w:history="1">
            <w:r w:rsidRPr="00E62B38">
              <w:rPr>
                <w:rStyle w:val="Hyperlink"/>
                <w:b/>
                <w:bCs/>
                <w:noProof/>
              </w:rPr>
              <w:t>۱.۸ اصلاحات محاسباتی انجام‌شده</w:t>
            </w:r>
            <w:r>
              <w:rPr>
                <w:noProof/>
              </w:rPr>
              <w:tab/>
            </w:r>
            <w:r>
              <w:rPr>
                <w:noProof/>
              </w:rPr>
              <w:fldChar w:fldCharType="begin"/>
            </w:r>
            <w:r>
              <w:rPr>
                <w:noProof/>
              </w:rPr>
              <w:instrText xml:space="preserve"> PAGEREF _Toc241515964 \h </w:instrText>
            </w:r>
            <w:r>
              <w:rPr>
                <w:noProof/>
              </w:rPr>
            </w:r>
            <w:r>
              <w:rPr>
                <w:noProof/>
              </w:rPr>
              <w:fldChar w:fldCharType="separate"/>
            </w:r>
            <w:r>
              <w:rPr>
                <w:noProof/>
              </w:rPr>
              <w:t>20</w:t>
            </w:r>
            <w:r>
              <w:rPr>
                <w:noProof/>
              </w:rPr>
              <w:fldChar w:fldCharType="end"/>
            </w:r>
          </w:hyperlink>
        </w:p>
        <w:p w14:paraId="54EB91BB" w14:textId="1DF3E719" w:rsidR="00312B08" w:rsidRDefault="00312B08" w:rsidP="00312B08">
          <w:pPr>
            <w:pStyle w:val="TOC3"/>
            <w:tabs>
              <w:tab w:val="right" w:leader="dot" w:pos="9628"/>
            </w:tabs>
            <w:rPr>
              <w:noProof/>
            </w:rPr>
          </w:pPr>
          <w:hyperlink w:anchor="_Toc241515965" w:history="1">
            <w:r w:rsidRPr="00E62B38">
              <w:rPr>
                <w:rStyle w:val="Hyperlink"/>
                <w:b/>
                <w:bCs/>
                <w:noProof/>
              </w:rPr>
              <w:t>۱.۸.۱ ناسازگاری شناسایی‌شده در بازبینی نهایی</w:t>
            </w:r>
            <w:r>
              <w:rPr>
                <w:noProof/>
              </w:rPr>
              <w:tab/>
            </w:r>
            <w:r>
              <w:rPr>
                <w:noProof/>
              </w:rPr>
              <w:fldChar w:fldCharType="begin"/>
            </w:r>
            <w:r>
              <w:rPr>
                <w:noProof/>
              </w:rPr>
              <w:instrText xml:space="preserve"> PAGEREF _Toc241515965 \h </w:instrText>
            </w:r>
            <w:r>
              <w:rPr>
                <w:noProof/>
              </w:rPr>
            </w:r>
            <w:r>
              <w:rPr>
                <w:noProof/>
              </w:rPr>
              <w:fldChar w:fldCharType="separate"/>
            </w:r>
            <w:r>
              <w:rPr>
                <w:noProof/>
              </w:rPr>
              <w:t>20</w:t>
            </w:r>
            <w:r>
              <w:rPr>
                <w:noProof/>
              </w:rPr>
              <w:fldChar w:fldCharType="end"/>
            </w:r>
          </w:hyperlink>
        </w:p>
        <w:p w14:paraId="6C42A1C0" w14:textId="50580584" w:rsidR="00312B08" w:rsidRDefault="00312B08" w:rsidP="00312B08">
          <w:pPr>
            <w:pStyle w:val="TOC3"/>
            <w:tabs>
              <w:tab w:val="right" w:leader="dot" w:pos="9628"/>
            </w:tabs>
            <w:rPr>
              <w:noProof/>
            </w:rPr>
          </w:pPr>
          <w:hyperlink w:anchor="_Toc241515966" w:history="1">
            <w:r w:rsidRPr="00E62B38">
              <w:rPr>
                <w:rStyle w:val="Hyperlink"/>
                <w:b/>
                <w:bCs/>
                <w:noProof/>
              </w:rPr>
              <w:t>۱.۸.۲ موارد فنی شناسایی‌شده و اعمال‌نشده</w:t>
            </w:r>
            <w:r>
              <w:rPr>
                <w:noProof/>
              </w:rPr>
              <w:tab/>
            </w:r>
            <w:r>
              <w:rPr>
                <w:noProof/>
              </w:rPr>
              <w:fldChar w:fldCharType="begin"/>
            </w:r>
            <w:r>
              <w:rPr>
                <w:noProof/>
              </w:rPr>
              <w:instrText xml:space="preserve"> PAGEREF _Toc241515966 \h </w:instrText>
            </w:r>
            <w:r>
              <w:rPr>
                <w:noProof/>
              </w:rPr>
            </w:r>
            <w:r>
              <w:rPr>
                <w:noProof/>
              </w:rPr>
              <w:fldChar w:fldCharType="separate"/>
            </w:r>
            <w:r>
              <w:rPr>
                <w:noProof/>
              </w:rPr>
              <w:t>21</w:t>
            </w:r>
            <w:r>
              <w:rPr>
                <w:noProof/>
              </w:rPr>
              <w:fldChar w:fldCharType="end"/>
            </w:r>
          </w:hyperlink>
        </w:p>
        <w:p w14:paraId="53443564" w14:textId="1C144C43" w:rsidR="00312B08" w:rsidRDefault="00312B08" w:rsidP="00312B08">
          <w:pPr>
            <w:pStyle w:val="TOC2"/>
            <w:tabs>
              <w:tab w:val="right" w:leader="dot" w:pos="9628"/>
            </w:tabs>
            <w:rPr>
              <w:noProof/>
            </w:rPr>
          </w:pPr>
          <w:hyperlink w:anchor="_Toc241515967" w:history="1">
            <w:r w:rsidRPr="00E62B38">
              <w:rPr>
                <w:rStyle w:val="Hyperlink"/>
                <w:b/>
                <w:bCs/>
                <w:noProof/>
              </w:rPr>
              <w:t>۱.۹ قراردادهای نمایش و واحدها</w:t>
            </w:r>
            <w:r>
              <w:rPr>
                <w:noProof/>
              </w:rPr>
              <w:tab/>
            </w:r>
            <w:r>
              <w:rPr>
                <w:noProof/>
              </w:rPr>
              <w:fldChar w:fldCharType="begin"/>
            </w:r>
            <w:r>
              <w:rPr>
                <w:noProof/>
              </w:rPr>
              <w:instrText xml:space="preserve"> PAGEREF _Toc241515967 \h </w:instrText>
            </w:r>
            <w:r>
              <w:rPr>
                <w:noProof/>
              </w:rPr>
            </w:r>
            <w:r>
              <w:rPr>
                <w:noProof/>
              </w:rPr>
              <w:fldChar w:fldCharType="separate"/>
            </w:r>
            <w:r>
              <w:rPr>
                <w:noProof/>
              </w:rPr>
              <w:t>21</w:t>
            </w:r>
            <w:r>
              <w:rPr>
                <w:noProof/>
              </w:rPr>
              <w:fldChar w:fldCharType="end"/>
            </w:r>
          </w:hyperlink>
        </w:p>
        <w:p w14:paraId="7AC113DE" w14:textId="1100DC26" w:rsidR="00312B08" w:rsidRDefault="00312B08" w:rsidP="00312B08">
          <w:pPr>
            <w:pStyle w:val="TOC1"/>
            <w:tabs>
              <w:tab w:val="right" w:leader="dot" w:pos="9628"/>
            </w:tabs>
            <w:rPr>
              <w:noProof/>
            </w:rPr>
          </w:pPr>
          <w:hyperlink w:anchor="_Toc241515968" w:history="1">
            <w:r w:rsidRPr="00E62B38">
              <w:rPr>
                <w:rStyle w:val="Hyperlink"/>
                <w:b/>
                <w:bCs/>
                <w:noProof/>
              </w:rPr>
              <w:t>فصل ۲ — جمعیت، رابطه و ماندگاری مشتری</w:t>
            </w:r>
            <w:r>
              <w:rPr>
                <w:noProof/>
              </w:rPr>
              <w:tab/>
            </w:r>
            <w:r>
              <w:rPr>
                <w:noProof/>
              </w:rPr>
              <w:fldChar w:fldCharType="begin"/>
            </w:r>
            <w:r>
              <w:rPr>
                <w:noProof/>
              </w:rPr>
              <w:instrText xml:space="preserve"> PAGEREF _Toc241515968 \h </w:instrText>
            </w:r>
            <w:r>
              <w:rPr>
                <w:noProof/>
              </w:rPr>
            </w:r>
            <w:r>
              <w:rPr>
                <w:noProof/>
              </w:rPr>
              <w:fldChar w:fldCharType="separate"/>
            </w:r>
            <w:r>
              <w:rPr>
                <w:noProof/>
              </w:rPr>
              <w:t>22</w:t>
            </w:r>
            <w:r>
              <w:rPr>
                <w:noProof/>
              </w:rPr>
              <w:fldChar w:fldCharType="end"/>
            </w:r>
          </w:hyperlink>
        </w:p>
        <w:p w14:paraId="5C2423FB" w14:textId="4DE8314A" w:rsidR="00312B08" w:rsidRDefault="00312B08" w:rsidP="00312B08">
          <w:pPr>
            <w:pStyle w:val="TOC2"/>
            <w:tabs>
              <w:tab w:val="right" w:leader="dot" w:pos="9628"/>
            </w:tabs>
            <w:rPr>
              <w:noProof/>
            </w:rPr>
          </w:pPr>
          <w:hyperlink w:anchor="_Toc241515969" w:history="1">
            <w:r w:rsidRPr="00E62B38">
              <w:rPr>
                <w:rStyle w:val="Hyperlink"/>
                <w:b/>
                <w:bCs/>
                <w:noProof/>
              </w:rPr>
              <w:t>۱.۱۰ کالیبراسیون با گزارش رسمی بانک</w:t>
            </w:r>
            <w:r>
              <w:rPr>
                <w:noProof/>
              </w:rPr>
              <w:tab/>
            </w:r>
            <w:r>
              <w:rPr>
                <w:noProof/>
              </w:rPr>
              <w:fldChar w:fldCharType="begin"/>
            </w:r>
            <w:r>
              <w:rPr>
                <w:noProof/>
              </w:rPr>
              <w:instrText xml:space="preserve"> PAGEREF _Toc241515969 \h </w:instrText>
            </w:r>
            <w:r>
              <w:rPr>
                <w:noProof/>
              </w:rPr>
            </w:r>
            <w:r>
              <w:rPr>
                <w:noProof/>
              </w:rPr>
              <w:fldChar w:fldCharType="separate"/>
            </w:r>
            <w:r>
              <w:rPr>
                <w:noProof/>
              </w:rPr>
              <w:t>22</w:t>
            </w:r>
            <w:r>
              <w:rPr>
                <w:noProof/>
              </w:rPr>
              <w:fldChar w:fldCharType="end"/>
            </w:r>
          </w:hyperlink>
        </w:p>
        <w:p w14:paraId="71854998" w14:textId="297A16E9" w:rsidR="00312B08" w:rsidRDefault="00312B08" w:rsidP="00312B08">
          <w:pPr>
            <w:pStyle w:val="TOC3"/>
            <w:tabs>
              <w:tab w:val="right" w:leader="dot" w:pos="9628"/>
            </w:tabs>
            <w:rPr>
              <w:noProof/>
            </w:rPr>
          </w:pPr>
          <w:hyperlink w:anchor="_Toc241515970" w:history="1">
            <w:r w:rsidRPr="00E62B38">
              <w:rPr>
                <w:rStyle w:val="Hyperlink"/>
                <w:b/>
                <w:bCs/>
                <w:noProof/>
              </w:rPr>
              <w:t>۱.۱۰.۱ نرخ پوشش نمونه به تفکیک طبقه‌ی اندازه</w:t>
            </w:r>
            <w:r>
              <w:rPr>
                <w:noProof/>
              </w:rPr>
              <w:tab/>
            </w:r>
            <w:r>
              <w:rPr>
                <w:noProof/>
              </w:rPr>
              <w:fldChar w:fldCharType="begin"/>
            </w:r>
            <w:r>
              <w:rPr>
                <w:noProof/>
              </w:rPr>
              <w:instrText xml:space="preserve"> PAGEREF _Toc241515970 \h </w:instrText>
            </w:r>
            <w:r>
              <w:rPr>
                <w:noProof/>
              </w:rPr>
            </w:r>
            <w:r>
              <w:rPr>
                <w:noProof/>
              </w:rPr>
              <w:fldChar w:fldCharType="separate"/>
            </w:r>
            <w:r>
              <w:rPr>
                <w:noProof/>
              </w:rPr>
              <w:t>22</w:t>
            </w:r>
            <w:r>
              <w:rPr>
                <w:noProof/>
              </w:rPr>
              <w:fldChar w:fldCharType="end"/>
            </w:r>
          </w:hyperlink>
        </w:p>
        <w:p w14:paraId="21653E43" w14:textId="2F3DA5A2" w:rsidR="00312B08" w:rsidRDefault="00312B08" w:rsidP="00312B08">
          <w:pPr>
            <w:pStyle w:val="TOC3"/>
            <w:tabs>
              <w:tab w:val="right" w:leader="dot" w:pos="9628"/>
            </w:tabs>
            <w:rPr>
              <w:noProof/>
            </w:rPr>
          </w:pPr>
          <w:hyperlink w:anchor="_Toc241515971" w:history="1">
            <w:r w:rsidRPr="00E62B38">
              <w:rPr>
                <w:rStyle w:val="Hyperlink"/>
                <w:b/>
                <w:bCs/>
                <w:noProof/>
              </w:rPr>
              <w:t>۱.۱۰.۲ خلاصه‌ی پوشش نمونه در سطح کلان</w:t>
            </w:r>
            <w:r>
              <w:rPr>
                <w:noProof/>
              </w:rPr>
              <w:tab/>
            </w:r>
            <w:r>
              <w:rPr>
                <w:noProof/>
              </w:rPr>
              <w:fldChar w:fldCharType="begin"/>
            </w:r>
            <w:r>
              <w:rPr>
                <w:noProof/>
              </w:rPr>
              <w:instrText xml:space="preserve"> PAGEREF _Toc241515971 \h </w:instrText>
            </w:r>
            <w:r>
              <w:rPr>
                <w:noProof/>
              </w:rPr>
            </w:r>
            <w:r>
              <w:rPr>
                <w:noProof/>
              </w:rPr>
              <w:fldChar w:fldCharType="separate"/>
            </w:r>
            <w:r>
              <w:rPr>
                <w:noProof/>
              </w:rPr>
              <w:t>22</w:t>
            </w:r>
            <w:r>
              <w:rPr>
                <w:noProof/>
              </w:rPr>
              <w:fldChar w:fldCharType="end"/>
            </w:r>
          </w:hyperlink>
        </w:p>
        <w:p w14:paraId="44125580" w14:textId="30030051" w:rsidR="00312B08" w:rsidRDefault="00312B08" w:rsidP="00312B08">
          <w:pPr>
            <w:pStyle w:val="TOC3"/>
            <w:tabs>
              <w:tab w:val="right" w:leader="dot" w:pos="9628"/>
            </w:tabs>
            <w:rPr>
              <w:noProof/>
            </w:rPr>
          </w:pPr>
          <w:hyperlink w:anchor="_Toc241515972" w:history="1">
            <w:r w:rsidRPr="00E62B38">
              <w:rPr>
                <w:rStyle w:val="Hyperlink"/>
                <w:b/>
                <w:bCs/>
                <w:noProof/>
              </w:rPr>
              <w:t>اعتبارسنجی مستقل مطالبات غیرجاری (NPL)</w:t>
            </w:r>
            <w:r>
              <w:rPr>
                <w:noProof/>
              </w:rPr>
              <w:tab/>
            </w:r>
            <w:r>
              <w:rPr>
                <w:noProof/>
              </w:rPr>
              <w:fldChar w:fldCharType="begin"/>
            </w:r>
            <w:r>
              <w:rPr>
                <w:noProof/>
              </w:rPr>
              <w:instrText xml:space="preserve"> PAGEREF _Toc241515972 \h </w:instrText>
            </w:r>
            <w:r>
              <w:rPr>
                <w:noProof/>
              </w:rPr>
            </w:r>
            <w:r>
              <w:rPr>
                <w:noProof/>
              </w:rPr>
              <w:fldChar w:fldCharType="separate"/>
            </w:r>
            <w:r>
              <w:rPr>
                <w:noProof/>
              </w:rPr>
              <w:t>22</w:t>
            </w:r>
            <w:r>
              <w:rPr>
                <w:noProof/>
              </w:rPr>
              <w:fldChar w:fldCharType="end"/>
            </w:r>
          </w:hyperlink>
        </w:p>
        <w:p w14:paraId="0E66DC14" w14:textId="12CBE31A" w:rsidR="00312B08" w:rsidRDefault="00312B08" w:rsidP="00312B08">
          <w:pPr>
            <w:pStyle w:val="TOC2"/>
            <w:tabs>
              <w:tab w:val="right" w:leader="dot" w:pos="9628"/>
            </w:tabs>
            <w:rPr>
              <w:noProof/>
            </w:rPr>
          </w:pPr>
          <w:hyperlink w:anchor="_Toc241515973" w:history="1">
            <w:r w:rsidRPr="00E62B38">
              <w:rPr>
                <w:rStyle w:val="Hyperlink"/>
                <w:b/>
                <w:bCs/>
                <w:noProof/>
              </w:rPr>
              <w:t>۲.۰ هدف و دامنه‌ی فصل</w:t>
            </w:r>
            <w:r>
              <w:rPr>
                <w:noProof/>
              </w:rPr>
              <w:tab/>
            </w:r>
            <w:r>
              <w:rPr>
                <w:noProof/>
              </w:rPr>
              <w:fldChar w:fldCharType="begin"/>
            </w:r>
            <w:r>
              <w:rPr>
                <w:noProof/>
              </w:rPr>
              <w:instrText xml:space="preserve"> PAGEREF _Toc241515973 \h </w:instrText>
            </w:r>
            <w:r>
              <w:rPr>
                <w:noProof/>
              </w:rPr>
            </w:r>
            <w:r>
              <w:rPr>
                <w:noProof/>
              </w:rPr>
              <w:fldChar w:fldCharType="separate"/>
            </w:r>
            <w:r>
              <w:rPr>
                <w:noProof/>
              </w:rPr>
              <w:t>23</w:t>
            </w:r>
            <w:r>
              <w:rPr>
                <w:noProof/>
              </w:rPr>
              <w:fldChar w:fldCharType="end"/>
            </w:r>
          </w:hyperlink>
        </w:p>
        <w:p w14:paraId="1B15B72C" w14:textId="0D201AA6" w:rsidR="00312B08" w:rsidRDefault="00312B08" w:rsidP="00312B08">
          <w:pPr>
            <w:pStyle w:val="TOC2"/>
            <w:tabs>
              <w:tab w:val="right" w:leader="dot" w:pos="9628"/>
            </w:tabs>
            <w:rPr>
              <w:noProof/>
            </w:rPr>
          </w:pPr>
          <w:hyperlink w:anchor="_Toc241515974" w:history="1">
            <w:r w:rsidRPr="00E62B38">
              <w:rPr>
                <w:rStyle w:val="Hyperlink"/>
                <w:b/>
                <w:bCs/>
                <w:noProof/>
              </w:rPr>
              <w:t>۲.۱ تعریف جمعیت مشتری</w:t>
            </w:r>
            <w:r>
              <w:rPr>
                <w:noProof/>
              </w:rPr>
              <w:tab/>
            </w:r>
            <w:r>
              <w:rPr>
                <w:noProof/>
              </w:rPr>
              <w:fldChar w:fldCharType="begin"/>
            </w:r>
            <w:r>
              <w:rPr>
                <w:noProof/>
              </w:rPr>
              <w:instrText xml:space="preserve"> PAGEREF _Toc241515974 \h </w:instrText>
            </w:r>
            <w:r>
              <w:rPr>
                <w:noProof/>
              </w:rPr>
            </w:r>
            <w:r>
              <w:rPr>
                <w:noProof/>
              </w:rPr>
              <w:fldChar w:fldCharType="separate"/>
            </w:r>
            <w:r>
              <w:rPr>
                <w:noProof/>
              </w:rPr>
              <w:t>23</w:t>
            </w:r>
            <w:r>
              <w:rPr>
                <w:noProof/>
              </w:rPr>
              <w:fldChar w:fldCharType="end"/>
            </w:r>
          </w:hyperlink>
        </w:p>
        <w:p w14:paraId="2B20C689" w14:textId="7628B75F" w:rsidR="00312B08" w:rsidRDefault="00312B08" w:rsidP="00312B08">
          <w:pPr>
            <w:pStyle w:val="TOC3"/>
            <w:tabs>
              <w:tab w:val="right" w:leader="dot" w:pos="9628"/>
            </w:tabs>
            <w:rPr>
              <w:noProof/>
            </w:rPr>
          </w:pPr>
          <w:hyperlink w:anchor="_Toc241515975" w:history="1">
            <w:r w:rsidRPr="00E62B38">
              <w:rPr>
                <w:rStyle w:val="Hyperlink"/>
                <w:b/>
                <w:bCs/>
                <w:noProof/>
              </w:rPr>
              <w:t>۲.۱.۱ چرا تعریف واحدی وجود ندارد</w:t>
            </w:r>
            <w:r>
              <w:rPr>
                <w:noProof/>
              </w:rPr>
              <w:tab/>
            </w:r>
            <w:r>
              <w:rPr>
                <w:noProof/>
              </w:rPr>
              <w:fldChar w:fldCharType="begin"/>
            </w:r>
            <w:r>
              <w:rPr>
                <w:noProof/>
              </w:rPr>
              <w:instrText xml:space="preserve"> PAGEREF _Toc241515975 \h </w:instrText>
            </w:r>
            <w:r>
              <w:rPr>
                <w:noProof/>
              </w:rPr>
            </w:r>
            <w:r>
              <w:rPr>
                <w:noProof/>
              </w:rPr>
              <w:fldChar w:fldCharType="separate"/>
            </w:r>
            <w:r>
              <w:rPr>
                <w:noProof/>
              </w:rPr>
              <w:t>23</w:t>
            </w:r>
            <w:r>
              <w:rPr>
                <w:noProof/>
              </w:rPr>
              <w:fldChar w:fldCharType="end"/>
            </w:r>
          </w:hyperlink>
        </w:p>
        <w:p w14:paraId="236D4E69" w14:textId="5DBFB0F3" w:rsidR="00312B08" w:rsidRDefault="00312B08" w:rsidP="00312B08">
          <w:pPr>
            <w:pStyle w:val="TOC3"/>
            <w:tabs>
              <w:tab w:val="right" w:leader="dot" w:pos="9628"/>
            </w:tabs>
            <w:rPr>
              <w:noProof/>
            </w:rPr>
          </w:pPr>
          <w:hyperlink w:anchor="_Toc241515976" w:history="1">
            <w:r w:rsidRPr="00E62B38">
              <w:rPr>
                <w:rStyle w:val="Hyperlink"/>
                <w:b/>
                <w:bCs/>
                <w:noProof/>
              </w:rPr>
              <w:t>۲.۱.۲ تحلیل: منشأ اختلاف ۲.۱ برابری در جمعیت تسهیلاتی</w:t>
            </w:r>
            <w:r>
              <w:rPr>
                <w:noProof/>
              </w:rPr>
              <w:tab/>
            </w:r>
            <w:r>
              <w:rPr>
                <w:noProof/>
              </w:rPr>
              <w:fldChar w:fldCharType="begin"/>
            </w:r>
            <w:r>
              <w:rPr>
                <w:noProof/>
              </w:rPr>
              <w:instrText xml:space="preserve"> PAGEREF _Toc241515976 \h </w:instrText>
            </w:r>
            <w:r>
              <w:rPr>
                <w:noProof/>
              </w:rPr>
            </w:r>
            <w:r>
              <w:rPr>
                <w:noProof/>
              </w:rPr>
              <w:fldChar w:fldCharType="separate"/>
            </w:r>
            <w:r>
              <w:rPr>
                <w:noProof/>
              </w:rPr>
              <w:t>23</w:t>
            </w:r>
            <w:r>
              <w:rPr>
                <w:noProof/>
              </w:rPr>
              <w:fldChar w:fldCharType="end"/>
            </w:r>
          </w:hyperlink>
        </w:p>
        <w:p w14:paraId="3365E76A" w14:textId="3E32410B" w:rsidR="00312B08" w:rsidRDefault="00312B08" w:rsidP="00312B08">
          <w:pPr>
            <w:pStyle w:val="TOC3"/>
            <w:tabs>
              <w:tab w:val="right" w:leader="dot" w:pos="9628"/>
            </w:tabs>
            <w:rPr>
              <w:noProof/>
            </w:rPr>
          </w:pPr>
          <w:hyperlink w:anchor="_Toc241515977" w:history="1">
            <w:r w:rsidRPr="00E62B38">
              <w:rPr>
                <w:rStyle w:val="Hyperlink"/>
                <w:b/>
                <w:bCs/>
                <w:noProof/>
              </w:rPr>
              <w:t>۲.۱.۳ یافته‌ی سطر آخر جدول</w:t>
            </w:r>
            <w:r>
              <w:rPr>
                <w:noProof/>
              </w:rPr>
              <w:tab/>
            </w:r>
            <w:r>
              <w:rPr>
                <w:noProof/>
              </w:rPr>
              <w:fldChar w:fldCharType="begin"/>
            </w:r>
            <w:r>
              <w:rPr>
                <w:noProof/>
              </w:rPr>
              <w:instrText xml:space="preserve"> PAGEREF _Toc241515977 \h </w:instrText>
            </w:r>
            <w:r>
              <w:rPr>
                <w:noProof/>
              </w:rPr>
            </w:r>
            <w:r>
              <w:rPr>
                <w:noProof/>
              </w:rPr>
              <w:fldChar w:fldCharType="separate"/>
            </w:r>
            <w:r>
              <w:rPr>
                <w:noProof/>
              </w:rPr>
              <w:t>24</w:t>
            </w:r>
            <w:r>
              <w:rPr>
                <w:noProof/>
              </w:rPr>
              <w:fldChar w:fldCharType="end"/>
            </w:r>
          </w:hyperlink>
        </w:p>
        <w:p w14:paraId="676B9C1B" w14:textId="0366FECF" w:rsidR="00312B08" w:rsidRDefault="00312B08" w:rsidP="00312B08">
          <w:pPr>
            <w:pStyle w:val="TOC2"/>
            <w:tabs>
              <w:tab w:val="right" w:leader="dot" w:pos="9628"/>
            </w:tabs>
            <w:rPr>
              <w:noProof/>
            </w:rPr>
          </w:pPr>
          <w:hyperlink w:anchor="_Toc241515978" w:history="1">
            <w:r w:rsidRPr="00E62B38">
              <w:rPr>
                <w:rStyle w:val="Hyperlink"/>
                <w:b/>
                <w:bCs/>
                <w:noProof/>
              </w:rPr>
              <w:t>۲.۲ همپوشانی جمعیت‌ها</w:t>
            </w:r>
            <w:r>
              <w:rPr>
                <w:noProof/>
              </w:rPr>
              <w:tab/>
            </w:r>
            <w:r>
              <w:rPr>
                <w:noProof/>
              </w:rPr>
              <w:fldChar w:fldCharType="begin"/>
            </w:r>
            <w:r>
              <w:rPr>
                <w:noProof/>
              </w:rPr>
              <w:instrText xml:space="preserve"> PAGEREF _Toc241515978 \h </w:instrText>
            </w:r>
            <w:r>
              <w:rPr>
                <w:noProof/>
              </w:rPr>
            </w:r>
            <w:r>
              <w:rPr>
                <w:noProof/>
              </w:rPr>
              <w:fldChar w:fldCharType="separate"/>
            </w:r>
            <w:r>
              <w:rPr>
                <w:noProof/>
              </w:rPr>
              <w:t>24</w:t>
            </w:r>
            <w:r>
              <w:rPr>
                <w:noProof/>
              </w:rPr>
              <w:fldChar w:fldCharType="end"/>
            </w:r>
          </w:hyperlink>
        </w:p>
        <w:p w14:paraId="2650A668" w14:textId="2D6BB3A7" w:rsidR="00312B08" w:rsidRDefault="00312B08" w:rsidP="00312B08">
          <w:pPr>
            <w:pStyle w:val="TOC2"/>
            <w:tabs>
              <w:tab w:val="right" w:leader="dot" w:pos="9628"/>
            </w:tabs>
            <w:rPr>
              <w:noProof/>
            </w:rPr>
          </w:pPr>
          <w:hyperlink w:anchor="_Toc241515979" w:history="1">
            <w:r w:rsidRPr="00E62B38">
              <w:rPr>
                <w:rStyle w:val="Hyperlink"/>
                <w:b/>
                <w:bCs/>
                <w:noProof/>
              </w:rPr>
              <w:t>۲.۳ ماهیت واقعی جدول رخداد اعتباری</w:t>
            </w:r>
            <w:r>
              <w:rPr>
                <w:noProof/>
              </w:rPr>
              <w:tab/>
            </w:r>
            <w:r>
              <w:rPr>
                <w:noProof/>
              </w:rPr>
              <w:fldChar w:fldCharType="begin"/>
            </w:r>
            <w:r>
              <w:rPr>
                <w:noProof/>
              </w:rPr>
              <w:instrText xml:space="preserve"> PAGEREF _Toc241515979 \h </w:instrText>
            </w:r>
            <w:r>
              <w:rPr>
                <w:noProof/>
              </w:rPr>
            </w:r>
            <w:r>
              <w:rPr>
                <w:noProof/>
              </w:rPr>
              <w:fldChar w:fldCharType="separate"/>
            </w:r>
            <w:r>
              <w:rPr>
                <w:noProof/>
              </w:rPr>
              <w:t>26</w:t>
            </w:r>
            <w:r>
              <w:rPr>
                <w:noProof/>
              </w:rPr>
              <w:fldChar w:fldCharType="end"/>
            </w:r>
          </w:hyperlink>
        </w:p>
        <w:p w14:paraId="7F0C9B26" w14:textId="4E4CB541" w:rsidR="00312B08" w:rsidRDefault="00312B08" w:rsidP="00312B08">
          <w:pPr>
            <w:pStyle w:val="TOC3"/>
            <w:tabs>
              <w:tab w:val="right" w:leader="dot" w:pos="9628"/>
            </w:tabs>
            <w:rPr>
              <w:noProof/>
            </w:rPr>
          </w:pPr>
          <w:hyperlink w:anchor="_Toc241515980" w:history="1">
            <w:r w:rsidRPr="00E62B38">
              <w:rPr>
                <w:rStyle w:val="Hyperlink"/>
                <w:b/>
                <w:bCs/>
                <w:noProof/>
              </w:rPr>
              <w:t>۲.۳.۱ مسئله</w:t>
            </w:r>
            <w:r>
              <w:rPr>
                <w:noProof/>
              </w:rPr>
              <w:tab/>
            </w:r>
            <w:r>
              <w:rPr>
                <w:noProof/>
              </w:rPr>
              <w:fldChar w:fldCharType="begin"/>
            </w:r>
            <w:r>
              <w:rPr>
                <w:noProof/>
              </w:rPr>
              <w:instrText xml:space="preserve"> PAGEREF _Toc241515980 \h </w:instrText>
            </w:r>
            <w:r>
              <w:rPr>
                <w:noProof/>
              </w:rPr>
            </w:r>
            <w:r>
              <w:rPr>
                <w:noProof/>
              </w:rPr>
              <w:fldChar w:fldCharType="separate"/>
            </w:r>
            <w:r>
              <w:rPr>
                <w:noProof/>
              </w:rPr>
              <w:t>26</w:t>
            </w:r>
            <w:r>
              <w:rPr>
                <w:noProof/>
              </w:rPr>
              <w:fldChar w:fldCharType="end"/>
            </w:r>
          </w:hyperlink>
        </w:p>
        <w:p w14:paraId="21A909ED" w14:textId="75BD331C" w:rsidR="00312B08" w:rsidRDefault="00312B08" w:rsidP="00312B08">
          <w:pPr>
            <w:pStyle w:val="TOC3"/>
            <w:tabs>
              <w:tab w:val="right" w:leader="dot" w:pos="9628"/>
            </w:tabs>
            <w:rPr>
              <w:noProof/>
            </w:rPr>
          </w:pPr>
          <w:hyperlink w:anchor="_Toc241515981" w:history="1">
            <w:r w:rsidRPr="00E62B38">
              <w:rPr>
                <w:rStyle w:val="Hyperlink"/>
                <w:b/>
                <w:bCs/>
                <w:noProof/>
              </w:rPr>
              <w:t>۲.۳.۲ شواهد</w:t>
            </w:r>
            <w:r>
              <w:rPr>
                <w:noProof/>
              </w:rPr>
              <w:tab/>
            </w:r>
            <w:r>
              <w:rPr>
                <w:noProof/>
              </w:rPr>
              <w:fldChar w:fldCharType="begin"/>
            </w:r>
            <w:r>
              <w:rPr>
                <w:noProof/>
              </w:rPr>
              <w:instrText xml:space="preserve"> PAGEREF _Toc241515981 \h </w:instrText>
            </w:r>
            <w:r>
              <w:rPr>
                <w:noProof/>
              </w:rPr>
            </w:r>
            <w:r>
              <w:rPr>
                <w:noProof/>
              </w:rPr>
              <w:fldChar w:fldCharType="separate"/>
            </w:r>
            <w:r>
              <w:rPr>
                <w:noProof/>
              </w:rPr>
              <w:t>26</w:t>
            </w:r>
            <w:r>
              <w:rPr>
                <w:noProof/>
              </w:rPr>
              <w:fldChar w:fldCharType="end"/>
            </w:r>
          </w:hyperlink>
        </w:p>
        <w:p w14:paraId="6CEE8C28" w14:textId="27F24C8B" w:rsidR="00312B08" w:rsidRDefault="00312B08" w:rsidP="00312B08">
          <w:pPr>
            <w:pStyle w:val="TOC3"/>
            <w:tabs>
              <w:tab w:val="right" w:leader="dot" w:pos="9628"/>
            </w:tabs>
            <w:rPr>
              <w:noProof/>
            </w:rPr>
          </w:pPr>
          <w:hyperlink w:anchor="_Toc241515982" w:history="1">
            <w:r w:rsidRPr="00E62B38">
              <w:rPr>
                <w:rStyle w:val="Hyperlink"/>
                <w:b/>
                <w:bCs/>
                <w:noProof/>
              </w:rPr>
              <w:t>۲.۳.۳ نتیجه‌گیری و پیامد</w:t>
            </w:r>
            <w:r>
              <w:rPr>
                <w:noProof/>
              </w:rPr>
              <w:tab/>
            </w:r>
            <w:r>
              <w:rPr>
                <w:noProof/>
              </w:rPr>
              <w:fldChar w:fldCharType="begin"/>
            </w:r>
            <w:r>
              <w:rPr>
                <w:noProof/>
              </w:rPr>
              <w:instrText xml:space="preserve"> PAGEREF _Toc241515982 \h </w:instrText>
            </w:r>
            <w:r>
              <w:rPr>
                <w:noProof/>
              </w:rPr>
            </w:r>
            <w:r>
              <w:rPr>
                <w:noProof/>
              </w:rPr>
              <w:fldChar w:fldCharType="separate"/>
            </w:r>
            <w:r>
              <w:rPr>
                <w:noProof/>
              </w:rPr>
              <w:t>26</w:t>
            </w:r>
            <w:r>
              <w:rPr>
                <w:noProof/>
              </w:rPr>
              <w:fldChar w:fldCharType="end"/>
            </w:r>
          </w:hyperlink>
        </w:p>
        <w:p w14:paraId="1683CA2D" w14:textId="64C68D7D" w:rsidR="00312B08" w:rsidRDefault="00312B08" w:rsidP="00312B08">
          <w:pPr>
            <w:pStyle w:val="TOC2"/>
            <w:tabs>
              <w:tab w:val="right" w:leader="dot" w:pos="9628"/>
            </w:tabs>
            <w:rPr>
              <w:noProof/>
            </w:rPr>
          </w:pPr>
          <w:hyperlink w:anchor="_Toc241515983" w:history="1">
            <w:r w:rsidRPr="00E62B38">
              <w:rPr>
                <w:rStyle w:val="Hyperlink"/>
                <w:b/>
                <w:bCs/>
                <w:noProof/>
              </w:rPr>
              <w:t>۲.۴ مشتری فعال</w:t>
            </w:r>
            <w:r>
              <w:rPr>
                <w:noProof/>
              </w:rPr>
              <w:tab/>
            </w:r>
            <w:r>
              <w:rPr>
                <w:noProof/>
              </w:rPr>
              <w:fldChar w:fldCharType="begin"/>
            </w:r>
            <w:r>
              <w:rPr>
                <w:noProof/>
              </w:rPr>
              <w:instrText xml:space="preserve"> PAGEREF _Toc241515983 \h </w:instrText>
            </w:r>
            <w:r>
              <w:rPr>
                <w:noProof/>
              </w:rPr>
            </w:r>
            <w:r>
              <w:rPr>
                <w:noProof/>
              </w:rPr>
              <w:fldChar w:fldCharType="separate"/>
            </w:r>
            <w:r>
              <w:rPr>
                <w:noProof/>
              </w:rPr>
              <w:t>26</w:t>
            </w:r>
            <w:r>
              <w:rPr>
                <w:noProof/>
              </w:rPr>
              <w:fldChar w:fldCharType="end"/>
            </w:r>
          </w:hyperlink>
        </w:p>
        <w:p w14:paraId="58EFECB3" w14:textId="1082A9B7" w:rsidR="00312B08" w:rsidRDefault="00312B08" w:rsidP="00312B08">
          <w:pPr>
            <w:pStyle w:val="TOC3"/>
            <w:tabs>
              <w:tab w:val="right" w:leader="dot" w:pos="9628"/>
            </w:tabs>
            <w:rPr>
              <w:noProof/>
            </w:rPr>
          </w:pPr>
          <w:hyperlink w:anchor="_Toc241515984" w:history="1">
            <w:r w:rsidRPr="00E62B38">
              <w:rPr>
                <w:rStyle w:val="Hyperlink"/>
                <w:b/>
                <w:bCs/>
                <w:noProof/>
              </w:rPr>
              <w:t>۲.۴.۱ تعریف عملیاتی</w:t>
            </w:r>
            <w:r>
              <w:rPr>
                <w:noProof/>
              </w:rPr>
              <w:tab/>
            </w:r>
            <w:r>
              <w:rPr>
                <w:noProof/>
              </w:rPr>
              <w:fldChar w:fldCharType="begin"/>
            </w:r>
            <w:r>
              <w:rPr>
                <w:noProof/>
              </w:rPr>
              <w:instrText xml:space="preserve"> PAGEREF _Toc241515984 \h </w:instrText>
            </w:r>
            <w:r>
              <w:rPr>
                <w:noProof/>
              </w:rPr>
            </w:r>
            <w:r>
              <w:rPr>
                <w:noProof/>
              </w:rPr>
              <w:fldChar w:fldCharType="separate"/>
            </w:r>
            <w:r>
              <w:rPr>
                <w:noProof/>
              </w:rPr>
              <w:t>26</w:t>
            </w:r>
            <w:r>
              <w:rPr>
                <w:noProof/>
              </w:rPr>
              <w:fldChar w:fldCharType="end"/>
            </w:r>
          </w:hyperlink>
        </w:p>
        <w:p w14:paraId="07586C64" w14:textId="73DCA41A" w:rsidR="00312B08" w:rsidRDefault="00312B08" w:rsidP="00312B08">
          <w:pPr>
            <w:pStyle w:val="TOC3"/>
            <w:tabs>
              <w:tab w:val="right" w:leader="dot" w:pos="9628"/>
            </w:tabs>
            <w:rPr>
              <w:noProof/>
            </w:rPr>
          </w:pPr>
          <w:hyperlink w:anchor="_Toc241515985" w:history="1">
            <w:r w:rsidRPr="00E62B38">
              <w:rPr>
                <w:rStyle w:val="Hyperlink"/>
                <w:b/>
                <w:bCs/>
                <w:noProof/>
              </w:rPr>
              <w:t>۲.۴.۲ نتایج</w:t>
            </w:r>
            <w:r>
              <w:rPr>
                <w:noProof/>
              </w:rPr>
              <w:tab/>
            </w:r>
            <w:r>
              <w:rPr>
                <w:noProof/>
              </w:rPr>
              <w:fldChar w:fldCharType="begin"/>
            </w:r>
            <w:r>
              <w:rPr>
                <w:noProof/>
              </w:rPr>
              <w:instrText xml:space="preserve"> PAGEREF _Toc241515985 \h </w:instrText>
            </w:r>
            <w:r>
              <w:rPr>
                <w:noProof/>
              </w:rPr>
            </w:r>
            <w:r>
              <w:rPr>
                <w:noProof/>
              </w:rPr>
              <w:fldChar w:fldCharType="separate"/>
            </w:r>
            <w:r>
              <w:rPr>
                <w:noProof/>
              </w:rPr>
              <w:t>27</w:t>
            </w:r>
            <w:r>
              <w:rPr>
                <w:noProof/>
              </w:rPr>
              <w:fldChar w:fldCharType="end"/>
            </w:r>
          </w:hyperlink>
        </w:p>
        <w:p w14:paraId="6642F83D" w14:textId="292AC2FD" w:rsidR="00312B08" w:rsidRDefault="00312B08" w:rsidP="00312B08">
          <w:pPr>
            <w:pStyle w:val="TOC2"/>
            <w:tabs>
              <w:tab w:val="right" w:leader="dot" w:pos="9628"/>
            </w:tabs>
            <w:rPr>
              <w:noProof/>
            </w:rPr>
          </w:pPr>
          <w:hyperlink w:anchor="_Toc241515986" w:history="1">
            <w:r w:rsidRPr="00E62B38">
              <w:rPr>
                <w:rStyle w:val="Hyperlink"/>
                <w:b/>
                <w:bCs/>
                <w:noProof/>
              </w:rPr>
              <w:t>۲.۵ فروش متقاطع</w:t>
            </w:r>
            <w:r>
              <w:rPr>
                <w:noProof/>
              </w:rPr>
              <w:tab/>
            </w:r>
            <w:r>
              <w:rPr>
                <w:noProof/>
              </w:rPr>
              <w:fldChar w:fldCharType="begin"/>
            </w:r>
            <w:r>
              <w:rPr>
                <w:noProof/>
              </w:rPr>
              <w:instrText xml:space="preserve"> PAGEREF _Toc241515986 \h </w:instrText>
            </w:r>
            <w:r>
              <w:rPr>
                <w:noProof/>
              </w:rPr>
            </w:r>
            <w:r>
              <w:rPr>
                <w:noProof/>
              </w:rPr>
              <w:fldChar w:fldCharType="separate"/>
            </w:r>
            <w:r>
              <w:rPr>
                <w:noProof/>
              </w:rPr>
              <w:t>27</w:t>
            </w:r>
            <w:r>
              <w:rPr>
                <w:noProof/>
              </w:rPr>
              <w:fldChar w:fldCharType="end"/>
            </w:r>
          </w:hyperlink>
        </w:p>
        <w:p w14:paraId="323A3A0A" w14:textId="23C0E9CF" w:rsidR="00312B08" w:rsidRDefault="00312B08" w:rsidP="00312B08">
          <w:pPr>
            <w:pStyle w:val="TOC3"/>
            <w:tabs>
              <w:tab w:val="right" w:leader="dot" w:pos="9628"/>
            </w:tabs>
            <w:rPr>
              <w:noProof/>
            </w:rPr>
          </w:pPr>
          <w:hyperlink w:anchor="_Toc241515987" w:history="1">
            <w:r w:rsidRPr="00E62B38">
              <w:rPr>
                <w:rStyle w:val="Hyperlink"/>
                <w:b/>
                <w:bCs/>
                <w:noProof/>
              </w:rPr>
              <w:t>۲.۵.۱ یافته‌ی پیشین و بازآزمایی آن</w:t>
            </w:r>
            <w:r>
              <w:rPr>
                <w:noProof/>
              </w:rPr>
              <w:tab/>
            </w:r>
            <w:r>
              <w:rPr>
                <w:noProof/>
              </w:rPr>
              <w:fldChar w:fldCharType="begin"/>
            </w:r>
            <w:r>
              <w:rPr>
                <w:noProof/>
              </w:rPr>
              <w:instrText xml:space="preserve"> PAGEREF _Toc241515987 \h </w:instrText>
            </w:r>
            <w:r>
              <w:rPr>
                <w:noProof/>
              </w:rPr>
            </w:r>
            <w:r>
              <w:rPr>
                <w:noProof/>
              </w:rPr>
              <w:fldChar w:fldCharType="separate"/>
            </w:r>
            <w:r>
              <w:rPr>
                <w:noProof/>
              </w:rPr>
              <w:t>27</w:t>
            </w:r>
            <w:r>
              <w:rPr>
                <w:noProof/>
              </w:rPr>
              <w:fldChar w:fldCharType="end"/>
            </w:r>
          </w:hyperlink>
        </w:p>
        <w:p w14:paraId="7ED17176" w14:textId="4EEB2F77" w:rsidR="00312B08" w:rsidRDefault="00312B08" w:rsidP="00312B08">
          <w:pPr>
            <w:pStyle w:val="TOC3"/>
            <w:tabs>
              <w:tab w:val="right" w:leader="dot" w:pos="9628"/>
            </w:tabs>
            <w:rPr>
              <w:noProof/>
            </w:rPr>
          </w:pPr>
          <w:hyperlink w:anchor="_Toc241515988" w:history="1">
            <w:r w:rsidRPr="00E62B38">
              <w:rPr>
                <w:rStyle w:val="Hyperlink"/>
                <w:b/>
                <w:bCs/>
                <w:noProof/>
              </w:rPr>
              <w:t>۲.۵.۲ منشأ خطا</w:t>
            </w:r>
            <w:r>
              <w:rPr>
                <w:noProof/>
              </w:rPr>
              <w:tab/>
            </w:r>
            <w:r>
              <w:rPr>
                <w:noProof/>
              </w:rPr>
              <w:fldChar w:fldCharType="begin"/>
            </w:r>
            <w:r>
              <w:rPr>
                <w:noProof/>
              </w:rPr>
              <w:instrText xml:space="preserve"> PAGEREF _Toc241515988 \h </w:instrText>
            </w:r>
            <w:r>
              <w:rPr>
                <w:noProof/>
              </w:rPr>
            </w:r>
            <w:r>
              <w:rPr>
                <w:noProof/>
              </w:rPr>
              <w:fldChar w:fldCharType="separate"/>
            </w:r>
            <w:r>
              <w:rPr>
                <w:noProof/>
              </w:rPr>
              <w:t>27</w:t>
            </w:r>
            <w:r>
              <w:rPr>
                <w:noProof/>
              </w:rPr>
              <w:fldChar w:fldCharType="end"/>
            </w:r>
          </w:hyperlink>
        </w:p>
        <w:p w14:paraId="43FAC848" w14:textId="2C957DB2" w:rsidR="00312B08" w:rsidRDefault="00312B08" w:rsidP="00312B08">
          <w:pPr>
            <w:pStyle w:val="TOC3"/>
            <w:tabs>
              <w:tab w:val="right" w:leader="dot" w:pos="9628"/>
            </w:tabs>
            <w:rPr>
              <w:noProof/>
            </w:rPr>
          </w:pPr>
          <w:hyperlink w:anchor="_Toc241515989" w:history="1">
            <w:r w:rsidRPr="00E62B38">
              <w:rPr>
                <w:rStyle w:val="Hyperlink"/>
                <w:b/>
                <w:bCs/>
                <w:noProof/>
              </w:rPr>
              <w:t>۲.۵.۳ نتیجه‌ی اندازه‌گیری مجدد</w:t>
            </w:r>
            <w:r>
              <w:rPr>
                <w:noProof/>
              </w:rPr>
              <w:tab/>
            </w:r>
            <w:r>
              <w:rPr>
                <w:noProof/>
              </w:rPr>
              <w:fldChar w:fldCharType="begin"/>
            </w:r>
            <w:r>
              <w:rPr>
                <w:noProof/>
              </w:rPr>
              <w:instrText xml:space="preserve"> PAGEREF _Toc241515989 \h </w:instrText>
            </w:r>
            <w:r>
              <w:rPr>
                <w:noProof/>
              </w:rPr>
            </w:r>
            <w:r>
              <w:rPr>
                <w:noProof/>
              </w:rPr>
              <w:fldChar w:fldCharType="separate"/>
            </w:r>
            <w:r>
              <w:rPr>
                <w:noProof/>
              </w:rPr>
              <w:t>28</w:t>
            </w:r>
            <w:r>
              <w:rPr>
                <w:noProof/>
              </w:rPr>
              <w:fldChar w:fldCharType="end"/>
            </w:r>
          </w:hyperlink>
        </w:p>
        <w:p w14:paraId="06E25B49" w14:textId="757E56C3" w:rsidR="00312B08" w:rsidRDefault="00312B08" w:rsidP="00312B08">
          <w:pPr>
            <w:pStyle w:val="TOC3"/>
            <w:tabs>
              <w:tab w:val="right" w:leader="dot" w:pos="9628"/>
            </w:tabs>
            <w:rPr>
              <w:noProof/>
            </w:rPr>
          </w:pPr>
          <w:hyperlink w:anchor="_Toc241515990" w:history="1">
            <w:r w:rsidRPr="00E62B38">
              <w:rPr>
                <w:rStyle w:val="Hyperlink"/>
                <w:b/>
                <w:bCs/>
                <w:noProof/>
              </w:rPr>
              <w:t>۲.۵.۴ تصویر صحیح: عدم تقارن رابطه</w:t>
            </w:r>
            <w:r>
              <w:rPr>
                <w:noProof/>
              </w:rPr>
              <w:tab/>
            </w:r>
            <w:r>
              <w:rPr>
                <w:noProof/>
              </w:rPr>
              <w:fldChar w:fldCharType="begin"/>
            </w:r>
            <w:r>
              <w:rPr>
                <w:noProof/>
              </w:rPr>
              <w:instrText xml:space="preserve"> PAGEREF _Toc241515990 \h </w:instrText>
            </w:r>
            <w:r>
              <w:rPr>
                <w:noProof/>
              </w:rPr>
            </w:r>
            <w:r>
              <w:rPr>
                <w:noProof/>
              </w:rPr>
              <w:fldChar w:fldCharType="separate"/>
            </w:r>
            <w:r>
              <w:rPr>
                <w:noProof/>
              </w:rPr>
              <w:t>28</w:t>
            </w:r>
            <w:r>
              <w:rPr>
                <w:noProof/>
              </w:rPr>
              <w:fldChar w:fldCharType="end"/>
            </w:r>
          </w:hyperlink>
        </w:p>
        <w:p w14:paraId="34D4ACED" w14:textId="6951E35E" w:rsidR="00312B08" w:rsidRDefault="00312B08" w:rsidP="00312B08">
          <w:pPr>
            <w:pStyle w:val="TOC2"/>
            <w:tabs>
              <w:tab w:val="right" w:leader="dot" w:pos="9628"/>
            </w:tabs>
            <w:rPr>
              <w:noProof/>
            </w:rPr>
          </w:pPr>
          <w:hyperlink w:anchor="_Toc241515991" w:history="1">
            <w:r w:rsidRPr="00E62B38">
              <w:rPr>
                <w:rStyle w:val="Hyperlink"/>
                <w:b/>
                <w:bCs/>
                <w:noProof/>
              </w:rPr>
              <w:t>۲.۶ ماندگاری کوهورت‌های افتتاح حساب</w:t>
            </w:r>
            <w:r>
              <w:rPr>
                <w:noProof/>
              </w:rPr>
              <w:tab/>
            </w:r>
            <w:r>
              <w:rPr>
                <w:noProof/>
              </w:rPr>
              <w:fldChar w:fldCharType="begin"/>
            </w:r>
            <w:r>
              <w:rPr>
                <w:noProof/>
              </w:rPr>
              <w:instrText xml:space="preserve"> PAGEREF _Toc241515991 \h </w:instrText>
            </w:r>
            <w:r>
              <w:rPr>
                <w:noProof/>
              </w:rPr>
            </w:r>
            <w:r>
              <w:rPr>
                <w:noProof/>
              </w:rPr>
              <w:fldChar w:fldCharType="separate"/>
            </w:r>
            <w:r>
              <w:rPr>
                <w:noProof/>
              </w:rPr>
              <w:t>29</w:t>
            </w:r>
            <w:r>
              <w:rPr>
                <w:noProof/>
              </w:rPr>
              <w:fldChar w:fldCharType="end"/>
            </w:r>
          </w:hyperlink>
        </w:p>
        <w:p w14:paraId="5DFADCC8" w14:textId="7990C476" w:rsidR="00312B08" w:rsidRDefault="00312B08" w:rsidP="00312B08">
          <w:pPr>
            <w:pStyle w:val="TOC3"/>
            <w:tabs>
              <w:tab w:val="right" w:leader="dot" w:pos="9628"/>
            </w:tabs>
            <w:rPr>
              <w:noProof/>
            </w:rPr>
          </w:pPr>
          <w:hyperlink w:anchor="_Toc241515992" w:history="1">
            <w:r w:rsidRPr="00E62B38">
              <w:rPr>
                <w:rStyle w:val="Hyperlink"/>
                <w:b/>
                <w:bCs/>
                <w:noProof/>
              </w:rPr>
              <w:t>۲.۶.۱ روش</w:t>
            </w:r>
            <w:r>
              <w:rPr>
                <w:noProof/>
              </w:rPr>
              <w:tab/>
            </w:r>
            <w:r>
              <w:rPr>
                <w:noProof/>
              </w:rPr>
              <w:fldChar w:fldCharType="begin"/>
            </w:r>
            <w:r>
              <w:rPr>
                <w:noProof/>
              </w:rPr>
              <w:instrText xml:space="preserve"> PAGEREF _Toc241515992 \h </w:instrText>
            </w:r>
            <w:r>
              <w:rPr>
                <w:noProof/>
              </w:rPr>
            </w:r>
            <w:r>
              <w:rPr>
                <w:noProof/>
              </w:rPr>
              <w:fldChar w:fldCharType="separate"/>
            </w:r>
            <w:r>
              <w:rPr>
                <w:noProof/>
              </w:rPr>
              <w:t>29</w:t>
            </w:r>
            <w:r>
              <w:rPr>
                <w:noProof/>
              </w:rPr>
              <w:fldChar w:fldCharType="end"/>
            </w:r>
          </w:hyperlink>
        </w:p>
        <w:p w14:paraId="7BF4D8F1" w14:textId="1375D0BD" w:rsidR="00312B08" w:rsidRDefault="00312B08" w:rsidP="00312B08">
          <w:pPr>
            <w:pStyle w:val="TOC3"/>
            <w:tabs>
              <w:tab w:val="right" w:leader="dot" w:pos="9628"/>
            </w:tabs>
            <w:rPr>
              <w:noProof/>
            </w:rPr>
          </w:pPr>
          <w:hyperlink w:anchor="_Toc241515993" w:history="1">
            <w:r w:rsidRPr="00E62B38">
              <w:rPr>
                <w:rStyle w:val="Hyperlink"/>
                <w:b/>
                <w:bCs/>
                <w:noProof/>
              </w:rPr>
              <w:t>۲.۶.۲ تذکر روش‌شناختی درباره‌ی کوهورت ۱۴۰۴</w:t>
            </w:r>
            <w:r>
              <w:rPr>
                <w:noProof/>
              </w:rPr>
              <w:tab/>
            </w:r>
            <w:r>
              <w:rPr>
                <w:noProof/>
              </w:rPr>
              <w:fldChar w:fldCharType="begin"/>
            </w:r>
            <w:r>
              <w:rPr>
                <w:noProof/>
              </w:rPr>
              <w:instrText xml:space="preserve"> PAGEREF _Toc241515993 \h </w:instrText>
            </w:r>
            <w:r>
              <w:rPr>
                <w:noProof/>
              </w:rPr>
            </w:r>
            <w:r>
              <w:rPr>
                <w:noProof/>
              </w:rPr>
              <w:fldChar w:fldCharType="separate"/>
            </w:r>
            <w:r>
              <w:rPr>
                <w:noProof/>
              </w:rPr>
              <w:t>30</w:t>
            </w:r>
            <w:r>
              <w:rPr>
                <w:noProof/>
              </w:rPr>
              <w:fldChar w:fldCharType="end"/>
            </w:r>
          </w:hyperlink>
        </w:p>
        <w:p w14:paraId="7B339227" w14:textId="03941B61" w:rsidR="00312B08" w:rsidRDefault="00312B08" w:rsidP="00312B08">
          <w:pPr>
            <w:pStyle w:val="TOC3"/>
            <w:tabs>
              <w:tab w:val="right" w:leader="dot" w:pos="9628"/>
            </w:tabs>
            <w:rPr>
              <w:noProof/>
            </w:rPr>
          </w:pPr>
          <w:hyperlink w:anchor="_Toc241515994" w:history="1">
            <w:r w:rsidRPr="00E62B38">
              <w:rPr>
                <w:rStyle w:val="Hyperlink"/>
                <w:b/>
                <w:bCs/>
                <w:noProof/>
              </w:rPr>
              <w:t>۲.۶.۳ تحلیل</w:t>
            </w:r>
            <w:r>
              <w:rPr>
                <w:noProof/>
              </w:rPr>
              <w:tab/>
            </w:r>
            <w:r>
              <w:rPr>
                <w:noProof/>
              </w:rPr>
              <w:fldChar w:fldCharType="begin"/>
            </w:r>
            <w:r>
              <w:rPr>
                <w:noProof/>
              </w:rPr>
              <w:instrText xml:space="preserve"> PAGEREF _Toc241515994 \h </w:instrText>
            </w:r>
            <w:r>
              <w:rPr>
                <w:noProof/>
              </w:rPr>
            </w:r>
            <w:r>
              <w:rPr>
                <w:noProof/>
              </w:rPr>
              <w:fldChar w:fldCharType="separate"/>
            </w:r>
            <w:r>
              <w:rPr>
                <w:noProof/>
              </w:rPr>
              <w:t>30</w:t>
            </w:r>
            <w:r>
              <w:rPr>
                <w:noProof/>
              </w:rPr>
              <w:fldChar w:fldCharType="end"/>
            </w:r>
          </w:hyperlink>
        </w:p>
        <w:p w14:paraId="047AE512" w14:textId="4C4F9017" w:rsidR="00312B08" w:rsidRDefault="00312B08" w:rsidP="00312B08">
          <w:pPr>
            <w:pStyle w:val="TOC2"/>
            <w:tabs>
              <w:tab w:val="right" w:leader="dot" w:pos="9628"/>
            </w:tabs>
            <w:rPr>
              <w:noProof/>
            </w:rPr>
          </w:pPr>
          <w:hyperlink w:anchor="_Toc241515995" w:history="1">
            <w:r w:rsidRPr="00E62B38">
              <w:rPr>
                <w:rStyle w:val="Hyperlink"/>
                <w:b/>
                <w:bCs/>
                <w:noProof/>
              </w:rPr>
              <w:t>۲.۷ نرخ ریزش سالانه</w:t>
            </w:r>
            <w:r>
              <w:rPr>
                <w:noProof/>
              </w:rPr>
              <w:tab/>
            </w:r>
            <w:r>
              <w:rPr>
                <w:noProof/>
              </w:rPr>
              <w:fldChar w:fldCharType="begin"/>
            </w:r>
            <w:r>
              <w:rPr>
                <w:noProof/>
              </w:rPr>
              <w:instrText xml:space="preserve"> PAGEREF _Toc241515995 \h </w:instrText>
            </w:r>
            <w:r>
              <w:rPr>
                <w:noProof/>
              </w:rPr>
            </w:r>
            <w:r>
              <w:rPr>
                <w:noProof/>
              </w:rPr>
              <w:fldChar w:fldCharType="separate"/>
            </w:r>
            <w:r>
              <w:rPr>
                <w:noProof/>
              </w:rPr>
              <w:t>31</w:t>
            </w:r>
            <w:r>
              <w:rPr>
                <w:noProof/>
              </w:rPr>
              <w:fldChar w:fldCharType="end"/>
            </w:r>
          </w:hyperlink>
        </w:p>
        <w:p w14:paraId="79B2A399" w14:textId="73DC12A7" w:rsidR="00312B08" w:rsidRDefault="00312B08" w:rsidP="00312B08">
          <w:pPr>
            <w:pStyle w:val="TOC3"/>
            <w:tabs>
              <w:tab w:val="right" w:leader="dot" w:pos="9628"/>
            </w:tabs>
            <w:rPr>
              <w:noProof/>
            </w:rPr>
          </w:pPr>
          <w:hyperlink w:anchor="_Toc241515996" w:history="1">
            <w:r w:rsidRPr="00E62B38">
              <w:rPr>
                <w:rStyle w:val="Hyperlink"/>
                <w:b/>
                <w:bCs/>
                <w:noProof/>
              </w:rPr>
              <w:t>۲.۷.۱ تفاوت با تحلیل کوهورت</w:t>
            </w:r>
            <w:r>
              <w:rPr>
                <w:noProof/>
              </w:rPr>
              <w:tab/>
            </w:r>
            <w:r>
              <w:rPr>
                <w:noProof/>
              </w:rPr>
              <w:fldChar w:fldCharType="begin"/>
            </w:r>
            <w:r>
              <w:rPr>
                <w:noProof/>
              </w:rPr>
              <w:instrText xml:space="preserve"> PAGEREF _Toc241515996 \h </w:instrText>
            </w:r>
            <w:r>
              <w:rPr>
                <w:noProof/>
              </w:rPr>
            </w:r>
            <w:r>
              <w:rPr>
                <w:noProof/>
              </w:rPr>
              <w:fldChar w:fldCharType="separate"/>
            </w:r>
            <w:r>
              <w:rPr>
                <w:noProof/>
              </w:rPr>
              <w:t>31</w:t>
            </w:r>
            <w:r>
              <w:rPr>
                <w:noProof/>
              </w:rPr>
              <w:fldChar w:fldCharType="end"/>
            </w:r>
          </w:hyperlink>
        </w:p>
        <w:p w14:paraId="553B3066" w14:textId="784A96F8" w:rsidR="00312B08" w:rsidRDefault="00312B08" w:rsidP="00312B08">
          <w:pPr>
            <w:pStyle w:val="TOC3"/>
            <w:tabs>
              <w:tab w:val="right" w:leader="dot" w:pos="9628"/>
            </w:tabs>
            <w:rPr>
              <w:noProof/>
            </w:rPr>
          </w:pPr>
          <w:hyperlink w:anchor="_Toc241515997" w:history="1">
            <w:r w:rsidRPr="00E62B38">
              <w:rPr>
                <w:rStyle w:val="Hyperlink"/>
                <w:b/>
                <w:bCs/>
                <w:noProof/>
              </w:rPr>
              <w:t>۲.۷.۲ تذکر روش‌شناختی</w:t>
            </w:r>
            <w:r>
              <w:rPr>
                <w:noProof/>
              </w:rPr>
              <w:tab/>
            </w:r>
            <w:r>
              <w:rPr>
                <w:noProof/>
              </w:rPr>
              <w:fldChar w:fldCharType="begin"/>
            </w:r>
            <w:r>
              <w:rPr>
                <w:noProof/>
              </w:rPr>
              <w:instrText xml:space="preserve"> PAGEREF _Toc241515997 \h </w:instrText>
            </w:r>
            <w:r>
              <w:rPr>
                <w:noProof/>
              </w:rPr>
            </w:r>
            <w:r>
              <w:rPr>
                <w:noProof/>
              </w:rPr>
              <w:fldChar w:fldCharType="separate"/>
            </w:r>
            <w:r>
              <w:rPr>
                <w:noProof/>
              </w:rPr>
              <w:t>31</w:t>
            </w:r>
            <w:r>
              <w:rPr>
                <w:noProof/>
              </w:rPr>
              <w:fldChar w:fldCharType="end"/>
            </w:r>
          </w:hyperlink>
        </w:p>
        <w:p w14:paraId="5ABC90CB" w14:textId="5C84D5CD" w:rsidR="00312B08" w:rsidRDefault="00312B08" w:rsidP="00312B08">
          <w:pPr>
            <w:pStyle w:val="TOC3"/>
            <w:tabs>
              <w:tab w:val="right" w:leader="dot" w:pos="9628"/>
            </w:tabs>
            <w:rPr>
              <w:noProof/>
            </w:rPr>
          </w:pPr>
          <w:hyperlink w:anchor="_Toc241515998" w:history="1">
            <w:r w:rsidRPr="00E62B38">
              <w:rPr>
                <w:rStyle w:val="Hyperlink"/>
                <w:b/>
                <w:bCs/>
                <w:noProof/>
              </w:rPr>
              <w:t>۲.۷.۳ تحلیل</w:t>
            </w:r>
            <w:r>
              <w:rPr>
                <w:noProof/>
              </w:rPr>
              <w:tab/>
            </w:r>
            <w:r>
              <w:rPr>
                <w:noProof/>
              </w:rPr>
              <w:fldChar w:fldCharType="begin"/>
            </w:r>
            <w:r>
              <w:rPr>
                <w:noProof/>
              </w:rPr>
              <w:instrText xml:space="preserve"> PAGEREF _Toc241515998 \h </w:instrText>
            </w:r>
            <w:r>
              <w:rPr>
                <w:noProof/>
              </w:rPr>
            </w:r>
            <w:r>
              <w:rPr>
                <w:noProof/>
              </w:rPr>
              <w:fldChar w:fldCharType="separate"/>
            </w:r>
            <w:r>
              <w:rPr>
                <w:noProof/>
              </w:rPr>
              <w:t>32</w:t>
            </w:r>
            <w:r>
              <w:rPr>
                <w:noProof/>
              </w:rPr>
              <w:fldChar w:fldCharType="end"/>
            </w:r>
          </w:hyperlink>
        </w:p>
        <w:p w14:paraId="0F0BB07D" w14:textId="123934D5" w:rsidR="00312B08" w:rsidRDefault="00312B08" w:rsidP="00312B08">
          <w:pPr>
            <w:pStyle w:val="TOC2"/>
            <w:tabs>
              <w:tab w:val="right" w:leader="dot" w:pos="9628"/>
            </w:tabs>
            <w:rPr>
              <w:noProof/>
            </w:rPr>
          </w:pPr>
          <w:hyperlink w:anchor="_Toc241515999" w:history="1">
            <w:r w:rsidRPr="00E62B38">
              <w:rPr>
                <w:rStyle w:val="Hyperlink"/>
                <w:b/>
                <w:bCs/>
                <w:noProof/>
              </w:rPr>
              <w:t>۲.۸ نسبت کارمزد به گردش</w:t>
            </w:r>
            <w:r>
              <w:rPr>
                <w:noProof/>
              </w:rPr>
              <w:tab/>
            </w:r>
            <w:r>
              <w:rPr>
                <w:noProof/>
              </w:rPr>
              <w:fldChar w:fldCharType="begin"/>
            </w:r>
            <w:r>
              <w:rPr>
                <w:noProof/>
              </w:rPr>
              <w:instrText xml:space="preserve"> PAGEREF _Toc241515999 \h </w:instrText>
            </w:r>
            <w:r>
              <w:rPr>
                <w:noProof/>
              </w:rPr>
            </w:r>
            <w:r>
              <w:rPr>
                <w:noProof/>
              </w:rPr>
              <w:fldChar w:fldCharType="separate"/>
            </w:r>
            <w:r>
              <w:rPr>
                <w:noProof/>
              </w:rPr>
              <w:t>32</w:t>
            </w:r>
            <w:r>
              <w:rPr>
                <w:noProof/>
              </w:rPr>
              <w:fldChar w:fldCharType="end"/>
            </w:r>
          </w:hyperlink>
        </w:p>
        <w:p w14:paraId="4E7E5EBC" w14:textId="71838D73" w:rsidR="00312B08" w:rsidRDefault="00312B08" w:rsidP="00312B08">
          <w:pPr>
            <w:pStyle w:val="TOC3"/>
            <w:tabs>
              <w:tab w:val="right" w:leader="dot" w:pos="9628"/>
            </w:tabs>
            <w:rPr>
              <w:noProof/>
            </w:rPr>
          </w:pPr>
          <w:hyperlink w:anchor="_Toc241516000" w:history="1">
            <w:r w:rsidRPr="00E62B38">
              <w:rPr>
                <w:rStyle w:val="Hyperlink"/>
                <w:b/>
                <w:bCs/>
                <w:noProof/>
              </w:rPr>
              <w:t>۲.۸.۱ هدف و نتیجه</w:t>
            </w:r>
            <w:r>
              <w:rPr>
                <w:noProof/>
              </w:rPr>
              <w:tab/>
            </w:r>
            <w:r>
              <w:rPr>
                <w:noProof/>
              </w:rPr>
              <w:fldChar w:fldCharType="begin"/>
            </w:r>
            <w:r>
              <w:rPr>
                <w:noProof/>
              </w:rPr>
              <w:instrText xml:space="preserve"> PAGEREF _Toc241516000 \h </w:instrText>
            </w:r>
            <w:r>
              <w:rPr>
                <w:noProof/>
              </w:rPr>
            </w:r>
            <w:r>
              <w:rPr>
                <w:noProof/>
              </w:rPr>
              <w:fldChar w:fldCharType="separate"/>
            </w:r>
            <w:r>
              <w:rPr>
                <w:noProof/>
              </w:rPr>
              <w:t>32</w:t>
            </w:r>
            <w:r>
              <w:rPr>
                <w:noProof/>
              </w:rPr>
              <w:fldChar w:fldCharType="end"/>
            </w:r>
          </w:hyperlink>
        </w:p>
        <w:p w14:paraId="61053C65" w14:textId="63A61AB0" w:rsidR="00312B08" w:rsidRDefault="00312B08" w:rsidP="00312B08">
          <w:pPr>
            <w:pStyle w:val="TOC3"/>
            <w:tabs>
              <w:tab w:val="right" w:leader="dot" w:pos="9628"/>
            </w:tabs>
            <w:rPr>
              <w:noProof/>
            </w:rPr>
          </w:pPr>
          <w:hyperlink w:anchor="_Toc241516001" w:history="1">
            <w:r w:rsidRPr="00E62B38">
              <w:rPr>
                <w:rStyle w:val="Hyperlink"/>
                <w:b/>
                <w:bCs/>
                <w:noProof/>
              </w:rPr>
              <w:t>۲.۸.۲ تشخیص مشکل</w:t>
            </w:r>
            <w:r>
              <w:rPr>
                <w:noProof/>
              </w:rPr>
              <w:tab/>
            </w:r>
            <w:r>
              <w:rPr>
                <w:noProof/>
              </w:rPr>
              <w:fldChar w:fldCharType="begin"/>
            </w:r>
            <w:r>
              <w:rPr>
                <w:noProof/>
              </w:rPr>
              <w:instrText xml:space="preserve"> PAGEREF _Toc241516001 \h </w:instrText>
            </w:r>
            <w:r>
              <w:rPr>
                <w:noProof/>
              </w:rPr>
            </w:r>
            <w:r>
              <w:rPr>
                <w:noProof/>
              </w:rPr>
              <w:fldChar w:fldCharType="separate"/>
            </w:r>
            <w:r>
              <w:rPr>
                <w:noProof/>
              </w:rPr>
              <w:t>33</w:t>
            </w:r>
            <w:r>
              <w:rPr>
                <w:noProof/>
              </w:rPr>
              <w:fldChar w:fldCharType="end"/>
            </w:r>
          </w:hyperlink>
        </w:p>
        <w:p w14:paraId="20EAD053" w14:textId="13063A3B" w:rsidR="00312B08" w:rsidRDefault="00312B08" w:rsidP="00312B08">
          <w:pPr>
            <w:pStyle w:val="TOC3"/>
            <w:tabs>
              <w:tab w:val="right" w:leader="dot" w:pos="9628"/>
            </w:tabs>
            <w:rPr>
              <w:noProof/>
            </w:rPr>
          </w:pPr>
          <w:hyperlink w:anchor="_Toc241516002" w:history="1">
            <w:r w:rsidRPr="00E62B38">
              <w:rPr>
                <w:rStyle w:val="Hyperlink"/>
                <w:b/>
                <w:bCs/>
                <w:noProof/>
              </w:rPr>
              <w:t>۲.۸.۳ تصمیم</w:t>
            </w:r>
            <w:r>
              <w:rPr>
                <w:noProof/>
              </w:rPr>
              <w:tab/>
            </w:r>
            <w:r>
              <w:rPr>
                <w:noProof/>
              </w:rPr>
              <w:fldChar w:fldCharType="begin"/>
            </w:r>
            <w:r>
              <w:rPr>
                <w:noProof/>
              </w:rPr>
              <w:instrText xml:space="preserve"> PAGEREF _Toc241516002 \h </w:instrText>
            </w:r>
            <w:r>
              <w:rPr>
                <w:noProof/>
              </w:rPr>
            </w:r>
            <w:r>
              <w:rPr>
                <w:noProof/>
              </w:rPr>
              <w:fldChar w:fldCharType="separate"/>
            </w:r>
            <w:r>
              <w:rPr>
                <w:noProof/>
              </w:rPr>
              <w:t>33</w:t>
            </w:r>
            <w:r>
              <w:rPr>
                <w:noProof/>
              </w:rPr>
              <w:fldChar w:fldCharType="end"/>
            </w:r>
          </w:hyperlink>
        </w:p>
        <w:p w14:paraId="6B46CDA0" w14:textId="74149E3A" w:rsidR="00312B08" w:rsidRDefault="00312B08" w:rsidP="00312B08">
          <w:pPr>
            <w:pStyle w:val="TOC2"/>
            <w:tabs>
              <w:tab w:val="right" w:leader="dot" w:pos="9628"/>
            </w:tabs>
            <w:rPr>
              <w:noProof/>
            </w:rPr>
          </w:pPr>
          <w:hyperlink w:anchor="_Toc241516003" w:history="1">
            <w:r w:rsidRPr="00E62B38">
              <w:rPr>
                <w:rStyle w:val="Hyperlink"/>
                <w:b/>
                <w:bCs/>
                <w:noProof/>
              </w:rPr>
              <w:t>۲.۹ جمع‌بندی فصل</w:t>
            </w:r>
            <w:r>
              <w:rPr>
                <w:noProof/>
              </w:rPr>
              <w:tab/>
            </w:r>
            <w:r>
              <w:rPr>
                <w:noProof/>
              </w:rPr>
              <w:fldChar w:fldCharType="begin"/>
            </w:r>
            <w:r>
              <w:rPr>
                <w:noProof/>
              </w:rPr>
              <w:instrText xml:space="preserve"> PAGEREF _Toc241516003 \h </w:instrText>
            </w:r>
            <w:r>
              <w:rPr>
                <w:noProof/>
              </w:rPr>
            </w:r>
            <w:r>
              <w:rPr>
                <w:noProof/>
              </w:rPr>
              <w:fldChar w:fldCharType="separate"/>
            </w:r>
            <w:r>
              <w:rPr>
                <w:noProof/>
              </w:rPr>
              <w:t>33</w:t>
            </w:r>
            <w:r>
              <w:rPr>
                <w:noProof/>
              </w:rPr>
              <w:fldChar w:fldCharType="end"/>
            </w:r>
          </w:hyperlink>
        </w:p>
        <w:p w14:paraId="164B6C49" w14:textId="66D5C40A" w:rsidR="00312B08" w:rsidRDefault="00312B08" w:rsidP="00312B08">
          <w:pPr>
            <w:pStyle w:val="TOC3"/>
            <w:tabs>
              <w:tab w:val="right" w:leader="dot" w:pos="9628"/>
            </w:tabs>
            <w:rPr>
              <w:noProof/>
            </w:rPr>
          </w:pPr>
          <w:hyperlink w:anchor="_Toc241516004" w:history="1">
            <w:r w:rsidRPr="00E62B38">
              <w:rPr>
                <w:rStyle w:val="Hyperlink"/>
                <w:b/>
                <w:bCs/>
                <w:noProof/>
              </w:rPr>
              <w:t>۲.۹.۱ نتایج قابل استناد</w:t>
            </w:r>
            <w:r>
              <w:rPr>
                <w:noProof/>
              </w:rPr>
              <w:tab/>
            </w:r>
            <w:r>
              <w:rPr>
                <w:noProof/>
              </w:rPr>
              <w:fldChar w:fldCharType="begin"/>
            </w:r>
            <w:r>
              <w:rPr>
                <w:noProof/>
              </w:rPr>
              <w:instrText xml:space="preserve"> PAGEREF _Toc241516004 \h </w:instrText>
            </w:r>
            <w:r>
              <w:rPr>
                <w:noProof/>
              </w:rPr>
            </w:r>
            <w:r>
              <w:rPr>
                <w:noProof/>
              </w:rPr>
              <w:fldChar w:fldCharType="separate"/>
            </w:r>
            <w:r>
              <w:rPr>
                <w:noProof/>
              </w:rPr>
              <w:t>33</w:t>
            </w:r>
            <w:r>
              <w:rPr>
                <w:noProof/>
              </w:rPr>
              <w:fldChar w:fldCharType="end"/>
            </w:r>
          </w:hyperlink>
        </w:p>
        <w:p w14:paraId="6685FB6B" w14:textId="5FD9214E" w:rsidR="00312B08" w:rsidRDefault="00312B08" w:rsidP="00312B08">
          <w:pPr>
            <w:pStyle w:val="TOC3"/>
            <w:tabs>
              <w:tab w:val="right" w:leader="dot" w:pos="9628"/>
            </w:tabs>
            <w:rPr>
              <w:noProof/>
            </w:rPr>
          </w:pPr>
          <w:hyperlink w:anchor="_Toc241516005" w:history="1">
            <w:r w:rsidRPr="00E62B38">
              <w:rPr>
                <w:rStyle w:val="Hyperlink"/>
                <w:b/>
                <w:bCs/>
                <w:noProof/>
              </w:rPr>
              <w:t>۲.۹.۲ تصحیح انجام‌شده</w:t>
            </w:r>
            <w:r>
              <w:rPr>
                <w:noProof/>
              </w:rPr>
              <w:tab/>
            </w:r>
            <w:r>
              <w:rPr>
                <w:noProof/>
              </w:rPr>
              <w:fldChar w:fldCharType="begin"/>
            </w:r>
            <w:r>
              <w:rPr>
                <w:noProof/>
              </w:rPr>
              <w:instrText xml:space="preserve"> PAGEREF _Toc241516005 \h </w:instrText>
            </w:r>
            <w:r>
              <w:rPr>
                <w:noProof/>
              </w:rPr>
            </w:r>
            <w:r>
              <w:rPr>
                <w:noProof/>
              </w:rPr>
              <w:fldChar w:fldCharType="separate"/>
            </w:r>
            <w:r>
              <w:rPr>
                <w:noProof/>
              </w:rPr>
              <w:t>34</w:t>
            </w:r>
            <w:r>
              <w:rPr>
                <w:noProof/>
              </w:rPr>
              <w:fldChar w:fldCharType="end"/>
            </w:r>
          </w:hyperlink>
        </w:p>
        <w:p w14:paraId="3D0B1BFA" w14:textId="45547AE4" w:rsidR="00312B08" w:rsidRDefault="00312B08" w:rsidP="00312B08">
          <w:pPr>
            <w:pStyle w:val="TOC3"/>
            <w:tabs>
              <w:tab w:val="right" w:leader="dot" w:pos="9628"/>
            </w:tabs>
            <w:rPr>
              <w:noProof/>
            </w:rPr>
          </w:pPr>
          <w:hyperlink w:anchor="_Toc241516006" w:history="1">
            <w:r w:rsidRPr="00E62B38">
              <w:rPr>
                <w:rStyle w:val="Hyperlink"/>
                <w:b/>
                <w:bCs/>
                <w:noProof/>
              </w:rPr>
              <w:t>۲.۹.۳ موضوعات باز</w:t>
            </w:r>
            <w:r>
              <w:rPr>
                <w:noProof/>
              </w:rPr>
              <w:tab/>
            </w:r>
            <w:r>
              <w:rPr>
                <w:noProof/>
              </w:rPr>
              <w:fldChar w:fldCharType="begin"/>
            </w:r>
            <w:r>
              <w:rPr>
                <w:noProof/>
              </w:rPr>
              <w:instrText xml:space="preserve"> PAGEREF _Toc241516006 \h </w:instrText>
            </w:r>
            <w:r>
              <w:rPr>
                <w:noProof/>
              </w:rPr>
            </w:r>
            <w:r>
              <w:rPr>
                <w:noProof/>
              </w:rPr>
              <w:fldChar w:fldCharType="separate"/>
            </w:r>
            <w:r>
              <w:rPr>
                <w:noProof/>
              </w:rPr>
              <w:t>34</w:t>
            </w:r>
            <w:r>
              <w:rPr>
                <w:noProof/>
              </w:rPr>
              <w:fldChar w:fldCharType="end"/>
            </w:r>
          </w:hyperlink>
        </w:p>
        <w:p w14:paraId="6E3D1312" w14:textId="488957AE" w:rsidR="00312B08" w:rsidRDefault="00312B08" w:rsidP="00312B08">
          <w:pPr>
            <w:pStyle w:val="TOC1"/>
            <w:tabs>
              <w:tab w:val="right" w:leader="dot" w:pos="9628"/>
            </w:tabs>
            <w:rPr>
              <w:noProof/>
            </w:rPr>
          </w:pPr>
          <w:hyperlink w:anchor="_Toc241516007" w:history="1">
            <w:r w:rsidRPr="00E62B38">
              <w:rPr>
                <w:rStyle w:val="Hyperlink"/>
                <w:b/>
                <w:bCs/>
                <w:noProof/>
              </w:rPr>
              <w:t>فصل ۳ — بازار سپرده</w:t>
            </w:r>
            <w:r>
              <w:rPr>
                <w:noProof/>
              </w:rPr>
              <w:tab/>
            </w:r>
            <w:r>
              <w:rPr>
                <w:noProof/>
              </w:rPr>
              <w:fldChar w:fldCharType="begin"/>
            </w:r>
            <w:r>
              <w:rPr>
                <w:noProof/>
              </w:rPr>
              <w:instrText xml:space="preserve"> PAGEREF _Toc241516007 \h </w:instrText>
            </w:r>
            <w:r>
              <w:rPr>
                <w:noProof/>
              </w:rPr>
            </w:r>
            <w:r>
              <w:rPr>
                <w:noProof/>
              </w:rPr>
              <w:fldChar w:fldCharType="separate"/>
            </w:r>
            <w:r>
              <w:rPr>
                <w:noProof/>
              </w:rPr>
              <w:t>34</w:t>
            </w:r>
            <w:r>
              <w:rPr>
                <w:noProof/>
              </w:rPr>
              <w:fldChar w:fldCharType="end"/>
            </w:r>
          </w:hyperlink>
        </w:p>
        <w:p w14:paraId="38117DCB" w14:textId="048D6893" w:rsidR="00312B08" w:rsidRDefault="00312B08" w:rsidP="00312B08">
          <w:pPr>
            <w:pStyle w:val="TOC2"/>
            <w:tabs>
              <w:tab w:val="right" w:leader="dot" w:pos="9628"/>
            </w:tabs>
            <w:rPr>
              <w:noProof/>
            </w:rPr>
          </w:pPr>
          <w:hyperlink w:anchor="_Toc241516008" w:history="1">
            <w:r w:rsidRPr="00E62B38">
              <w:rPr>
                <w:rStyle w:val="Hyperlink"/>
                <w:b/>
                <w:bCs/>
                <w:noProof/>
              </w:rPr>
              <w:t>۳.۰ هدف، مبنا و قید اصلی فصل</w:t>
            </w:r>
            <w:r>
              <w:rPr>
                <w:noProof/>
              </w:rPr>
              <w:tab/>
            </w:r>
            <w:r>
              <w:rPr>
                <w:noProof/>
              </w:rPr>
              <w:fldChar w:fldCharType="begin"/>
            </w:r>
            <w:r>
              <w:rPr>
                <w:noProof/>
              </w:rPr>
              <w:instrText xml:space="preserve"> PAGEREF _Toc241516008 \h </w:instrText>
            </w:r>
            <w:r>
              <w:rPr>
                <w:noProof/>
              </w:rPr>
            </w:r>
            <w:r>
              <w:rPr>
                <w:noProof/>
              </w:rPr>
              <w:fldChar w:fldCharType="separate"/>
            </w:r>
            <w:r>
              <w:rPr>
                <w:noProof/>
              </w:rPr>
              <w:t>34</w:t>
            </w:r>
            <w:r>
              <w:rPr>
                <w:noProof/>
              </w:rPr>
              <w:fldChar w:fldCharType="end"/>
            </w:r>
          </w:hyperlink>
        </w:p>
        <w:p w14:paraId="1213B016" w14:textId="308CD406" w:rsidR="00312B08" w:rsidRDefault="00312B08" w:rsidP="00312B08">
          <w:pPr>
            <w:pStyle w:val="TOC2"/>
            <w:tabs>
              <w:tab w:val="right" w:leader="dot" w:pos="9628"/>
            </w:tabs>
            <w:rPr>
              <w:noProof/>
            </w:rPr>
          </w:pPr>
          <w:hyperlink w:anchor="_Toc241516009" w:history="1">
            <w:r w:rsidRPr="00E62B38">
              <w:rPr>
                <w:rStyle w:val="Hyperlink"/>
                <w:b/>
                <w:bCs/>
                <w:noProof/>
              </w:rPr>
              <w:t>۳.۱ روند مانده و رشد منابع</w:t>
            </w:r>
            <w:r>
              <w:rPr>
                <w:noProof/>
              </w:rPr>
              <w:tab/>
            </w:r>
            <w:r>
              <w:rPr>
                <w:noProof/>
              </w:rPr>
              <w:fldChar w:fldCharType="begin"/>
            </w:r>
            <w:r>
              <w:rPr>
                <w:noProof/>
              </w:rPr>
              <w:instrText xml:space="preserve"> PAGEREF _Toc241516009 \h </w:instrText>
            </w:r>
            <w:r>
              <w:rPr>
                <w:noProof/>
              </w:rPr>
            </w:r>
            <w:r>
              <w:rPr>
                <w:noProof/>
              </w:rPr>
              <w:fldChar w:fldCharType="separate"/>
            </w:r>
            <w:r>
              <w:rPr>
                <w:noProof/>
              </w:rPr>
              <w:t>34</w:t>
            </w:r>
            <w:r>
              <w:rPr>
                <w:noProof/>
              </w:rPr>
              <w:fldChar w:fldCharType="end"/>
            </w:r>
          </w:hyperlink>
        </w:p>
        <w:p w14:paraId="1856FF95" w14:textId="3810DA20" w:rsidR="00312B08" w:rsidRDefault="00312B08" w:rsidP="00312B08">
          <w:pPr>
            <w:pStyle w:val="TOC3"/>
            <w:tabs>
              <w:tab w:val="right" w:leader="dot" w:pos="9628"/>
            </w:tabs>
            <w:rPr>
              <w:noProof/>
            </w:rPr>
          </w:pPr>
          <w:hyperlink w:anchor="_Toc241516010" w:history="1">
            <w:r w:rsidRPr="00E62B38">
              <w:rPr>
                <w:rStyle w:val="Hyperlink"/>
                <w:b/>
                <w:bCs/>
                <w:noProof/>
              </w:rPr>
              <w:t>۳.۱.۱ تصویر کلان</w:t>
            </w:r>
            <w:r>
              <w:rPr>
                <w:noProof/>
              </w:rPr>
              <w:tab/>
            </w:r>
            <w:r>
              <w:rPr>
                <w:noProof/>
              </w:rPr>
              <w:fldChar w:fldCharType="begin"/>
            </w:r>
            <w:r>
              <w:rPr>
                <w:noProof/>
              </w:rPr>
              <w:instrText xml:space="preserve"> PAGEREF _Toc241516010 \h </w:instrText>
            </w:r>
            <w:r>
              <w:rPr>
                <w:noProof/>
              </w:rPr>
            </w:r>
            <w:r>
              <w:rPr>
                <w:noProof/>
              </w:rPr>
              <w:fldChar w:fldCharType="separate"/>
            </w:r>
            <w:r>
              <w:rPr>
                <w:noProof/>
              </w:rPr>
              <w:t>34</w:t>
            </w:r>
            <w:r>
              <w:rPr>
                <w:noProof/>
              </w:rPr>
              <w:fldChar w:fldCharType="end"/>
            </w:r>
          </w:hyperlink>
        </w:p>
        <w:p w14:paraId="5C97A476" w14:textId="2986752C" w:rsidR="00312B08" w:rsidRDefault="00312B08" w:rsidP="00312B08">
          <w:pPr>
            <w:pStyle w:val="TOC3"/>
            <w:tabs>
              <w:tab w:val="right" w:leader="dot" w:pos="9628"/>
            </w:tabs>
            <w:rPr>
              <w:noProof/>
            </w:rPr>
          </w:pPr>
          <w:hyperlink w:anchor="_Toc241516011" w:history="1">
            <w:r w:rsidRPr="00E62B38">
              <w:rPr>
                <w:rStyle w:val="Hyperlink"/>
                <w:b/>
                <w:bCs/>
                <w:noProof/>
              </w:rPr>
              <w:t>۳.۱.۲ رشد سالانه</w:t>
            </w:r>
            <w:r>
              <w:rPr>
                <w:noProof/>
              </w:rPr>
              <w:tab/>
            </w:r>
            <w:r>
              <w:rPr>
                <w:noProof/>
              </w:rPr>
              <w:fldChar w:fldCharType="begin"/>
            </w:r>
            <w:r>
              <w:rPr>
                <w:noProof/>
              </w:rPr>
              <w:instrText xml:space="preserve"> PAGEREF _Toc241516011 \h </w:instrText>
            </w:r>
            <w:r>
              <w:rPr>
                <w:noProof/>
              </w:rPr>
            </w:r>
            <w:r>
              <w:rPr>
                <w:noProof/>
              </w:rPr>
              <w:fldChar w:fldCharType="separate"/>
            </w:r>
            <w:r>
              <w:rPr>
                <w:noProof/>
              </w:rPr>
              <w:t>35</w:t>
            </w:r>
            <w:r>
              <w:rPr>
                <w:noProof/>
              </w:rPr>
              <w:fldChar w:fldCharType="end"/>
            </w:r>
          </w:hyperlink>
        </w:p>
        <w:p w14:paraId="408D1896" w14:textId="7DEF9A94" w:rsidR="00312B08" w:rsidRDefault="00312B08" w:rsidP="00312B08">
          <w:pPr>
            <w:pStyle w:val="TOC3"/>
            <w:tabs>
              <w:tab w:val="right" w:leader="dot" w:pos="9628"/>
            </w:tabs>
            <w:rPr>
              <w:noProof/>
            </w:rPr>
          </w:pPr>
          <w:hyperlink w:anchor="_Toc241516012" w:history="1">
            <w:r w:rsidRPr="00E62B38">
              <w:rPr>
                <w:rStyle w:val="Hyperlink"/>
                <w:b/>
                <w:bCs/>
                <w:noProof/>
              </w:rPr>
              <w:t>۳.۱.۳ تحلیل: سه قید ضروری در تفسیر این رشد</w:t>
            </w:r>
            <w:r>
              <w:rPr>
                <w:noProof/>
              </w:rPr>
              <w:tab/>
            </w:r>
            <w:r>
              <w:rPr>
                <w:noProof/>
              </w:rPr>
              <w:fldChar w:fldCharType="begin"/>
            </w:r>
            <w:r>
              <w:rPr>
                <w:noProof/>
              </w:rPr>
              <w:instrText xml:space="preserve"> PAGEREF _Toc241516012 \h </w:instrText>
            </w:r>
            <w:r>
              <w:rPr>
                <w:noProof/>
              </w:rPr>
            </w:r>
            <w:r>
              <w:rPr>
                <w:noProof/>
              </w:rPr>
              <w:fldChar w:fldCharType="separate"/>
            </w:r>
            <w:r>
              <w:rPr>
                <w:noProof/>
              </w:rPr>
              <w:t>36</w:t>
            </w:r>
            <w:r>
              <w:rPr>
                <w:noProof/>
              </w:rPr>
              <w:fldChar w:fldCharType="end"/>
            </w:r>
          </w:hyperlink>
        </w:p>
        <w:p w14:paraId="7FF50489" w14:textId="5CA43164" w:rsidR="00312B08" w:rsidRDefault="00312B08" w:rsidP="00312B08">
          <w:pPr>
            <w:pStyle w:val="TOC2"/>
            <w:tabs>
              <w:tab w:val="right" w:leader="dot" w:pos="9628"/>
            </w:tabs>
            <w:rPr>
              <w:noProof/>
            </w:rPr>
          </w:pPr>
          <w:hyperlink w:anchor="_Toc241516013" w:history="1">
            <w:r w:rsidRPr="00E62B38">
              <w:rPr>
                <w:rStyle w:val="Hyperlink"/>
                <w:b/>
                <w:bCs/>
                <w:noProof/>
              </w:rPr>
              <w:t>۳.۲ ترکیب پرتفوی سپرده</w:t>
            </w:r>
            <w:r>
              <w:rPr>
                <w:noProof/>
              </w:rPr>
              <w:tab/>
            </w:r>
            <w:r>
              <w:rPr>
                <w:noProof/>
              </w:rPr>
              <w:fldChar w:fldCharType="begin"/>
            </w:r>
            <w:r>
              <w:rPr>
                <w:noProof/>
              </w:rPr>
              <w:instrText xml:space="preserve"> PAGEREF _Toc241516013 \h </w:instrText>
            </w:r>
            <w:r>
              <w:rPr>
                <w:noProof/>
              </w:rPr>
            </w:r>
            <w:r>
              <w:rPr>
                <w:noProof/>
              </w:rPr>
              <w:fldChar w:fldCharType="separate"/>
            </w:r>
            <w:r>
              <w:rPr>
                <w:noProof/>
              </w:rPr>
              <w:t>36</w:t>
            </w:r>
            <w:r>
              <w:rPr>
                <w:noProof/>
              </w:rPr>
              <w:fldChar w:fldCharType="end"/>
            </w:r>
          </w:hyperlink>
        </w:p>
        <w:p w14:paraId="75BBF7FF" w14:textId="1A0B7A4C" w:rsidR="00312B08" w:rsidRDefault="00312B08" w:rsidP="00312B08">
          <w:pPr>
            <w:pStyle w:val="TOC3"/>
            <w:tabs>
              <w:tab w:val="right" w:leader="dot" w:pos="9628"/>
            </w:tabs>
            <w:rPr>
              <w:noProof/>
            </w:rPr>
          </w:pPr>
          <w:hyperlink w:anchor="_Toc241516014" w:history="1">
            <w:r w:rsidRPr="00E62B38">
              <w:rPr>
                <w:rStyle w:val="Hyperlink"/>
                <w:b/>
                <w:bCs/>
                <w:noProof/>
              </w:rPr>
              <w:t>۳.۲.۱ توزیع محصولی</w:t>
            </w:r>
            <w:r>
              <w:rPr>
                <w:noProof/>
              </w:rPr>
              <w:tab/>
            </w:r>
            <w:r>
              <w:rPr>
                <w:noProof/>
              </w:rPr>
              <w:fldChar w:fldCharType="begin"/>
            </w:r>
            <w:r>
              <w:rPr>
                <w:noProof/>
              </w:rPr>
              <w:instrText xml:space="preserve"> PAGEREF _Toc241516014 \h </w:instrText>
            </w:r>
            <w:r>
              <w:rPr>
                <w:noProof/>
              </w:rPr>
            </w:r>
            <w:r>
              <w:rPr>
                <w:noProof/>
              </w:rPr>
              <w:fldChar w:fldCharType="separate"/>
            </w:r>
            <w:r>
              <w:rPr>
                <w:noProof/>
              </w:rPr>
              <w:t>36</w:t>
            </w:r>
            <w:r>
              <w:rPr>
                <w:noProof/>
              </w:rPr>
              <w:fldChar w:fldCharType="end"/>
            </w:r>
          </w:hyperlink>
        </w:p>
        <w:p w14:paraId="4725F822" w14:textId="783E0370" w:rsidR="00312B08" w:rsidRDefault="00312B08" w:rsidP="00312B08">
          <w:pPr>
            <w:pStyle w:val="TOC3"/>
            <w:tabs>
              <w:tab w:val="right" w:leader="dot" w:pos="9628"/>
            </w:tabs>
            <w:rPr>
              <w:noProof/>
            </w:rPr>
          </w:pPr>
          <w:hyperlink w:anchor="_Toc241516015" w:history="1">
            <w:r w:rsidRPr="00E62B38">
              <w:rPr>
                <w:rStyle w:val="Hyperlink"/>
                <w:b/>
                <w:bCs/>
                <w:noProof/>
              </w:rPr>
              <w:t>۳.۲.۲ سطل «نامشخص»</w:t>
            </w:r>
            <w:r>
              <w:rPr>
                <w:noProof/>
              </w:rPr>
              <w:tab/>
            </w:r>
            <w:r>
              <w:rPr>
                <w:noProof/>
              </w:rPr>
              <w:fldChar w:fldCharType="begin"/>
            </w:r>
            <w:r>
              <w:rPr>
                <w:noProof/>
              </w:rPr>
              <w:instrText xml:space="preserve"> PAGEREF _Toc241516015 \h </w:instrText>
            </w:r>
            <w:r>
              <w:rPr>
                <w:noProof/>
              </w:rPr>
            </w:r>
            <w:r>
              <w:rPr>
                <w:noProof/>
              </w:rPr>
              <w:fldChar w:fldCharType="separate"/>
            </w:r>
            <w:r>
              <w:rPr>
                <w:noProof/>
              </w:rPr>
              <w:t>37</w:t>
            </w:r>
            <w:r>
              <w:rPr>
                <w:noProof/>
              </w:rPr>
              <w:fldChar w:fldCharType="end"/>
            </w:r>
          </w:hyperlink>
        </w:p>
        <w:p w14:paraId="16AD0BFE" w14:textId="4C7B97E3" w:rsidR="00312B08" w:rsidRDefault="00312B08" w:rsidP="00312B08">
          <w:pPr>
            <w:pStyle w:val="TOC3"/>
            <w:tabs>
              <w:tab w:val="right" w:leader="dot" w:pos="9628"/>
            </w:tabs>
            <w:rPr>
              <w:noProof/>
            </w:rPr>
          </w:pPr>
          <w:hyperlink w:anchor="_Toc241516016" w:history="1">
            <w:r w:rsidRPr="00E62B38">
              <w:rPr>
                <w:rStyle w:val="Hyperlink"/>
                <w:b/>
                <w:bCs/>
                <w:noProof/>
              </w:rPr>
              <w:t>۳.۲.۳ ساختار هزینه‌ای منابع (آمار رسمی بانک)</w:t>
            </w:r>
            <w:r>
              <w:rPr>
                <w:noProof/>
              </w:rPr>
              <w:tab/>
            </w:r>
            <w:r>
              <w:rPr>
                <w:noProof/>
              </w:rPr>
              <w:fldChar w:fldCharType="begin"/>
            </w:r>
            <w:r>
              <w:rPr>
                <w:noProof/>
              </w:rPr>
              <w:instrText xml:space="preserve"> PAGEREF _Toc241516016 \h </w:instrText>
            </w:r>
            <w:r>
              <w:rPr>
                <w:noProof/>
              </w:rPr>
            </w:r>
            <w:r>
              <w:rPr>
                <w:noProof/>
              </w:rPr>
              <w:fldChar w:fldCharType="separate"/>
            </w:r>
            <w:r>
              <w:rPr>
                <w:noProof/>
              </w:rPr>
              <w:t>38</w:t>
            </w:r>
            <w:r>
              <w:rPr>
                <w:noProof/>
              </w:rPr>
              <w:fldChar w:fldCharType="end"/>
            </w:r>
          </w:hyperlink>
        </w:p>
        <w:p w14:paraId="07B1C85F" w14:textId="66B41EB1" w:rsidR="00312B08" w:rsidRDefault="00312B08" w:rsidP="00312B08">
          <w:pPr>
            <w:pStyle w:val="TOC3"/>
            <w:tabs>
              <w:tab w:val="right" w:leader="dot" w:pos="9628"/>
            </w:tabs>
            <w:rPr>
              <w:noProof/>
            </w:rPr>
          </w:pPr>
          <w:hyperlink w:anchor="_Toc241516017" w:history="1">
            <w:r w:rsidRPr="00E62B38">
              <w:rPr>
                <w:rStyle w:val="Hyperlink"/>
                <w:b/>
                <w:bCs/>
                <w:noProof/>
              </w:rPr>
              <w:t>۳.۲.۴ تمرکز در سپرده‌ی بلندمدت</w:t>
            </w:r>
            <w:r>
              <w:rPr>
                <w:noProof/>
              </w:rPr>
              <w:tab/>
            </w:r>
            <w:r>
              <w:rPr>
                <w:noProof/>
              </w:rPr>
              <w:fldChar w:fldCharType="begin"/>
            </w:r>
            <w:r>
              <w:rPr>
                <w:noProof/>
              </w:rPr>
              <w:instrText xml:space="preserve"> PAGEREF _Toc241516017 \h </w:instrText>
            </w:r>
            <w:r>
              <w:rPr>
                <w:noProof/>
              </w:rPr>
            </w:r>
            <w:r>
              <w:rPr>
                <w:noProof/>
              </w:rPr>
              <w:fldChar w:fldCharType="separate"/>
            </w:r>
            <w:r>
              <w:rPr>
                <w:noProof/>
              </w:rPr>
              <w:t>38</w:t>
            </w:r>
            <w:r>
              <w:rPr>
                <w:noProof/>
              </w:rPr>
              <w:fldChar w:fldCharType="end"/>
            </w:r>
          </w:hyperlink>
        </w:p>
        <w:p w14:paraId="4A60A7B9" w14:textId="54C0B03E" w:rsidR="00312B08" w:rsidRDefault="00312B08" w:rsidP="00312B08">
          <w:pPr>
            <w:pStyle w:val="TOC3"/>
            <w:tabs>
              <w:tab w:val="right" w:leader="dot" w:pos="9628"/>
            </w:tabs>
            <w:rPr>
              <w:noProof/>
            </w:rPr>
          </w:pPr>
          <w:hyperlink w:anchor="_Toc241516018" w:history="1">
            <w:r w:rsidRPr="00E62B38">
              <w:rPr>
                <w:rStyle w:val="Hyperlink"/>
                <w:b/>
                <w:bCs/>
                <w:noProof/>
              </w:rPr>
              <w:t>۳.۲.۵ نرخ سود مؤثر به تفکیک نوع</w:t>
            </w:r>
            <w:r>
              <w:rPr>
                <w:noProof/>
              </w:rPr>
              <w:tab/>
            </w:r>
            <w:r>
              <w:rPr>
                <w:noProof/>
              </w:rPr>
              <w:fldChar w:fldCharType="begin"/>
            </w:r>
            <w:r>
              <w:rPr>
                <w:noProof/>
              </w:rPr>
              <w:instrText xml:space="preserve"> PAGEREF _Toc241516018 \h </w:instrText>
            </w:r>
            <w:r>
              <w:rPr>
                <w:noProof/>
              </w:rPr>
            </w:r>
            <w:r>
              <w:rPr>
                <w:noProof/>
              </w:rPr>
              <w:fldChar w:fldCharType="separate"/>
            </w:r>
            <w:r>
              <w:rPr>
                <w:noProof/>
              </w:rPr>
              <w:t>38</w:t>
            </w:r>
            <w:r>
              <w:rPr>
                <w:noProof/>
              </w:rPr>
              <w:fldChar w:fldCharType="end"/>
            </w:r>
          </w:hyperlink>
        </w:p>
        <w:p w14:paraId="790F3B6C" w14:textId="5ADFECA0" w:rsidR="00312B08" w:rsidRDefault="00312B08" w:rsidP="00312B08">
          <w:pPr>
            <w:pStyle w:val="TOC2"/>
            <w:tabs>
              <w:tab w:val="right" w:leader="dot" w:pos="9628"/>
            </w:tabs>
            <w:rPr>
              <w:noProof/>
            </w:rPr>
          </w:pPr>
          <w:hyperlink w:anchor="_Toc241516019" w:history="1">
            <w:r w:rsidRPr="00E62B38">
              <w:rPr>
                <w:rStyle w:val="Hyperlink"/>
                <w:b/>
                <w:bCs/>
                <w:noProof/>
              </w:rPr>
              <w:t>۳.۳ پلکان مانده و ساختار بازار</w:t>
            </w:r>
            <w:r>
              <w:rPr>
                <w:noProof/>
              </w:rPr>
              <w:tab/>
            </w:r>
            <w:r>
              <w:rPr>
                <w:noProof/>
              </w:rPr>
              <w:fldChar w:fldCharType="begin"/>
            </w:r>
            <w:r>
              <w:rPr>
                <w:noProof/>
              </w:rPr>
              <w:instrText xml:space="preserve"> PAGEREF _Toc241516019 \h </w:instrText>
            </w:r>
            <w:r>
              <w:rPr>
                <w:noProof/>
              </w:rPr>
            </w:r>
            <w:r>
              <w:rPr>
                <w:noProof/>
              </w:rPr>
              <w:fldChar w:fldCharType="separate"/>
            </w:r>
            <w:r>
              <w:rPr>
                <w:noProof/>
              </w:rPr>
              <w:t>39</w:t>
            </w:r>
            <w:r>
              <w:rPr>
                <w:noProof/>
              </w:rPr>
              <w:fldChar w:fldCharType="end"/>
            </w:r>
          </w:hyperlink>
        </w:p>
        <w:p w14:paraId="5867888E" w14:textId="300D3017" w:rsidR="00312B08" w:rsidRDefault="00312B08" w:rsidP="00312B08">
          <w:pPr>
            <w:pStyle w:val="TOC3"/>
            <w:tabs>
              <w:tab w:val="right" w:leader="dot" w:pos="9628"/>
            </w:tabs>
            <w:rPr>
              <w:noProof/>
            </w:rPr>
          </w:pPr>
          <w:hyperlink w:anchor="_Toc241516020" w:history="1">
            <w:r w:rsidRPr="00E62B38">
              <w:rPr>
                <w:rStyle w:val="Hyperlink"/>
                <w:b/>
                <w:bCs/>
                <w:noProof/>
              </w:rPr>
              <w:t>۳.۳.۱ توزیع مشتریان بر حسب اندازه‌ی مانده</w:t>
            </w:r>
            <w:r>
              <w:rPr>
                <w:noProof/>
              </w:rPr>
              <w:tab/>
            </w:r>
            <w:r>
              <w:rPr>
                <w:noProof/>
              </w:rPr>
              <w:fldChar w:fldCharType="begin"/>
            </w:r>
            <w:r>
              <w:rPr>
                <w:noProof/>
              </w:rPr>
              <w:instrText xml:space="preserve"> PAGEREF _Toc241516020 \h </w:instrText>
            </w:r>
            <w:r>
              <w:rPr>
                <w:noProof/>
              </w:rPr>
            </w:r>
            <w:r>
              <w:rPr>
                <w:noProof/>
              </w:rPr>
              <w:fldChar w:fldCharType="separate"/>
            </w:r>
            <w:r>
              <w:rPr>
                <w:noProof/>
              </w:rPr>
              <w:t>39</w:t>
            </w:r>
            <w:r>
              <w:rPr>
                <w:noProof/>
              </w:rPr>
              <w:fldChar w:fldCharType="end"/>
            </w:r>
          </w:hyperlink>
        </w:p>
        <w:p w14:paraId="16EEA633" w14:textId="20E1E98C" w:rsidR="00312B08" w:rsidRDefault="00312B08" w:rsidP="00312B08">
          <w:pPr>
            <w:pStyle w:val="TOC3"/>
            <w:tabs>
              <w:tab w:val="right" w:leader="dot" w:pos="9628"/>
            </w:tabs>
            <w:rPr>
              <w:noProof/>
            </w:rPr>
          </w:pPr>
          <w:hyperlink w:anchor="_Toc241516021" w:history="1">
            <w:r w:rsidRPr="00E62B38">
              <w:rPr>
                <w:rStyle w:val="Hyperlink"/>
                <w:b/>
                <w:bCs/>
                <w:noProof/>
              </w:rPr>
              <w:t>۳.۳.۲ تحلیل: عدم تقارن ساختاری و پیامد آن برای بازار هدف</w:t>
            </w:r>
            <w:r>
              <w:rPr>
                <w:noProof/>
              </w:rPr>
              <w:tab/>
            </w:r>
            <w:r>
              <w:rPr>
                <w:noProof/>
              </w:rPr>
              <w:fldChar w:fldCharType="begin"/>
            </w:r>
            <w:r>
              <w:rPr>
                <w:noProof/>
              </w:rPr>
              <w:instrText xml:space="preserve"> PAGEREF _Toc241516021 \h </w:instrText>
            </w:r>
            <w:r>
              <w:rPr>
                <w:noProof/>
              </w:rPr>
            </w:r>
            <w:r>
              <w:rPr>
                <w:noProof/>
              </w:rPr>
              <w:fldChar w:fldCharType="separate"/>
            </w:r>
            <w:r>
              <w:rPr>
                <w:noProof/>
              </w:rPr>
              <w:t>40</w:t>
            </w:r>
            <w:r>
              <w:rPr>
                <w:noProof/>
              </w:rPr>
              <w:fldChar w:fldCharType="end"/>
            </w:r>
          </w:hyperlink>
        </w:p>
        <w:p w14:paraId="5C6ABA9B" w14:textId="69B6C315" w:rsidR="00312B08" w:rsidRDefault="00312B08" w:rsidP="00312B08">
          <w:pPr>
            <w:pStyle w:val="TOC2"/>
            <w:tabs>
              <w:tab w:val="right" w:leader="dot" w:pos="9628"/>
            </w:tabs>
            <w:rPr>
              <w:noProof/>
            </w:rPr>
          </w:pPr>
          <w:hyperlink w:anchor="_Toc241516022" w:history="1">
            <w:r w:rsidRPr="00E62B38">
              <w:rPr>
                <w:rStyle w:val="Hyperlink"/>
                <w:b/>
                <w:bCs/>
                <w:noProof/>
              </w:rPr>
              <w:t>۳.۴ تمرکز منابع</w:t>
            </w:r>
            <w:r>
              <w:rPr>
                <w:noProof/>
              </w:rPr>
              <w:tab/>
            </w:r>
            <w:r>
              <w:rPr>
                <w:noProof/>
              </w:rPr>
              <w:fldChar w:fldCharType="begin"/>
            </w:r>
            <w:r>
              <w:rPr>
                <w:noProof/>
              </w:rPr>
              <w:instrText xml:space="preserve"> PAGEREF _Toc241516022 \h </w:instrText>
            </w:r>
            <w:r>
              <w:rPr>
                <w:noProof/>
              </w:rPr>
            </w:r>
            <w:r>
              <w:rPr>
                <w:noProof/>
              </w:rPr>
              <w:fldChar w:fldCharType="separate"/>
            </w:r>
            <w:r>
              <w:rPr>
                <w:noProof/>
              </w:rPr>
              <w:t>40</w:t>
            </w:r>
            <w:r>
              <w:rPr>
                <w:noProof/>
              </w:rPr>
              <w:fldChar w:fldCharType="end"/>
            </w:r>
          </w:hyperlink>
        </w:p>
        <w:p w14:paraId="0585C279" w14:textId="3D553336" w:rsidR="00312B08" w:rsidRDefault="00312B08" w:rsidP="00312B08">
          <w:pPr>
            <w:pStyle w:val="TOC3"/>
            <w:tabs>
              <w:tab w:val="right" w:leader="dot" w:pos="9628"/>
            </w:tabs>
            <w:rPr>
              <w:noProof/>
            </w:rPr>
          </w:pPr>
          <w:hyperlink w:anchor="_Toc241516023" w:history="1">
            <w:r w:rsidRPr="00E62B38">
              <w:rPr>
                <w:rStyle w:val="Hyperlink"/>
                <w:b/>
                <w:bCs/>
                <w:noProof/>
              </w:rPr>
              <w:t>۳.۴.۱ ساختار تمرکز در دو حوزه</w:t>
            </w:r>
            <w:r>
              <w:rPr>
                <w:noProof/>
              </w:rPr>
              <w:tab/>
            </w:r>
            <w:r>
              <w:rPr>
                <w:noProof/>
              </w:rPr>
              <w:fldChar w:fldCharType="begin"/>
            </w:r>
            <w:r>
              <w:rPr>
                <w:noProof/>
              </w:rPr>
              <w:instrText xml:space="preserve"> PAGEREF _Toc241516023 \h </w:instrText>
            </w:r>
            <w:r>
              <w:rPr>
                <w:noProof/>
              </w:rPr>
            </w:r>
            <w:r>
              <w:rPr>
                <w:noProof/>
              </w:rPr>
              <w:fldChar w:fldCharType="separate"/>
            </w:r>
            <w:r>
              <w:rPr>
                <w:noProof/>
              </w:rPr>
              <w:t>40</w:t>
            </w:r>
            <w:r>
              <w:rPr>
                <w:noProof/>
              </w:rPr>
              <w:fldChar w:fldCharType="end"/>
            </w:r>
          </w:hyperlink>
        </w:p>
        <w:p w14:paraId="77826097" w14:textId="291771A9" w:rsidR="00312B08" w:rsidRDefault="00312B08" w:rsidP="00312B08">
          <w:pPr>
            <w:pStyle w:val="TOC3"/>
            <w:tabs>
              <w:tab w:val="right" w:leader="dot" w:pos="9628"/>
            </w:tabs>
            <w:rPr>
              <w:noProof/>
            </w:rPr>
          </w:pPr>
          <w:hyperlink w:anchor="_Toc241516024" w:history="1">
            <w:r w:rsidRPr="00E62B38">
              <w:rPr>
                <w:rStyle w:val="Hyperlink"/>
                <w:b/>
                <w:bCs/>
                <w:noProof/>
              </w:rPr>
              <w:t>۳.۴.۲ تحلیل</w:t>
            </w:r>
            <w:r>
              <w:rPr>
                <w:noProof/>
              </w:rPr>
              <w:tab/>
            </w:r>
            <w:r>
              <w:rPr>
                <w:noProof/>
              </w:rPr>
              <w:fldChar w:fldCharType="begin"/>
            </w:r>
            <w:r>
              <w:rPr>
                <w:noProof/>
              </w:rPr>
              <w:instrText xml:space="preserve"> PAGEREF _Toc241516024 \h </w:instrText>
            </w:r>
            <w:r>
              <w:rPr>
                <w:noProof/>
              </w:rPr>
            </w:r>
            <w:r>
              <w:rPr>
                <w:noProof/>
              </w:rPr>
              <w:fldChar w:fldCharType="separate"/>
            </w:r>
            <w:r>
              <w:rPr>
                <w:noProof/>
              </w:rPr>
              <w:t>41</w:t>
            </w:r>
            <w:r>
              <w:rPr>
                <w:noProof/>
              </w:rPr>
              <w:fldChar w:fldCharType="end"/>
            </w:r>
          </w:hyperlink>
        </w:p>
        <w:p w14:paraId="5FC06961" w14:textId="00ED3EB3" w:rsidR="00312B08" w:rsidRDefault="00312B08" w:rsidP="00312B08">
          <w:pPr>
            <w:pStyle w:val="TOC2"/>
            <w:tabs>
              <w:tab w:val="right" w:leader="dot" w:pos="9628"/>
            </w:tabs>
            <w:rPr>
              <w:noProof/>
            </w:rPr>
          </w:pPr>
          <w:hyperlink w:anchor="_Toc241516025" w:history="1">
            <w:r w:rsidRPr="00E62B38">
              <w:rPr>
                <w:rStyle w:val="Hyperlink"/>
                <w:b/>
                <w:bCs/>
                <w:noProof/>
              </w:rPr>
              <w:t>۳.۵ پایداری منابع</w:t>
            </w:r>
            <w:r>
              <w:rPr>
                <w:noProof/>
              </w:rPr>
              <w:tab/>
            </w:r>
            <w:r>
              <w:rPr>
                <w:noProof/>
              </w:rPr>
              <w:fldChar w:fldCharType="begin"/>
            </w:r>
            <w:r>
              <w:rPr>
                <w:noProof/>
              </w:rPr>
              <w:instrText xml:space="preserve"> PAGEREF _Toc241516025 \h </w:instrText>
            </w:r>
            <w:r>
              <w:rPr>
                <w:noProof/>
              </w:rPr>
            </w:r>
            <w:r>
              <w:rPr>
                <w:noProof/>
              </w:rPr>
              <w:fldChar w:fldCharType="separate"/>
            </w:r>
            <w:r>
              <w:rPr>
                <w:noProof/>
              </w:rPr>
              <w:t>42</w:t>
            </w:r>
            <w:r>
              <w:rPr>
                <w:noProof/>
              </w:rPr>
              <w:fldChar w:fldCharType="end"/>
            </w:r>
          </w:hyperlink>
        </w:p>
        <w:p w14:paraId="7397970F" w14:textId="7AF270F2" w:rsidR="00312B08" w:rsidRDefault="00312B08" w:rsidP="00312B08">
          <w:pPr>
            <w:pStyle w:val="TOC3"/>
            <w:tabs>
              <w:tab w:val="right" w:leader="dot" w:pos="9628"/>
            </w:tabs>
            <w:rPr>
              <w:noProof/>
            </w:rPr>
          </w:pPr>
          <w:hyperlink w:anchor="_Toc241516026" w:history="1">
            <w:r w:rsidRPr="00E62B38">
              <w:rPr>
                <w:rStyle w:val="Hyperlink"/>
                <w:b/>
                <w:bCs/>
                <w:noProof/>
              </w:rPr>
              <w:t>۳.۵.۱ روش و نتایج</w:t>
            </w:r>
            <w:r>
              <w:rPr>
                <w:noProof/>
              </w:rPr>
              <w:tab/>
            </w:r>
            <w:r>
              <w:rPr>
                <w:noProof/>
              </w:rPr>
              <w:fldChar w:fldCharType="begin"/>
            </w:r>
            <w:r>
              <w:rPr>
                <w:noProof/>
              </w:rPr>
              <w:instrText xml:space="preserve"> PAGEREF _Toc241516026 \h </w:instrText>
            </w:r>
            <w:r>
              <w:rPr>
                <w:noProof/>
              </w:rPr>
            </w:r>
            <w:r>
              <w:rPr>
                <w:noProof/>
              </w:rPr>
              <w:fldChar w:fldCharType="separate"/>
            </w:r>
            <w:r>
              <w:rPr>
                <w:noProof/>
              </w:rPr>
              <w:t>42</w:t>
            </w:r>
            <w:r>
              <w:rPr>
                <w:noProof/>
              </w:rPr>
              <w:fldChar w:fldCharType="end"/>
            </w:r>
          </w:hyperlink>
        </w:p>
        <w:p w14:paraId="198B1F13" w14:textId="5F4019F5" w:rsidR="00312B08" w:rsidRDefault="00312B08" w:rsidP="00312B08">
          <w:pPr>
            <w:pStyle w:val="TOC3"/>
            <w:tabs>
              <w:tab w:val="right" w:leader="dot" w:pos="9628"/>
            </w:tabs>
            <w:rPr>
              <w:noProof/>
            </w:rPr>
          </w:pPr>
          <w:hyperlink w:anchor="_Toc241516027" w:history="1">
            <w:r w:rsidRPr="00E62B38">
              <w:rPr>
                <w:rStyle w:val="Hyperlink"/>
                <w:b/>
                <w:bCs/>
                <w:noProof/>
              </w:rPr>
              <w:t>۳.۵.۲ آرتیفکتی که بررسی و رد شد</w:t>
            </w:r>
            <w:r>
              <w:rPr>
                <w:noProof/>
              </w:rPr>
              <w:tab/>
            </w:r>
            <w:r>
              <w:rPr>
                <w:noProof/>
              </w:rPr>
              <w:fldChar w:fldCharType="begin"/>
            </w:r>
            <w:r>
              <w:rPr>
                <w:noProof/>
              </w:rPr>
              <w:instrText xml:space="preserve"> PAGEREF _Toc241516027 \h </w:instrText>
            </w:r>
            <w:r>
              <w:rPr>
                <w:noProof/>
              </w:rPr>
            </w:r>
            <w:r>
              <w:rPr>
                <w:noProof/>
              </w:rPr>
              <w:fldChar w:fldCharType="separate"/>
            </w:r>
            <w:r>
              <w:rPr>
                <w:noProof/>
              </w:rPr>
              <w:t>43</w:t>
            </w:r>
            <w:r>
              <w:rPr>
                <w:noProof/>
              </w:rPr>
              <w:fldChar w:fldCharType="end"/>
            </w:r>
          </w:hyperlink>
        </w:p>
        <w:p w14:paraId="0933E2DD" w14:textId="19F285AB" w:rsidR="00312B08" w:rsidRDefault="00312B08" w:rsidP="00312B08">
          <w:pPr>
            <w:pStyle w:val="TOC3"/>
            <w:tabs>
              <w:tab w:val="right" w:leader="dot" w:pos="9628"/>
            </w:tabs>
            <w:rPr>
              <w:noProof/>
            </w:rPr>
          </w:pPr>
          <w:hyperlink w:anchor="_Toc241516028" w:history="1">
            <w:r w:rsidRPr="00E62B38">
              <w:rPr>
                <w:rStyle w:val="Hyperlink"/>
                <w:b/>
                <w:bCs/>
                <w:noProof/>
              </w:rPr>
              <w:t>۳.۵.۳ ایراد روش‌شناختی شناسایی‌شده</w:t>
            </w:r>
            <w:r>
              <w:rPr>
                <w:noProof/>
              </w:rPr>
              <w:tab/>
            </w:r>
            <w:r>
              <w:rPr>
                <w:noProof/>
              </w:rPr>
              <w:fldChar w:fldCharType="begin"/>
            </w:r>
            <w:r>
              <w:rPr>
                <w:noProof/>
              </w:rPr>
              <w:instrText xml:space="preserve"> PAGEREF _Toc241516028 \h </w:instrText>
            </w:r>
            <w:r>
              <w:rPr>
                <w:noProof/>
              </w:rPr>
            </w:r>
            <w:r>
              <w:rPr>
                <w:noProof/>
              </w:rPr>
              <w:fldChar w:fldCharType="separate"/>
            </w:r>
            <w:r>
              <w:rPr>
                <w:noProof/>
              </w:rPr>
              <w:t>43</w:t>
            </w:r>
            <w:r>
              <w:rPr>
                <w:noProof/>
              </w:rPr>
              <w:fldChar w:fldCharType="end"/>
            </w:r>
          </w:hyperlink>
        </w:p>
        <w:p w14:paraId="2692EC4A" w14:textId="534A41B9" w:rsidR="00312B08" w:rsidRDefault="00312B08" w:rsidP="00312B08">
          <w:pPr>
            <w:pStyle w:val="TOC3"/>
            <w:tabs>
              <w:tab w:val="right" w:leader="dot" w:pos="9628"/>
            </w:tabs>
            <w:rPr>
              <w:noProof/>
            </w:rPr>
          </w:pPr>
          <w:hyperlink w:anchor="_Toc241516029" w:history="1">
            <w:r w:rsidRPr="00E62B38">
              <w:rPr>
                <w:rStyle w:val="Hyperlink"/>
                <w:b/>
                <w:bCs/>
                <w:noProof/>
              </w:rPr>
              <w:t>۳.۵.۴ اندازه‌گیری شدت انحراف</w:t>
            </w:r>
            <w:r>
              <w:rPr>
                <w:noProof/>
              </w:rPr>
              <w:tab/>
            </w:r>
            <w:r>
              <w:rPr>
                <w:noProof/>
              </w:rPr>
              <w:fldChar w:fldCharType="begin"/>
            </w:r>
            <w:r>
              <w:rPr>
                <w:noProof/>
              </w:rPr>
              <w:instrText xml:space="preserve"> PAGEREF _Toc241516029 \h </w:instrText>
            </w:r>
            <w:r>
              <w:rPr>
                <w:noProof/>
              </w:rPr>
            </w:r>
            <w:r>
              <w:rPr>
                <w:noProof/>
              </w:rPr>
              <w:fldChar w:fldCharType="separate"/>
            </w:r>
            <w:r>
              <w:rPr>
                <w:noProof/>
              </w:rPr>
              <w:t>43</w:t>
            </w:r>
            <w:r>
              <w:rPr>
                <w:noProof/>
              </w:rPr>
              <w:fldChar w:fldCharType="end"/>
            </w:r>
          </w:hyperlink>
        </w:p>
        <w:p w14:paraId="6D7F889B" w14:textId="3404F840" w:rsidR="00312B08" w:rsidRDefault="00312B08" w:rsidP="00312B08">
          <w:pPr>
            <w:pStyle w:val="TOC3"/>
            <w:tabs>
              <w:tab w:val="right" w:leader="dot" w:pos="9628"/>
            </w:tabs>
            <w:rPr>
              <w:noProof/>
            </w:rPr>
          </w:pPr>
          <w:hyperlink w:anchor="_Toc241516030" w:history="1">
            <w:r w:rsidRPr="00E62B38">
              <w:rPr>
                <w:rStyle w:val="Hyperlink"/>
                <w:b/>
                <w:bCs/>
                <w:noProof/>
              </w:rPr>
              <w:t>۳.۵.۵ رابطه‌ی نوسان با اندازه</w:t>
            </w:r>
            <w:r>
              <w:rPr>
                <w:noProof/>
              </w:rPr>
              <w:tab/>
            </w:r>
            <w:r>
              <w:rPr>
                <w:noProof/>
              </w:rPr>
              <w:fldChar w:fldCharType="begin"/>
            </w:r>
            <w:r>
              <w:rPr>
                <w:noProof/>
              </w:rPr>
              <w:instrText xml:space="preserve"> PAGEREF _Toc241516030 \h </w:instrText>
            </w:r>
            <w:r>
              <w:rPr>
                <w:noProof/>
              </w:rPr>
            </w:r>
            <w:r>
              <w:rPr>
                <w:noProof/>
              </w:rPr>
              <w:fldChar w:fldCharType="separate"/>
            </w:r>
            <w:r>
              <w:rPr>
                <w:noProof/>
              </w:rPr>
              <w:t>44</w:t>
            </w:r>
            <w:r>
              <w:rPr>
                <w:noProof/>
              </w:rPr>
              <w:fldChar w:fldCharType="end"/>
            </w:r>
          </w:hyperlink>
        </w:p>
        <w:p w14:paraId="50A88537" w14:textId="4EF6CBD1" w:rsidR="00312B08" w:rsidRDefault="00312B08" w:rsidP="00312B08">
          <w:pPr>
            <w:pStyle w:val="TOC2"/>
            <w:tabs>
              <w:tab w:val="right" w:leader="dot" w:pos="9628"/>
            </w:tabs>
            <w:rPr>
              <w:noProof/>
            </w:rPr>
          </w:pPr>
          <w:hyperlink w:anchor="_Toc241516031" w:history="1">
            <w:r w:rsidRPr="00E62B38">
              <w:rPr>
                <w:rStyle w:val="Hyperlink"/>
                <w:b/>
                <w:bCs/>
                <w:noProof/>
              </w:rPr>
              <w:t>۳.۶ ابهام بنیادی در تعریف ستون مانده</w:t>
            </w:r>
            <w:r>
              <w:rPr>
                <w:noProof/>
              </w:rPr>
              <w:tab/>
            </w:r>
            <w:r>
              <w:rPr>
                <w:noProof/>
              </w:rPr>
              <w:fldChar w:fldCharType="begin"/>
            </w:r>
            <w:r>
              <w:rPr>
                <w:noProof/>
              </w:rPr>
              <w:instrText xml:space="preserve"> PAGEREF _Toc241516031 \h </w:instrText>
            </w:r>
            <w:r>
              <w:rPr>
                <w:noProof/>
              </w:rPr>
            </w:r>
            <w:r>
              <w:rPr>
                <w:noProof/>
              </w:rPr>
              <w:fldChar w:fldCharType="separate"/>
            </w:r>
            <w:r>
              <w:rPr>
                <w:noProof/>
              </w:rPr>
              <w:t>44</w:t>
            </w:r>
            <w:r>
              <w:rPr>
                <w:noProof/>
              </w:rPr>
              <w:fldChar w:fldCharType="end"/>
            </w:r>
          </w:hyperlink>
        </w:p>
        <w:p w14:paraId="6C0B5FD3" w14:textId="30929A82" w:rsidR="00312B08" w:rsidRDefault="00312B08" w:rsidP="00312B08">
          <w:pPr>
            <w:pStyle w:val="TOC3"/>
            <w:tabs>
              <w:tab w:val="right" w:leader="dot" w:pos="9628"/>
            </w:tabs>
            <w:rPr>
              <w:noProof/>
            </w:rPr>
          </w:pPr>
          <w:hyperlink w:anchor="_Toc241516032" w:history="1">
            <w:r w:rsidRPr="00E62B38">
              <w:rPr>
                <w:rStyle w:val="Hyperlink"/>
                <w:b/>
                <w:bCs/>
                <w:noProof/>
              </w:rPr>
              <w:t>۳.۶.۱ دامنه‌ی اثر</w:t>
            </w:r>
            <w:r>
              <w:rPr>
                <w:noProof/>
              </w:rPr>
              <w:tab/>
            </w:r>
            <w:r>
              <w:rPr>
                <w:noProof/>
              </w:rPr>
              <w:fldChar w:fldCharType="begin"/>
            </w:r>
            <w:r>
              <w:rPr>
                <w:noProof/>
              </w:rPr>
              <w:instrText xml:space="preserve"> PAGEREF _Toc241516032 \h </w:instrText>
            </w:r>
            <w:r>
              <w:rPr>
                <w:noProof/>
              </w:rPr>
            </w:r>
            <w:r>
              <w:rPr>
                <w:noProof/>
              </w:rPr>
              <w:fldChar w:fldCharType="separate"/>
            </w:r>
            <w:r>
              <w:rPr>
                <w:noProof/>
              </w:rPr>
              <w:t>44</w:t>
            </w:r>
            <w:r>
              <w:rPr>
                <w:noProof/>
              </w:rPr>
              <w:fldChar w:fldCharType="end"/>
            </w:r>
          </w:hyperlink>
        </w:p>
        <w:p w14:paraId="0B68217C" w14:textId="035C5557" w:rsidR="00312B08" w:rsidRDefault="00312B08" w:rsidP="00312B08">
          <w:pPr>
            <w:pStyle w:val="TOC3"/>
            <w:tabs>
              <w:tab w:val="right" w:leader="dot" w:pos="9628"/>
            </w:tabs>
            <w:rPr>
              <w:noProof/>
            </w:rPr>
          </w:pPr>
          <w:hyperlink w:anchor="_Toc241516033" w:history="1">
            <w:r w:rsidRPr="00E62B38">
              <w:rPr>
                <w:rStyle w:val="Hyperlink"/>
                <w:b/>
                <w:bCs/>
                <w:noProof/>
              </w:rPr>
              <w:t>۳.۶.۲ آزمون انجام‌شده</w:t>
            </w:r>
            <w:r>
              <w:rPr>
                <w:noProof/>
              </w:rPr>
              <w:tab/>
            </w:r>
            <w:r>
              <w:rPr>
                <w:noProof/>
              </w:rPr>
              <w:fldChar w:fldCharType="begin"/>
            </w:r>
            <w:r>
              <w:rPr>
                <w:noProof/>
              </w:rPr>
              <w:instrText xml:space="preserve"> PAGEREF _Toc241516033 \h </w:instrText>
            </w:r>
            <w:r>
              <w:rPr>
                <w:noProof/>
              </w:rPr>
            </w:r>
            <w:r>
              <w:rPr>
                <w:noProof/>
              </w:rPr>
              <w:fldChar w:fldCharType="separate"/>
            </w:r>
            <w:r>
              <w:rPr>
                <w:noProof/>
              </w:rPr>
              <w:t>44</w:t>
            </w:r>
            <w:r>
              <w:rPr>
                <w:noProof/>
              </w:rPr>
              <w:fldChar w:fldCharType="end"/>
            </w:r>
          </w:hyperlink>
        </w:p>
        <w:p w14:paraId="34D94107" w14:textId="7E61382C" w:rsidR="00312B08" w:rsidRDefault="00312B08" w:rsidP="00312B08">
          <w:pPr>
            <w:pStyle w:val="TOC3"/>
            <w:tabs>
              <w:tab w:val="right" w:leader="dot" w:pos="9628"/>
            </w:tabs>
            <w:rPr>
              <w:noProof/>
            </w:rPr>
          </w:pPr>
          <w:hyperlink w:anchor="_Toc241516034" w:history="1">
            <w:r w:rsidRPr="00E62B38">
              <w:rPr>
                <w:rStyle w:val="Hyperlink"/>
                <w:b/>
                <w:bCs/>
                <w:noProof/>
              </w:rPr>
              <w:t>۳.۶.۳ شواهد حاکی از کم‌برآوردی</w:t>
            </w:r>
            <w:r>
              <w:rPr>
                <w:noProof/>
              </w:rPr>
              <w:tab/>
            </w:r>
            <w:r>
              <w:rPr>
                <w:noProof/>
              </w:rPr>
              <w:fldChar w:fldCharType="begin"/>
            </w:r>
            <w:r>
              <w:rPr>
                <w:noProof/>
              </w:rPr>
              <w:instrText xml:space="preserve"> PAGEREF _Toc241516034 \h </w:instrText>
            </w:r>
            <w:r>
              <w:rPr>
                <w:noProof/>
              </w:rPr>
            </w:r>
            <w:r>
              <w:rPr>
                <w:noProof/>
              </w:rPr>
              <w:fldChar w:fldCharType="separate"/>
            </w:r>
            <w:r>
              <w:rPr>
                <w:noProof/>
              </w:rPr>
              <w:t>45</w:t>
            </w:r>
            <w:r>
              <w:rPr>
                <w:noProof/>
              </w:rPr>
              <w:fldChar w:fldCharType="end"/>
            </w:r>
          </w:hyperlink>
        </w:p>
        <w:p w14:paraId="0DA07F1D" w14:textId="20008336" w:rsidR="00312B08" w:rsidRDefault="00312B08" w:rsidP="00312B08">
          <w:pPr>
            <w:pStyle w:val="TOC3"/>
            <w:tabs>
              <w:tab w:val="right" w:leader="dot" w:pos="9628"/>
            </w:tabs>
            <w:rPr>
              <w:noProof/>
            </w:rPr>
          </w:pPr>
          <w:hyperlink w:anchor="_Toc241516035" w:history="1">
            <w:r w:rsidRPr="00E62B38">
              <w:rPr>
                <w:rStyle w:val="Hyperlink"/>
                <w:b/>
                <w:bCs/>
                <w:noProof/>
              </w:rPr>
              <w:t>۳.۶.۴ پیامد عملی برای خواننده</w:t>
            </w:r>
            <w:r>
              <w:rPr>
                <w:noProof/>
              </w:rPr>
              <w:tab/>
            </w:r>
            <w:r>
              <w:rPr>
                <w:noProof/>
              </w:rPr>
              <w:fldChar w:fldCharType="begin"/>
            </w:r>
            <w:r>
              <w:rPr>
                <w:noProof/>
              </w:rPr>
              <w:instrText xml:space="preserve"> PAGEREF _Toc241516035 \h </w:instrText>
            </w:r>
            <w:r>
              <w:rPr>
                <w:noProof/>
              </w:rPr>
            </w:r>
            <w:r>
              <w:rPr>
                <w:noProof/>
              </w:rPr>
              <w:fldChar w:fldCharType="separate"/>
            </w:r>
            <w:r>
              <w:rPr>
                <w:noProof/>
              </w:rPr>
              <w:t>45</w:t>
            </w:r>
            <w:r>
              <w:rPr>
                <w:noProof/>
              </w:rPr>
              <w:fldChar w:fldCharType="end"/>
            </w:r>
          </w:hyperlink>
        </w:p>
        <w:p w14:paraId="61393FA5" w14:textId="488A259C" w:rsidR="00312B08" w:rsidRDefault="00312B08" w:rsidP="00312B08">
          <w:pPr>
            <w:pStyle w:val="TOC2"/>
            <w:tabs>
              <w:tab w:val="right" w:leader="dot" w:pos="9628"/>
            </w:tabs>
            <w:rPr>
              <w:noProof/>
            </w:rPr>
          </w:pPr>
          <w:hyperlink w:anchor="_Toc241516036" w:history="1">
            <w:r w:rsidRPr="00E62B38">
              <w:rPr>
                <w:rStyle w:val="Hyperlink"/>
                <w:b/>
                <w:bCs/>
                <w:noProof/>
              </w:rPr>
              <w:t>۳.۷ ابهام فرعی: حساب‌های «نزد سایر بانک‌ها»</w:t>
            </w:r>
            <w:r>
              <w:rPr>
                <w:noProof/>
              </w:rPr>
              <w:tab/>
            </w:r>
            <w:r>
              <w:rPr>
                <w:noProof/>
              </w:rPr>
              <w:fldChar w:fldCharType="begin"/>
            </w:r>
            <w:r>
              <w:rPr>
                <w:noProof/>
              </w:rPr>
              <w:instrText xml:space="preserve"> PAGEREF _Toc241516036 \h </w:instrText>
            </w:r>
            <w:r>
              <w:rPr>
                <w:noProof/>
              </w:rPr>
            </w:r>
            <w:r>
              <w:rPr>
                <w:noProof/>
              </w:rPr>
              <w:fldChar w:fldCharType="separate"/>
            </w:r>
            <w:r>
              <w:rPr>
                <w:noProof/>
              </w:rPr>
              <w:t>45</w:t>
            </w:r>
            <w:r>
              <w:rPr>
                <w:noProof/>
              </w:rPr>
              <w:fldChar w:fldCharType="end"/>
            </w:r>
          </w:hyperlink>
        </w:p>
        <w:p w14:paraId="6C4B7B0D" w14:textId="671A7653" w:rsidR="00312B08" w:rsidRDefault="00312B08" w:rsidP="00312B08">
          <w:pPr>
            <w:pStyle w:val="TOC2"/>
            <w:tabs>
              <w:tab w:val="right" w:leader="dot" w:pos="9628"/>
            </w:tabs>
            <w:rPr>
              <w:noProof/>
            </w:rPr>
          </w:pPr>
          <w:hyperlink w:anchor="_Toc241516037" w:history="1">
            <w:r w:rsidRPr="00E62B38">
              <w:rPr>
                <w:rStyle w:val="Hyperlink"/>
                <w:b/>
                <w:bCs/>
                <w:noProof/>
              </w:rPr>
              <w:t>۳.۸ جمع‌بندی فصل</w:t>
            </w:r>
            <w:r>
              <w:rPr>
                <w:noProof/>
              </w:rPr>
              <w:tab/>
            </w:r>
            <w:r>
              <w:rPr>
                <w:noProof/>
              </w:rPr>
              <w:fldChar w:fldCharType="begin"/>
            </w:r>
            <w:r>
              <w:rPr>
                <w:noProof/>
              </w:rPr>
              <w:instrText xml:space="preserve"> PAGEREF _Toc241516037 \h </w:instrText>
            </w:r>
            <w:r>
              <w:rPr>
                <w:noProof/>
              </w:rPr>
            </w:r>
            <w:r>
              <w:rPr>
                <w:noProof/>
              </w:rPr>
              <w:fldChar w:fldCharType="separate"/>
            </w:r>
            <w:r>
              <w:rPr>
                <w:noProof/>
              </w:rPr>
              <w:t>46</w:t>
            </w:r>
            <w:r>
              <w:rPr>
                <w:noProof/>
              </w:rPr>
              <w:fldChar w:fldCharType="end"/>
            </w:r>
          </w:hyperlink>
        </w:p>
        <w:p w14:paraId="26BC80F5" w14:textId="3FA658B3" w:rsidR="00312B08" w:rsidRDefault="00312B08" w:rsidP="00312B08">
          <w:pPr>
            <w:pStyle w:val="TOC3"/>
            <w:tabs>
              <w:tab w:val="right" w:leader="dot" w:pos="9628"/>
            </w:tabs>
            <w:rPr>
              <w:noProof/>
            </w:rPr>
          </w:pPr>
          <w:hyperlink w:anchor="_Toc241516038" w:history="1">
            <w:r w:rsidRPr="00E62B38">
              <w:rPr>
                <w:rStyle w:val="Hyperlink"/>
                <w:b/>
                <w:bCs/>
                <w:noProof/>
              </w:rPr>
              <w:t>۳.۸.۱ نتایج قابل استناد</w:t>
            </w:r>
            <w:r>
              <w:rPr>
                <w:noProof/>
              </w:rPr>
              <w:tab/>
            </w:r>
            <w:r>
              <w:rPr>
                <w:noProof/>
              </w:rPr>
              <w:fldChar w:fldCharType="begin"/>
            </w:r>
            <w:r>
              <w:rPr>
                <w:noProof/>
              </w:rPr>
              <w:instrText xml:space="preserve"> PAGEREF _Toc241516038 \h </w:instrText>
            </w:r>
            <w:r>
              <w:rPr>
                <w:noProof/>
              </w:rPr>
            </w:r>
            <w:r>
              <w:rPr>
                <w:noProof/>
              </w:rPr>
              <w:fldChar w:fldCharType="separate"/>
            </w:r>
            <w:r>
              <w:rPr>
                <w:noProof/>
              </w:rPr>
              <w:t>46</w:t>
            </w:r>
            <w:r>
              <w:rPr>
                <w:noProof/>
              </w:rPr>
              <w:fldChar w:fldCharType="end"/>
            </w:r>
          </w:hyperlink>
        </w:p>
        <w:p w14:paraId="28AC0BC0" w14:textId="4A5CC538" w:rsidR="00312B08" w:rsidRDefault="00312B08" w:rsidP="00312B08">
          <w:pPr>
            <w:pStyle w:val="TOC3"/>
            <w:tabs>
              <w:tab w:val="right" w:leader="dot" w:pos="9628"/>
            </w:tabs>
            <w:rPr>
              <w:noProof/>
            </w:rPr>
          </w:pPr>
          <w:hyperlink w:anchor="_Toc241516039" w:history="1">
            <w:r w:rsidRPr="00E62B38">
              <w:rPr>
                <w:rStyle w:val="Hyperlink"/>
                <w:b/>
                <w:bCs/>
                <w:noProof/>
              </w:rPr>
              <w:t>۳.۸.۲ موضوعات باز و ارقام مشروط</w:t>
            </w:r>
            <w:r>
              <w:rPr>
                <w:noProof/>
              </w:rPr>
              <w:tab/>
            </w:r>
            <w:r>
              <w:rPr>
                <w:noProof/>
              </w:rPr>
              <w:fldChar w:fldCharType="begin"/>
            </w:r>
            <w:r>
              <w:rPr>
                <w:noProof/>
              </w:rPr>
              <w:instrText xml:space="preserve"> PAGEREF _Toc241516039 \h </w:instrText>
            </w:r>
            <w:r>
              <w:rPr>
                <w:noProof/>
              </w:rPr>
            </w:r>
            <w:r>
              <w:rPr>
                <w:noProof/>
              </w:rPr>
              <w:fldChar w:fldCharType="separate"/>
            </w:r>
            <w:r>
              <w:rPr>
                <w:noProof/>
              </w:rPr>
              <w:t>46</w:t>
            </w:r>
            <w:r>
              <w:rPr>
                <w:noProof/>
              </w:rPr>
              <w:fldChar w:fldCharType="end"/>
            </w:r>
          </w:hyperlink>
        </w:p>
        <w:p w14:paraId="6B4B88EF" w14:textId="76357980" w:rsidR="00312B08" w:rsidRDefault="00312B08" w:rsidP="00312B08">
          <w:pPr>
            <w:pStyle w:val="TOC1"/>
            <w:tabs>
              <w:tab w:val="right" w:leader="dot" w:pos="9628"/>
            </w:tabs>
            <w:rPr>
              <w:noProof/>
            </w:rPr>
          </w:pPr>
          <w:hyperlink w:anchor="_Toc241516040" w:history="1">
            <w:r w:rsidRPr="00E62B38">
              <w:rPr>
                <w:rStyle w:val="Hyperlink"/>
                <w:b/>
                <w:bCs/>
                <w:noProof/>
              </w:rPr>
              <w:t>فصل ۴ — بازار تسهیلات</w:t>
            </w:r>
            <w:r>
              <w:rPr>
                <w:noProof/>
              </w:rPr>
              <w:tab/>
            </w:r>
            <w:r>
              <w:rPr>
                <w:noProof/>
              </w:rPr>
              <w:fldChar w:fldCharType="begin"/>
            </w:r>
            <w:r>
              <w:rPr>
                <w:noProof/>
              </w:rPr>
              <w:instrText xml:space="preserve"> PAGEREF _Toc241516040 \h </w:instrText>
            </w:r>
            <w:r>
              <w:rPr>
                <w:noProof/>
              </w:rPr>
            </w:r>
            <w:r>
              <w:rPr>
                <w:noProof/>
              </w:rPr>
              <w:fldChar w:fldCharType="separate"/>
            </w:r>
            <w:r>
              <w:rPr>
                <w:noProof/>
              </w:rPr>
              <w:t>46</w:t>
            </w:r>
            <w:r>
              <w:rPr>
                <w:noProof/>
              </w:rPr>
              <w:fldChar w:fldCharType="end"/>
            </w:r>
          </w:hyperlink>
        </w:p>
        <w:p w14:paraId="4BD11DE7" w14:textId="4B2EE278" w:rsidR="00312B08" w:rsidRDefault="00312B08" w:rsidP="00312B08">
          <w:pPr>
            <w:pStyle w:val="TOC2"/>
            <w:tabs>
              <w:tab w:val="right" w:leader="dot" w:pos="9628"/>
            </w:tabs>
            <w:rPr>
              <w:noProof/>
            </w:rPr>
          </w:pPr>
          <w:hyperlink w:anchor="_Toc241516041" w:history="1">
            <w:r w:rsidRPr="00E62B38">
              <w:rPr>
                <w:rStyle w:val="Hyperlink"/>
                <w:b/>
                <w:bCs/>
                <w:noProof/>
              </w:rPr>
              <w:t>۴.۰ هدف، مبنا و ساختار فصل</w:t>
            </w:r>
            <w:r>
              <w:rPr>
                <w:noProof/>
              </w:rPr>
              <w:tab/>
            </w:r>
            <w:r>
              <w:rPr>
                <w:noProof/>
              </w:rPr>
              <w:fldChar w:fldCharType="begin"/>
            </w:r>
            <w:r>
              <w:rPr>
                <w:noProof/>
              </w:rPr>
              <w:instrText xml:space="preserve"> PAGEREF _Toc241516041 \h </w:instrText>
            </w:r>
            <w:r>
              <w:rPr>
                <w:noProof/>
              </w:rPr>
            </w:r>
            <w:r>
              <w:rPr>
                <w:noProof/>
              </w:rPr>
              <w:fldChar w:fldCharType="separate"/>
            </w:r>
            <w:r>
              <w:rPr>
                <w:noProof/>
              </w:rPr>
              <w:t>46</w:t>
            </w:r>
            <w:r>
              <w:rPr>
                <w:noProof/>
              </w:rPr>
              <w:fldChar w:fldCharType="end"/>
            </w:r>
          </w:hyperlink>
        </w:p>
        <w:p w14:paraId="3075021B" w14:textId="4BC0852F" w:rsidR="00312B08" w:rsidRDefault="00312B08" w:rsidP="00312B08">
          <w:pPr>
            <w:pStyle w:val="TOC3"/>
            <w:tabs>
              <w:tab w:val="right" w:leader="dot" w:pos="9628"/>
            </w:tabs>
            <w:rPr>
              <w:noProof/>
            </w:rPr>
          </w:pPr>
          <w:hyperlink w:anchor="_Toc241516042" w:history="1">
            <w:r w:rsidRPr="00E62B38">
              <w:rPr>
                <w:rStyle w:val="Hyperlink"/>
                <w:b/>
                <w:bCs/>
                <w:noProof/>
              </w:rPr>
              <w:t>۴.۰.۱ هدف</w:t>
            </w:r>
            <w:r>
              <w:rPr>
                <w:noProof/>
              </w:rPr>
              <w:tab/>
            </w:r>
            <w:r>
              <w:rPr>
                <w:noProof/>
              </w:rPr>
              <w:fldChar w:fldCharType="begin"/>
            </w:r>
            <w:r>
              <w:rPr>
                <w:noProof/>
              </w:rPr>
              <w:instrText xml:space="preserve"> PAGEREF _Toc241516042 \h </w:instrText>
            </w:r>
            <w:r>
              <w:rPr>
                <w:noProof/>
              </w:rPr>
            </w:r>
            <w:r>
              <w:rPr>
                <w:noProof/>
              </w:rPr>
              <w:fldChar w:fldCharType="separate"/>
            </w:r>
            <w:r>
              <w:rPr>
                <w:noProof/>
              </w:rPr>
              <w:t>46</w:t>
            </w:r>
            <w:r>
              <w:rPr>
                <w:noProof/>
              </w:rPr>
              <w:fldChar w:fldCharType="end"/>
            </w:r>
          </w:hyperlink>
        </w:p>
        <w:p w14:paraId="13DEA1D3" w14:textId="3F64039B" w:rsidR="00312B08" w:rsidRDefault="00312B08" w:rsidP="00312B08">
          <w:pPr>
            <w:pStyle w:val="TOC3"/>
            <w:tabs>
              <w:tab w:val="right" w:leader="dot" w:pos="9628"/>
            </w:tabs>
            <w:rPr>
              <w:noProof/>
            </w:rPr>
          </w:pPr>
          <w:hyperlink w:anchor="_Toc241516043" w:history="1">
            <w:r w:rsidRPr="00E62B38">
              <w:rPr>
                <w:rStyle w:val="Hyperlink"/>
                <w:b/>
                <w:bCs/>
                <w:noProof/>
              </w:rPr>
              <w:t>۴.۰.۲ مبنای محاسبه و تفکیک آن</w:t>
            </w:r>
            <w:r>
              <w:rPr>
                <w:noProof/>
              </w:rPr>
              <w:tab/>
            </w:r>
            <w:r>
              <w:rPr>
                <w:noProof/>
              </w:rPr>
              <w:fldChar w:fldCharType="begin"/>
            </w:r>
            <w:r>
              <w:rPr>
                <w:noProof/>
              </w:rPr>
              <w:instrText xml:space="preserve"> PAGEREF _Toc241516043 \h </w:instrText>
            </w:r>
            <w:r>
              <w:rPr>
                <w:noProof/>
              </w:rPr>
            </w:r>
            <w:r>
              <w:rPr>
                <w:noProof/>
              </w:rPr>
              <w:fldChar w:fldCharType="separate"/>
            </w:r>
            <w:r>
              <w:rPr>
                <w:noProof/>
              </w:rPr>
              <w:t>47</w:t>
            </w:r>
            <w:r>
              <w:rPr>
                <w:noProof/>
              </w:rPr>
              <w:fldChar w:fldCharType="end"/>
            </w:r>
          </w:hyperlink>
        </w:p>
        <w:p w14:paraId="5EF2D139" w14:textId="2CE2CB75" w:rsidR="00312B08" w:rsidRDefault="00312B08" w:rsidP="00312B08">
          <w:pPr>
            <w:pStyle w:val="TOC2"/>
            <w:tabs>
              <w:tab w:val="right" w:leader="dot" w:pos="9628"/>
            </w:tabs>
            <w:rPr>
              <w:noProof/>
            </w:rPr>
          </w:pPr>
          <w:hyperlink w:anchor="_Toc241516044" w:history="1">
            <w:r w:rsidRPr="00E62B38">
              <w:rPr>
                <w:rStyle w:val="Hyperlink"/>
                <w:b/>
                <w:bCs/>
                <w:noProof/>
              </w:rPr>
              <w:t>۴.۱ روند مانده و رشد پرتفوی</w:t>
            </w:r>
            <w:r>
              <w:rPr>
                <w:noProof/>
              </w:rPr>
              <w:tab/>
            </w:r>
            <w:r>
              <w:rPr>
                <w:noProof/>
              </w:rPr>
              <w:fldChar w:fldCharType="begin"/>
            </w:r>
            <w:r>
              <w:rPr>
                <w:noProof/>
              </w:rPr>
              <w:instrText xml:space="preserve"> PAGEREF _Toc241516044 \h </w:instrText>
            </w:r>
            <w:r>
              <w:rPr>
                <w:noProof/>
              </w:rPr>
            </w:r>
            <w:r>
              <w:rPr>
                <w:noProof/>
              </w:rPr>
              <w:fldChar w:fldCharType="separate"/>
            </w:r>
            <w:r>
              <w:rPr>
                <w:noProof/>
              </w:rPr>
              <w:t>47</w:t>
            </w:r>
            <w:r>
              <w:rPr>
                <w:noProof/>
              </w:rPr>
              <w:fldChar w:fldCharType="end"/>
            </w:r>
          </w:hyperlink>
        </w:p>
        <w:p w14:paraId="2451730A" w14:textId="19DC8770" w:rsidR="00312B08" w:rsidRDefault="00312B08" w:rsidP="00312B08">
          <w:pPr>
            <w:pStyle w:val="TOC3"/>
            <w:tabs>
              <w:tab w:val="right" w:leader="dot" w:pos="9628"/>
            </w:tabs>
            <w:rPr>
              <w:noProof/>
            </w:rPr>
          </w:pPr>
          <w:hyperlink w:anchor="_Toc241516045" w:history="1">
            <w:r w:rsidRPr="00E62B38">
              <w:rPr>
                <w:rStyle w:val="Hyperlink"/>
                <w:b/>
                <w:bCs/>
                <w:noProof/>
              </w:rPr>
              <w:t>۴.۱.۱ تصویر کلان</w:t>
            </w:r>
            <w:r>
              <w:rPr>
                <w:noProof/>
              </w:rPr>
              <w:tab/>
            </w:r>
            <w:r>
              <w:rPr>
                <w:noProof/>
              </w:rPr>
              <w:fldChar w:fldCharType="begin"/>
            </w:r>
            <w:r>
              <w:rPr>
                <w:noProof/>
              </w:rPr>
              <w:instrText xml:space="preserve"> PAGEREF _Toc241516045 \h </w:instrText>
            </w:r>
            <w:r>
              <w:rPr>
                <w:noProof/>
              </w:rPr>
            </w:r>
            <w:r>
              <w:rPr>
                <w:noProof/>
              </w:rPr>
              <w:fldChar w:fldCharType="separate"/>
            </w:r>
            <w:r>
              <w:rPr>
                <w:noProof/>
              </w:rPr>
              <w:t>47</w:t>
            </w:r>
            <w:r>
              <w:rPr>
                <w:noProof/>
              </w:rPr>
              <w:fldChar w:fldCharType="end"/>
            </w:r>
          </w:hyperlink>
        </w:p>
        <w:p w14:paraId="63B71FB8" w14:textId="2DB15488" w:rsidR="00312B08" w:rsidRDefault="00312B08" w:rsidP="00312B08">
          <w:pPr>
            <w:pStyle w:val="TOC3"/>
            <w:tabs>
              <w:tab w:val="right" w:leader="dot" w:pos="9628"/>
            </w:tabs>
            <w:rPr>
              <w:noProof/>
            </w:rPr>
          </w:pPr>
          <w:hyperlink w:anchor="_Toc241516046" w:history="1">
            <w:r w:rsidRPr="00E62B38">
              <w:rPr>
                <w:rStyle w:val="Hyperlink"/>
                <w:b/>
                <w:bCs/>
                <w:noProof/>
              </w:rPr>
              <w:t>۴.۱.۲ رشد سالانه و مقایسه‌ی آن با رشد منابع</w:t>
            </w:r>
            <w:r>
              <w:rPr>
                <w:noProof/>
              </w:rPr>
              <w:tab/>
            </w:r>
            <w:r>
              <w:rPr>
                <w:noProof/>
              </w:rPr>
              <w:fldChar w:fldCharType="begin"/>
            </w:r>
            <w:r>
              <w:rPr>
                <w:noProof/>
              </w:rPr>
              <w:instrText xml:space="preserve"> PAGEREF _Toc241516046 \h </w:instrText>
            </w:r>
            <w:r>
              <w:rPr>
                <w:noProof/>
              </w:rPr>
            </w:r>
            <w:r>
              <w:rPr>
                <w:noProof/>
              </w:rPr>
              <w:fldChar w:fldCharType="separate"/>
            </w:r>
            <w:r>
              <w:rPr>
                <w:noProof/>
              </w:rPr>
              <w:t>47</w:t>
            </w:r>
            <w:r>
              <w:rPr>
                <w:noProof/>
              </w:rPr>
              <w:fldChar w:fldCharType="end"/>
            </w:r>
          </w:hyperlink>
        </w:p>
        <w:p w14:paraId="0348D4ED" w14:textId="5B71ADD6" w:rsidR="00312B08" w:rsidRDefault="00312B08" w:rsidP="00312B08">
          <w:pPr>
            <w:pStyle w:val="TOC3"/>
            <w:tabs>
              <w:tab w:val="right" w:leader="dot" w:pos="9628"/>
            </w:tabs>
            <w:rPr>
              <w:noProof/>
            </w:rPr>
          </w:pPr>
          <w:hyperlink w:anchor="_Toc241516047" w:history="1">
            <w:r w:rsidRPr="00E62B38">
              <w:rPr>
                <w:rStyle w:val="Hyperlink"/>
                <w:b/>
                <w:bCs/>
                <w:noProof/>
              </w:rPr>
              <w:t>۴.۱.۳ الگوی فصلی پایان سال</w:t>
            </w:r>
            <w:r>
              <w:rPr>
                <w:noProof/>
              </w:rPr>
              <w:tab/>
            </w:r>
            <w:r>
              <w:rPr>
                <w:noProof/>
              </w:rPr>
              <w:fldChar w:fldCharType="begin"/>
            </w:r>
            <w:r>
              <w:rPr>
                <w:noProof/>
              </w:rPr>
              <w:instrText xml:space="preserve"> PAGEREF _Toc241516047 \h </w:instrText>
            </w:r>
            <w:r>
              <w:rPr>
                <w:noProof/>
              </w:rPr>
            </w:r>
            <w:r>
              <w:rPr>
                <w:noProof/>
              </w:rPr>
              <w:fldChar w:fldCharType="separate"/>
            </w:r>
            <w:r>
              <w:rPr>
                <w:noProof/>
              </w:rPr>
              <w:t>48</w:t>
            </w:r>
            <w:r>
              <w:rPr>
                <w:noProof/>
              </w:rPr>
              <w:fldChar w:fldCharType="end"/>
            </w:r>
          </w:hyperlink>
        </w:p>
        <w:p w14:paraId="1C1D3DF9" w14:textId="708722DA" w:rsidR="00312B08" w:rsidRDefault="00312B08" w:rsidP="00312B08">
          <w:pPr>
            <w:pStyle w:val="TOC2"/>
            <w:tabs>
              <w:tab w:val="right" w:leader="dot" w:pos="9628"/>
            </w:tabs>
            <w:rPr>
              <w:noProof/>
            </w:rPr>
          </w:pPr>
          <w:hyperlink w:anchor="_Toc241516048" w:history="1">
            <w:r w:rsidRPr="00E62B38">
              <w:rPr>
                <w:rStyle w:val="Hyperlink"/>
                <w:b/>
                <w:bCs/>
                <w:noProof/>
              </w:rPr>
              <w:t>۴.۲ نسبت تسهیلات به سپرده</w:t>
            </w:r>
            <w:r>
              <w:rPr>
                <w:noProof/>
              </w:rPr>
              <w:tab/>
            </w:r>
            <w:r>
              <w:rPr>
                <w:noProof/>
              </w:rPr>
              <w:fldChar w:fldCharType="begin"/>
            </w:r>
            <w:r>
              <w:rPr>
                <w:noProof/>
              </w:rPr>
              <w:instrText xml:space="preserve"> PAGEREF _Toc241516048 \h </w:instrText>
            </w:r>
            <w:r>
              <w:rPr>
                <w:noProof/>
              </w:rPr>
            </w:r>
            <w:r>
              <w:rPr>
                <w:noProof/>
              </w:rPr>
              <w:fldChar w:fldCharType="separate"/>
            </w:r>
            <w:r>
              <w:rPr>
                <w:noProof/>
              </w:rPr>
              <w:t>48</w:t>
            </w:r>
            <w:r>
              <w:rPr>
                <w:noProof/>
              </w:rPr>
              <w:fldChar w:fldCharType="end"/>
            </w:r>
          </w:hyperlink>
        </w:p>
        <w:p w14:paraId="28DF43F1" w14:textId="3B748C64" w:rsidR="00312B08" w:rsidRDefault="00312B08" w:rsidP="00312B08">
          <w:pPr>
            <w:pStyle w:val="TOC3"/>
            <w:tabs>
              <w:tab w:val="right" w:leader="dot" w:pos="9628"/>
            </w:tabs>
            <w:rPr>
              <w:noProof/>
            </w:rPr>
          </w:pPr>
          <w:hyperlink w:anchor="_Toc241516049" w:history="1">
            <w:r w:rsidRPr="00E62B38">
              <w:rPr>
                <w:rStyle w:val="Hyperlink"/>
                <w:b/>
                <w:bCs/>
                <w:noProof/>
              </w:rPr>
              <w:t>۴.۲.۱ روند</w:t>
            </w:r>
            <w:r>
              <w:rPr>
                <w:noProof/>
              </w:rPr>
              <w:tab/>
            </w:r>
            <w:r>
              <w:rPr>
                <w:noProof/>
              </w:rPr>
              <w:fldChar w:fldCharType="begin"/>
            </w:r>
            <w:r>
              <w:rPr>
                <w:noProof/>
              </w:rPr>
              <w:instrText xml:space="preserve"> PAGEREF _Toc241516049 \h </w:instrText>
            </w:r>
            <w:r>
              <w:rPr>
                <w:noProof/>
              </w:rPr>
            </w:r>
            <w:r>
              <w:rPr>
                <w:noProof/>
              </w:rPr>
              <w:fldChar w:fldCharType="separate"/>
            </w:r>
            <w:r>
              <w:rPr>
                <w:noProof/>
              </w:rPr>
              <w:t>49</w:t>
            </w:r>
            <w:r>
              <w:rPr>
                <w:noProof/>
              </w:rPr>
              <w:fldChar w:fldCharType="end"/>
            </w:r>
          </w:hyperlink>
        </w:p>
        <w:p w14:paraId="183E2DCC" w14:textId="45337D63" w:rsidR="00312B08" w:rsidRDefault="00312B08" w:rsidP="00312B08">
          <w:pPr>
            <w:pStyle w:val="TOC3"/>
            <w:tabs>
              <w:tab w:val="right" w:leader="dot" w:pos="9628"/>
            </w:tabs>
            <w:rPr>
              <w:noProof/>
            </w:rPr>
          </w:pPr>
          <w:hyperlink w:anchor="_Toc241516050" w:history="1">
            <w:r w:rsidRPr="00E62B38">
              <w:rPr>
                <w:rStyle w:val="Hyperlink"/>
                <w:b/>
                <w:bCs/>
                <w:noProof/>
              </w:rPr>
              <w:t>۴.۲.۲ تحلیل: سه تبیین رقیب</w:t>
            </w:r>
            <w:r>
              <w:rPr>
                <w:noProof/>
              </w:rPr>
              <w:tab/>
            </w:r>
            <w:r>
              <w:rPr>
                <w:noProof/>
              </w:rPr>
              <w:fldChar w:fldCharType="begin"/>
            </w:r>
            <w:r>
              <w:rPr>
                <w:noProof/>
              </w:rPr>
              <w:instrText xml:space="preserve"> PAGEREF _Toc241516050 \h </w:instrText>
            </w:r>
            <w:r>
              <w:rPr>
                <w:noProof/>
              </w:rPr>
            </w:r>
            <w:r>
              <w:rPr>
                <w:noProof/>
              </w:rPr>
              <w:fldChar w:fldCharType="separate"/>
            </w:r>
            <w:r>
              <w:rPr>
                <w:noProof/>
              </w:rPr>
              <w:t>49</w:t>
            </w:r>
            <w:r>
              <w:rPr>
                <w:noProof/>
              </w:rPr>
              <w:fldChar w:fldCharType="end"/>
            </w:r>
          </w:hyperlink>
        </w:p>
        <w:p w14:paraId="246FBC42" w14:textId="2A9FE2D9" w:rsidR="00312B08" w:rsidRDefault="00312B08" w:rsidP="00312B08">
          <w:pPr>
            <w:pStyle w:val="TOC3"/>
            <w:tabs>
              <w:tab w:val="right" w:leader="dot" w:pos="9628"/>
            </w:tabs>
            <w:rPr>
              <w:noProof/>
            </w:rPr>
          </w:pPr>
          <w:hyperlink w:anchor="_Toc241516051" w:history="1">
            <w:r w:rsidRPr="00E62B38">
              <w:rPr>
                <w:rStyle w:val="Hyperlink"/>
                <w:b/>
                <w:bCs/>
                <w:noProof/>
              </w:rPr>
              <w:t>۴.۲.۳ اثر مقطع اندازه‌گیری</w:t>
            </w:r>
            <w:r>
              <w:rPr>
                <w:noProof/>
              </w:rPr>
              <w:tab/>
            </w:r>
            <w:r>
              <w:rPr>
                <w:noProof/>
              </w:rPr>
              <w:fldChar w:fldCharType="begin"/>
            </w:r>
            <w:r>
              <w:rPr>
                <w:noProof/>
              </w:rPr>
              <w:instrText xml:space="preserve"> PAGEREF _Toc241516051 \h </w:instrText>
            </w:r>
            <w:r>
              <w:rPr>
                <w:noProof/>
              </w:rPr>
            </w:r>
            <w:r>
              <w:rPr>
                <w:noProof/>
              </w:rPr>
              <w:fldChar w:fldCharType="separate"/>
            </w:r>
            <w:r>
              <w:rPr>
                <w:noProof/>
              </w:rPr>
              <w:t>50</w:t>
            </w:r>
            <w:r>
              <w:rPr>
                <w:noProof/>
              </w:rPr>
              <w:fldChar w:fldCharType="end"/>
            </w:r>
          </w:hyperlink>
        </w:p>
        <w:p w14:paraId="6D95FEF3" w14:textId="50FBE994" w:rsidR="00312B08" w:rsidRDefault="00312B08" w:rsidP="00312B08">
          <w:pPr>
            <w:pStyle w:val="TOC2"/>
            <w:tabs>
              <w:tab w:val="right" w:leader="dot" w:pos="9628"/>
            </w:tabs>
            <w:rPr>
              <w:noProof/>
            </w:rPr>
          </w:pPr>
          <w:hyperlink w:anchor="_Toc241516052" w:history="1">
            <w:r w:rsidRPr="00E62B38">
              <w:rPr>
                <w:rStyle w:val="Hyperlink"/>
                <w:b/>
                <w:bCs/>
                <w:noProof/>
              </w:rPr>
              <w:t>۴.۳ ترکیب محصولی پرتفوی</w:t>
            </w:r>
            <w:r>
              <w:rPr>
                <w:noProof/>
              </w:rPr>
              <w:tab/>
            </w:r>
            <w:r>
              <w:rPr>
                <w:noProof/>
              </w:rPr>
              <w:fldChar w:fldCharType="begin"/>
            </w:r>
            <w:r>
              <w:rPr>
                <w:noProof/>
              </w:rPr>
              <w:instrText xml:space="preserve"> PAGEREF _Toc241516052 \h </w:instrText>
            </w:r>
            <w:r>
              <w:rPr>
                <w:noProof/>
              </w:rPr>
            </w:r>
            <w:r>
              <w:rPr>
                <w:noProof/>
              </w:rPr>
              <w:fldChar w:fldCharType="separate"/>
            </w:r>
            <w:r>
              <w:rPr>
                <w:noProof/>
              </w:rPr>
              <w:t>50</w:t>
            </w:r>
            <w:r>
              <w:rPr>
                <w:noProof/>
              </w:rPr>
              <w:fldChar w:fldCharType="end"/>
            </w:r>
          </w:hyperlink>
        </w:p>
        <w:p w14:paraId="2E629B5A" w14:textId="0FE4DCEF" w:rsidR="00312B08" w:rsidRDefault="00312B08" w:rsidP="00312B08">
          <w:pPr>
            <w:pStyle w:val="TOC3"/>
            <w:tabs>
              <w:tab w:val="right" w:leader="dot" w:pos="9628"/>
            </w:tabs>
            <w:rPr>
              <w:noProof/>
            </w:rPr>
          </w:pPr>
          <w:hyperlink w:anchor="_Toc241516053" w:history="1">
            <w:r w:rsidRPr="00E62B38">
              <w:rPr>
                <w:rStyle w:val="Hyperlink"/>
                <w:b/>
                <w:bCs/>
                <w:noProof/>
              </w:rPr>
              <w:t>۴.۳.۱ توزیع بر حسب نوع عقد</w:t>
            </w:r>
            <w:r>
              <w:rPr>
                <w:noProof/>
              </w:rPr>
              <w:tab/>
            </w:r>
            <w:r>
              <w:rPr>
                <w:noProof/>
              </w:rPr>
              <w:fldChar w:fldCharType="begin"/>
            </w:r>
            <w:r>
              <w:rPr>
                <w:noProof/>
              </w:rPr>
              <w:instrText xml:space="preserve"> PAGEREF _Toc241516053 \h </w:instrText>
            </w:r>
            <w:r>
              <w:rPr>
                <w:noProof/>
              </w:rPr>
            </w:r>
            <w:r>
              <w:rPr>
                <w:noProof/>
              </w:rPr>
              <w:fldChar w:fldCharType="separate"/>
            </w:r>
            <w:r>
              <w:rPr>
                <w:noProof/>
              </w:rPr>
              <w:t>50</w:t>
            </w:r>
            <w:r>
              <w:rPr>
                <w:noProof/>
              </w:rPr>
              <w:fldChar w:fldCharType="end"/>
            </w:r>
          </w:hyperlink>
        </w:p>
        <w:p w14:paraId="17EE94E7" w14:textId="46ABF1C7" w:rsidR="00312B08" w:rsidRDefault="00312B08" w:rsidP="00312B08">
          <w:pPr>
            <w:pStyle w:val="TOC3"/>
            <w:tabs>
              <w:tab w:val="right" w:leader="dot" w:pos="9628"/>
            </w:tabs>
            <w:rPr>
              <w:noProof/>
            </w:rPr>
          </w:pPr>
          <w:hyperlink w:anchor="_Toc241516054" w:history="1">
            <w:r w:rsidRPr="00E62B38">
              <w:rPr>
                <w:rStyle w:val="Hyperlink"/>
                <w:b/>
                <w:bCs/>
                <w:noProof/>
              </w:rPr>
              <w:t>۴.۳.۲ تحلیل</w:t>
            </w:r>
            <w:r>
              <w:rPr>
                <w:noProof/>
              </w:rPr>
              <w:tab/>
            </w:r>
            <w:r>
              <w:rPr>
                <w:noProof/>
              </w:rPr>
              <w:fldChar w:fldCharType="begin"/>
            </w:r>
            <w:r>
              <w:rPr>
                <w:noProof/>
              </w:rPr>
              <w:instrText xml:space="preserve"> PAGEREF _Toc241516054 \h </w:instrText>
            </w:r>
            <w:r>
              <w:rPr>
                <w:noProof/>
              </w:rPr>
            </w:r>
            <w:r>
              <w:rPr>
                <w:noProof/>
              </w:rPr>
              <w:fldChar w:fldCharType="separate"/>
            </w:r>
            <w:r>
              <w:rPr>
                <w:noProof/>
              </w:rPr>
              <w:t>51</w:t>
            </w:r>
            <w:r>
              <w:rPr>
                <w:noProof/>
              </w:rPr>
              <w:fldChar w:fldCharType="end"/>
            </w:r>
          </w:hyperlink>
        </w:p>
        <w:p w14:paraId="36D32727" w14:textId="0EED3DA9" w:rsidR="00312B08" w:rsidRDefault="00312B08" w:rsidP="00312B08">
          <w:pPr>
            <w:pStyle w:val="TOC2"/>
            <w:tabs>
              <w:tab w:val="right" w:leader="dot" w:pos="9628"/>
            </w:tabs>
            <w:rPr>
              <w:noProof/>
            </w:rPr>
          </w:pPr>
          <w:hyperlink w:anchor="_Toc241516055" w:history="1">
            <w:r w:rsidRPr="00E62B38">
              <w:rPr>
                <w:rStyle w:val="Hyperlink"/>
                <w:b/>
                <w:bCs/>
                <w:noProof/>
              </w:rPr>
              <w:t>۴.۴ ترکیب بخش اقتصادی</w:t>
            </w:r>
            <w:r>
              <w:rPr>
                <w:noProof/>
              </w:rPr>
              <w:tab/>
            </w:r>
            <w:r>
              <w:rPr>
                <w:noProof/>
              </w:rPr>
              <w:fldChar w:fldCharType="begin"/>
            </w:r>
            <w:r>
              <w:rPr>
                <w:noProof/>
              </w:rPr>
              <w:instrText xml:space="preserve"> PAGEREF _Toc241516055 \h </w:instrText>
            </w:r>
            <w:r>
              <w:rPr>
                <w:noProof/>
              </w:rPr>
            </w:r>
            <w:r>
              <w:rPr>
                <w:noProof/>
              </w:rPr>
              <w:fldChar w:fldCharType="separate"/>
            </w:r>
            <w:r>
              <w:rPr>
                <w:noProof/>
              </w:rPr>
              <w:t>52</w:t>
            </w:r>
            <w:r>
              <w:rPr>
                <w:noProof/>
              </w:rPr>
              <w:fldChar w:fldCharType="end"/>
            </w:r>
          </w:hyperlink>
        </w:p>
        <w:p w14:paraId="5D91D6B6" w14:textId="7FC2BD93" w:rsidR="00312B08" w:rsidRDefault="00312B08" w:rsidP="00312B08">
          <w:pPr>
            <w:pStyle w:val="TOC3"/>
            <w:tabs>
              <w:tab w:val="right" w:leader="dot" w:pos="9628"/>
            </w:tabs>
            <w:rPr>
              <w:noProof/>
            </w:rPr>
          </w:pPr>
          <w:hyperlink w:anchor="_Toc241516056" w:history="1">
            <w:r w:rsidRPr="00E62B38">
              <w:rPr>
                <w:rStyle w:val="Hyperlink"/>
                <w:b/>
                <w:bCs/>
                <w:noProof/>
              </w:rPr>
              <w:t>۴.۴.۱ مزیت روش‌شناختی این تحلیل</w:t>
            </w:r>
            <w:r>
              <w:rPr>
                <w:noProof/>
              </w:rPr>
              <w:tab/>
            </w:r>
            <w:r>
              <w:rPr>
                <w:noProof/>
              </w:rPr>
              <w:fldChar w:fldCharType="begin"/>
            </w:r>
            <w:r>
              <w:rPr>
                <w:noProof/>
              </w:rPr>
              <w:instrText xml:space="preserve"> PAGEREF _Toc241516056 \h </w:instrText>
            </w:r>
            <w:r>
              <w:rPr>
                <w:noProof/>
              </w:rPr>
            </w:r>
            <w:r>
              <w:rPr>
                <w:noProof/>
              </w:rPr>
              <w:fldChar w:fldCharType="separate"/>
            </w:r>
            <w:r>
              <w:rPr>
                <w:noProof/>
              </w:rPr>
              <w:t>52</w:t>
            </w:r>
            <w:r>
              <w:rPr>
                <w:noProof/>
              </w:rPr>
              <w:fldChar w:fldCharType="end"/>
            </w:r>
          </w:hyperlink>
        </w:p>
        <w:p w14:paraId="3EE6F243" w14:textId="420C3F6B" w:rsidR="00312B08" w:rsidRDefault="00312B08" w:rsidP="00312B08">
          <w:pPr>
            <w:pStyle w:val="TOC3"/>
            <w:tabs>
              <w:tab w:val="right" w:leader="dot" w:pos="9628"/>
            </w:tabs>
            <w:rPr>
              <w:noProof/>
            </w:rPr>
          </w:pPr>
          <w:hyperlink w:anchor="_Toc241516057" w:history="1">
            <w:r w:rsidRPr="00E62B38">
              <w:rPr>
                <w:rStyle w:val="Hyperlink"/>
                <w:b/>
                <w:bCs/>
                <w:noProof/>
              </w:rPr>
              <w:t>۴.۴.۲ توزیع</w:t>
            </w:r>
            <w:r>
              <w:rPr>
                <w:noProof/>
              </w:rPr>
              <w:tab/>
            </w:r>
            <w:r>
              <w:rPr>
                <w:noProof/>
              </w:rPr>
              <w:fldChar w:fldCharType="begin"/>
            </w:r>
            <w:r>
              <w:rPr>
                <w:noProof/>
              </w:rPr>
              <w:instrText xml:space="preserve"> PAGEREF _Toc241516057 \h </w:instrText>
            </w:r>
            <w:r>
              <w:rPr>
                <w:noProof/>
              </w:rPr>
            </w:r>
            <w:r>
              <w:rPr>
                <w:noProof/>
              </w:rPr>
              <w:fldChar w:fldCharType="separate"/>
            </w:r>
            <w:r>
              <w:rPr>
                <w:noProof/>
              </w:rPr>
              <w:t>52</w:t>
            </w:r>
            <w:r>
              <w:rPr>
                <w:noProof/>
              </w:rPr>
              <w:fldChar w:fldCharType="end"/>
            </w:r>
          </w:hyperlink>
        </w:p>
        <w:p w14:paraId="3CE8CEA1" w14:textId="251EEB1E" w:rsidR="00312B08" w:rsidRDefault="00312B08" w:rsidP="00312B08">
          <w:pPr>
            <w:pStyle w:val="TOC3"/>
            <w:tabs>
              <w:tab w:val="right" w:leader="dot" w:pos="9628"/>
            </w:tabs>
            <w:rPr>
              <w:noProof/>
            </w:rPr>
          </w:pPr>
          <w:hyperlink w:anchor="_Toc241516058" w:history="1">
            <w:r w:rsidRPr="00E62B38">
              <w:rPr>
                <w:rStyle w:val="Hyperlink"/>
                <w:b/>
                <w:bCs/>
                <w:noProof/>
              </w:rPr>
              <w:t>۴.۴.۳ تحلیل</w:t>
            </w:r>
            <w:r>
              <w:rPr>
                <w:noProof/>
              </w:rPr>
              <w:tab/>
            </w:r>
            <w:r>
              <w:rPr>
                <w:noProof/>
              </w:rPr>
              <w:fldChar w:fldCharType="begin"/>
            </w:r>
            <w:r>
              <w:rPr>
                <w:noProof/>
              </w:rPr>
              <w:instrText xml:space="preserve"> PAGEREF _Toc241516058 \h </w:instrText>
            </w:r>
            <w:r>
              <w:rPr>
                <w:noProof/>
              </w:rPr>
            </w:r>
            <w:r>
              <w:rPr>
                <w:noProof/>
              </w:rPr>
              <w:fldChar w:fldCharType="separate"/>
            </w:r>
            <w:r>
              <w:rPr>
                <w:noProof/>
              </w:rPr>
              <w:t>53</w:t>
            </w:r>
            <w:r>
              <w:rPr>
                <w:noProof/>
              </w:rPr>
              <w:fldChar w:fldCharType="end"/>
            </w:r>
          </w:hyperlink>
        </w:p>
        <w:p w14:paraId="4A4BCB9B" w14:textId="50D8A481" w:rsidR="00312B08" w:rsidRDefault="00312B08" w:rsidP="00312B08">
          <w:pPr>
            <w:pStyle w:val="TOC2"/>
            <w:tabs>
              <w:tab w:val="right" w:leader="dot" w:pos="9628"/>
            </w:tabs>
            <w:rPr>
              <w:noProof/>
            </w:rPr>
          </w:pPr>
          <w:hyperlink w:anchor="_Toc241516059" w:history="1">
            <w:r w:rsidRPr="00E62B38">
              <w:rPr>
                <w:rStyle w:val="Hyperlink"/>
                <w:b/>
                <w:bCs/>
                <w:noProof/>
              </w:rPr>
              <w:t>۴.۵ توزیع اندازه‌ی تسهیلات</w:t>
            </w:r>
            <w:r>
              <w:rPr>
                <w:noProof/>
              </w:rPr>
              <w:tab/>
            </w:r>
            <w:r>
              <w:rPr>
                <w:noProof/>
              </w:rPr>
              <w:fldChar w:fldCharType="begin"/>
            </w:r>
            <w:r>
              <w:rPr>
                <w:noProof/>
              </w:rPr>
              <w:instrText xml:space="preserve"> PAGEREF _Toc241516059 \h </w:instrText>
            </w:r>
            <w:r>
              <w:rPr>
                <w:noProof/>
              </w:rPr>
            </w:r>
            <w:r>
              <w:rPr>
                <w:noProof/>
              </w:rPr>
              <w:fldChar w:fldCharType="separate"/>
            </w:r>
            <w:r>
              <w:rPr>
                <w:noProof/>
              </w:rPr>
              <w:t>53</w:t>
            </w:r>
            <w:r>
              <w:rPr>
                <w:noProof/>
              </w:rPr>
              <w:fldChar w:fldCharType="end"/>
            </w:r>
          </w:hyperlink>
        </w:p>
        <w:p w14:paraId="58CEE055" w14:textId="057CF22F" w:rsidR="00312B08" w:rsidRDefault="00312B08" w:rsidP="00312B08">
          <w:pPr>
            <w:pStyle w:val="TOC3"/>
            <w:tabs>
              <w:tab w:val="right" w:leader="dot" w:pos="9628"/>
            </w:tabs>
            <w:rPr>
              <w:noProof/>
            </w:rPr>
          </w:pPr>
          <w:hyperlink w:anchor="_Toc241516060" w:history="1">
            <w:r w:rsidRPr="00E62B38">
              <w:rPr>
                <w:rStyle w:val="Hyperlink"/>
                <w:b/>
                <w:bCs/>
                <w:noProof/>
              </w:rPr>
              <w:t>۴.۵.۱ توزیع</w:t>
            </w:r>
            <w:r>
              <w:rPr>
                <w:noProof/>
              </w:rPr>
              <w:tab/>
            </w:r>
            <w:r>
              <w:rPr>
                <w:noProof/>
              </w:rPr>
              <w:fldChar w:fldCharType="begin"/>
            </w:r>
            <w:r>
              <w:rPr>
                <w:noProof/>
              </w:rPr>
              <w:instrText xml:space="preserve"> PAGEREF _Toc241516060 \h </w:instrText>
            </w:r>
            <w:r>
              <w:rPr>
                <w:noProof/>
              </w:rPr>
            </w:r>
            <w:r>
              <w:rPr>
                <w:noProof/>
              </w:rPr>
              <w:fldChar w:fldCharType="separate"/>
            </w:r>
            <w:r>
              <w:rPr>
                <w:noProof/>
              </w:rPr>
              <w:t>54</w:t>
            </w:r>
            <w:r>
              <w:rPr>
                <w:noProof/>
              </w:rPr>
              <w:fldChar w:fldCharType="end"/>
            </w:r>
          </w:hyperlink>
        </w:p>
        <w:p w14:paraId="138113B8" w14:textId="7D0666B7" w:rsidR="00312B08" w:rsidRDefault="00312B08" w:rsidP="00312B08">
          <w:pPr>
            <w:pStyle w:val="TOC3"/>
            <w:tabs>
              <w:tab w:val="right" w:leader="dot" w:pos="9628"/>
            </w:tabs>
            <w:rPr>
              <w:noProof/>
            </w:rPr>
          </w:pPr>
          <w:hyperlink w:anchor="_Toc241516061" w:history="1">
            <w:r w:rsidRPr="00E62B38">
              <w:rPr>
                <w:rStyle w:val="Hyperlink"/>
                <w:b/>
                <w:bCs/>
                <w:noProof/>
              </w:rPr>
              <w:t>۴.۵.۲ تحلیل: تقارن ساختاری با سمت منابع</w:t>
            </w:r>
            <w:r>
              <w:rPr>
                <w:noProof/>
              </w:rPr>
              <w:tab/>
            </w:r>
            <w:r>
              <w:rPr>
                <w:noProof/>
              </w:rPr>
              <w:fldChar w:fldCharType="begin"/>
            </w:r>
            <w:r>
              <w:rPr>
                <w:noProof/>
              </w:rPr>
              <w:instrText xml:space="preserve"> PAGEREF _Toc241516061 \h </w:instrText>
            </w:r>
            <w:r>
              <w:rPr>
                <w:noProof/>
              </w:rPr>
            </w:r>
            <w:r>
              <w:rPr>
                <w:noProof/>
              </w:rPr>
              <w:fldChar w:fldCharType="separate"/>
            </w:r>
            <w:r>
              <w:rPr>
                <w:noProof/>
              </w:rPr>
              <w:t>54</w:t>
            </w:r>
            <w:r>
              <w:rPr>
                <w:noProof/>
              </w:rPr>
              <w:fldChar w:fldCharType="end"/>
            </w:r>
          </w:hyperlink>
        </w:p>
        <w:p w14:paraId="59DE3077" w14:textId="77858E0F" w:rsidR="00312B08" w:rsidRDefault="00312B08" w:rsidP="00312B08">
          <w:pPr>
            <w:pStyle w:val="TOC2"/>
            <w:tabs>
              <w:tab w:val="right" w:leader="dot" w:pos="9628"/>
            </w:tabs>
            <w:rPr>
              <w:noProof/>
            </w:rPr>
          </w:pPr>
          <w:hyperlink w:anchor="_Toc241516062" w:history="1">
            <w:r w:rsidRPr="00E62B38">
              <w:rPr>
                <w:rStyle w:val="Hyperlink"/>
                <w:b/>
                <w:bCs/>
                <w:noProof/>
              </w:rPr>
              <w:t>۴.۶ پروفایل سررسید</w:t>
            </w:r>
            <w:r>
              <w:rPr>
                <w:noProof/>
              </w:rPr>
              <w:tab/>
            </w:r>
            <w:r>
              <w:rPr>
                <w:noProof/>
              </w:rPr>
              <w:fldChar w:fldCharType="begin"/>
            </w:r>
            <w:r>
              <w:rPr>
                <w:noProof/>
              </w:rPr>
              <w:instrText xml:space="preserve"> PAGEREF _Toc241516062 \h </w:instrText>
            </w:r>
            <w:r>
              <w:rPr>
                <w:noProof/>
              </w:rPr>
            </w:r>
            <w:r>
              <w:rPr>
                <w:noProof/>
              </w:rPr>
              <w:fldChar w:fldCharType="separate"/>
            </w:r>
            <w:r>
              <w:rPr>
                <w:noProof/>
              </w:rPr>
              <w:t>55</w:t>
            </w:r>
            <w:r>
              <w:rPr>
                <w:noProof/>
              </w:rPr>
              <w:fldChar w:fldCharType="end"/>
            </w:r>
          </w:hyperlink>
        </w:p>
        <w:p w14:paraId="3BF62F08" w14:textId="13D69AC9" w:rsidR="00312B08" w:rsidRDefault="00312B08" w:rsidP="00312B08">
          <w:pPr>
            <w:pStyle w:val="TOC3"/>
            <w:tabs>
              <w:tab w:val="right" w:leader="dot" w:pos="9628"/>
            </w:tabs>
            <w:rPr>
              <w:noProof/>
            </w:rPr>
          </w:pPr>
          <w:hyperlink w:anchor="_Toc241516063" w:history="1">
            <w:r w:rsidRPr="00E62B38">
              <w:rPr>
                <w:rStyle w:val="Hyperlink"/>
                <w:b/>
                <w:bCs/>
                <w:noProof/>
              </w:rPr>
              <w:t>۴.۶.۱ دامنه‌ی محاسبه</w:t>
            </w:r>
            <w:r>
              <w:rPr>
                <w:noProof/>
              </w:rPr>
              <w:tab/>
            </w:r>
            <w:r>
              <w:rPr>
                <w:noProof/>
              </w:rPr>
              <w:fldChar w:fldCharType="begin"/>
            </w:r>
            <w:r>
              <w:rPr>
                <w:noProof/>
              </w:rPr>
              <w:instrText xml:space="preserve"> PAGEREF _Toc241516063 \h </w:instrText>
            </w:r>
            <w:r>
              <w:rPr>
                <w:noProof/>
              </w:rPr>
            </w:r>
            <w:r>
              <w:rPr>
                <w:noProof/>
              </w:rPr>
              <w:fldChar w:fldCharType="separate"/>
            </w:r>
            <w:r>
              <w:rPr>
                <w:noProof/>
              </w:rPr>
              <w:t>55</w:t>
            </w:r>
            <w:r>
              <w:rPr>
                <w:noProof/>
              </w:rPr>
              <w:fldChar w:fldCharType="end"/>
            </w:r>
          </w:hyperlink>
        </w:p>
        <w:p w14:paraId="6E770BA9" w14:textId="3D617570" w:rsidR="00312B08" w:rsidRDefault="00312B08" w:rsidP="00312B08">
          <w:pPr>
            <w:pStyle w:val="TOC3"/>
            <w:tabs>
              <w:tab w:val="right" w:leader="dot" w:pos="9628"/>
            </w:tabs>
            <w:rPr>
              <w:noProof/>
            </w:rPr>
          </w:pPr>
          <w:hyperlink w:anchor="_Toc241516064" w:history="1">
            <w:r w:rsidRPr="00E62B38">
              <w:rPr>
                <w:rStyle w:val="Hyperlink"/>
                <w:b/>
                <w:bCs/>
                <w:noProof/>
              </w:rPr>
              <w:t>۴.۶.۲ توزیع</w:t>
            </w:r>
            <w:r>
              <w:rPr>
                <w:noProof/>
              </w:rPr>
              <w:tab/>
            </w:r>
            <w:r>
              <w:rPr>
                <w:noProof/>
              </w:rPr>
              <w:fldChar w:fldCharType="begin"/>
            </w:r>
            <w:r>
              <w:rPr>
                <w:noProof/>
              </w:rPr>
              <w:instrText xml:space="preserve"> PAGEREF _Toc241516064 \h </w:instrText>
            </w:r>
            <w:r>
              <w:rPr>
                <w:noProof/>
              </w:rPr>
            </w:r>
            <w:r>
              <w:rPr>
                <w:noProof/>
              </w:rPr>
              <w:fldChar w:fldCharType="separate"/>
            </w:r>
            <w:r>
              <w:rPr>
                <w:noProof/>
              </w:rPr>
              <w:t>55</w:t>
            </w:r>
            <w:r>
              <w:rPr>
                <w:noProof/>
              </w:rPr>
              <w:fldChar w:fldCharType="end"/>
            </w:r>
          </w:hyperlink>
        </w:p>
        <w:p w14:paraId="680756B7" w14:textId="4CB6CE1E" w:rsidR="00312B08" w:rsidRDefault="00312B08" w:rsidP="00312B08">
          <w:pPr>
            <w:pStyle w:val="TOC3"/>
            <w:tabs>
              <w:tab w:val="right" w:leader="dot" w:pos="9628"/>
            </w:tabs>
            <w:rPr>
              <w:noProof/>
            </w:rPr>
          </w:pPr>
          <w:hyperlink w:anchor="_Toc241516065" w:history="1">
            <w:r w:rsidRPr="00E62B38">
              <w:rPr>
                <w:rStyle w:val="Hyperlink"/>
                <w:b/>
                <w:bCs/>
                <w:noProof/>
              </w:rPr>
              <w:t>۴.۶.۳ تحلیل</w:t>
            </w:r>
            <w:r>
              <w:rPr>
                <w:noProof/>
              </w:rPr>
              <w:tab/>
            </w:r>
            <w:r>
              <w:rPr>
                <w:noProof/>
              </w:rPr>
              <w:fldChar w:fldCharType="begin"/>
            </w:r>
            <w:r>
              <w:rPr>
                <w:noProof/>
              </w:rPr>
              <w:instrText xml:space="preserve"> PAGEREF _Toc241516065 \h </w:instrText>
            </w:r>
            <w:r>
              <w:rPr>
                <w:noProof/>
              </w:rPr>
            </w:r>
            <w:r>
              <w:rPr>
                <w:noProof/>
              </w:rPr>
              <w:fldChar w:fldCharType="separate"/>
            </w:r>
            <w:r>
              <w:rPr>
                <w:noProof/>
              </w:rPr>
              <w:t>56</w:t>
            </w:r>
            <w:r>
              <w:rPr>
                <w:noProof/>
              </w:rPr>
              <w:fldChar w:fldCharType="end"/>
            </w:r>
          </w:hyperlink>
        </w:p>
        <w:p w14:paraId="7C96A24A" w14:textId="676BB719" w:rsidR="00312B08" w:rsidRDefault="00312B08" w:rsidP="00312B08">
          <w:pPr>
            <w:pStyle w:val="TOC2"/>
            <w:tabs>
              <w:tab w:val="right" w:leader="dot" w:pos="9628"/>
            </w:tabs>
            <w:rPr>
              <w:noProof/>
            </w:rPr>
          </w:pPr>
          <w:hyperlink w:anchor="_Toc241516066" w:history="1">
            <w:r w:rsidRPr="00E62B38">
              <w:rPr>
                <w:rStyle w:val="Hyperlink"/>
                <w:b/>
                <w:bCs/>
                <w:noProof/>
              </w:rPr>
              <w:t>۴.۷ نرخ سود مؤثر قراردادی</w:t>
            </w:r>
            <w:r>
              <w:rPr>
                <w:noProof/>
              </w:rPr>
              <w:tab/>
            </w:r>
            <w:r>
              <w:rPr>
                <w:noProof/>
              </w:rPr>
              <w:fldChar w:fldCharType="begin"/>
            </w:r>
            <w:r>
              <w:rPr>
                <w:noProof/>
              </w:rPr>
              <w:instrText xml:space="preserve"> PAGEREF _Toc241516066 \h </w:instrText>
            </w:r>
            <w:r>
              <w:rPr>
                <w:noProof/>
              </w:rPr>
            </w:r>
            <w:r>
              <w:rPr>
                <w:noProof/>
              </w:rPr>
              <w:fldChar w:fldCharType="separate"/>
            </w:r>
            <w:r>
              <w:rPr>
                <w:noProof/>
              </w:rPr>
              <w:t>57</w:t>
            </w:r>
            <w:r>
              <w:rPr>
                <w:noProof/>
              </w:rPr>
              <w:fldChar w:fldCharType="end"/>
            </w:r>
          </w:hyperlink>
        </w:p>
        <w:p w14:paraId="39DCDBBB" w14:textId="2B32A25D" w:rsidR="00312B08" w:rsidRDefault="00312B08" w:rsidP="00312B08">
          <w:pPr>
            <w:pStyle w:val="TOC3"/>
            <w:tabs>
              <w:tab w:val="right" w:leader="dot" w:pos="9628"/>
            </w:tabs>
            <w:rPr>
              <w:noProof/>
            </w:rPr>
          </w:pPr>
          <w:hyperlink w:anchor="_Toc241516067" w:history="1">
            <w:r w:rsidRPr="00E62B38">
              <w:rPr>
                <w:rStyle w:val="Hyperlink"/>
                <w:b/>
                <w:bCs/>
                <w:noProof/>
              </w:rPr>
              <w:t>۴.۷.۱ تعریف و دامنه</w:t>
            </w:r>
            <w:r>
              <w:rPr>
                <w:noProof/>
              </w:rPr>
              <w:tab/>
            </w:r>
            <w:r>
              <w:rPr>
                <w:noProof/>
              </w:rPr>
              <w:fldChar w:fldCharType="begin"/>
            </w:r>
            <w:r>
              <w:rPr>
                <w:noProof/>
              </w:rPr>
              <w:instrText xml:space="preserve"> PAGEREF _Toc241516067 \h </w:instrText>
            </w:r>
            <w:r>
              <w:rPr>
                <w:noProof/>
              </w:rPr>
            </w:r>
            <w:r>
              <w:rPr>
                <w:noProof/>
              </w:rPr>
              <w:fldChar w:fldCharType="separate"/>
            </w:r>
            <w:r>
              <w:rPr>
                <w:noProof/>
              </w:rPr>
              <w:t>57</w:t>
            </w:r>
            <w:r>
              <w:rPr>
                <w:noProof/>
              </w:rPr>
              <w:fldChar w:fldCharType="end"/>
            </w:r>
          </w:hyperlink>
        </w:p>
        <w:p w14:paraId="68E66FAB" w14:textId="14428EA4" w:rsidR="00312B08" w:rsidRDefault="00312B08" w:rsidP="00312B08">
          <w:pPr>
            <w:pStyle w:val="TOC3"/>
            <w:tabs>
              <w:tab w:val="right" w:leader="dot" w:pos="9628"/>
            </w:tabs>
            <w:rPr>
              <w:noProof/>
            </w:rPr>
          </w:pPr>
          <w:hyperlink w:anchor="_Toc241516068" w:history="1">
            <w:r w:rsidRPr="00E62B38">
              <w:rPr>
                <w:rStyle w:val="Hyperlink"/>
                <w:b/>
                <w:bCs/>
                <w:noProof/>
              </w:rPr>
              <w:t>۴.۷.۲ تحلیل</w:t>
            </w:r>
            <w:r>
              <w:rPr>
                <w:noProof/>
              </w:rPr>
              <w:tab/>
            </w:r>
            <w:r>
              <w:rPr>
                <w:noProof/>
              </w:rPr>
              <w:fldChar w:fldCharType="begin"/>
            </w:r>
            <w:r>
              <w:rPr>
                <w:noProof/>
              </w:rPr>
              <w:instrText xml:space="preserve"> PAGEREF _Toc241516068 \h </w:instrText>
            </w:r>
            <w:r>
              <w:rPr>
                <w:noProof/>
              </w:rPr>
            </w:r>
            <w:r>
              <w:rPr>
                <w:noProof/>
              </w:rPr>
              <w:fldChar w:fldCharType="separate"/>
            </w:r>
            <w:r>
              <w:rPr>
                <w:noProof/>
              </w:rPr>
              <w:t>57</w:t>
            </w:r>
            <w:r>
              <w:rPr>
                <w:noProof/>
              </w:rPr>
              <w:fldChar w:fldCharType="end"/>
            </w:r>
          </w:hyperlink>
        </w:p>
        <w:p w14:paraId="6B56F20C" w14:textId="7F8E38FC" w:rsidR="00312B08" w:rsidRDefault="00312B08" w:rsidP="00312B08">
          <w:pPr>
            <w:pStyle w:val="TOC2"/>
            <w:tabs>
              <w:tab w:val="right" w:leader="dot" w:pos="9628"/>
            </w:tabs>
            <w:rPr>
              <w:noProof/>
            </w:rPr>
          </w:pPr>
          <w:hyperlink w:anchor="_Toc241516069" w:history="1">
            <w:r w:rsidRPr="00E62B38">
              <w:rPr>
                <w:rStyle w:val="Hyperlink"/>
                <w:b/>
                <w:bCs/>
                <w:noProof/>
              </w:rPr>
              <w:t>۴.۸ پوشش وثیقه</w:t>
            </w:r>
            <w:r>
              <w:rPr>
                <w:noProof/>
              </w:rPr>
              <w:tab/>
            </w:r>
            <w:r>
              <w:rPr>
                <w:noProof/>
              </w:rPr>
              <w:fldChar w:fldCharType="begin"/>
            </w:r>
            <w:r>
              <w:rPr>
                <w:noProof/>
              </w:rPr>
              <w:instrText xml:space="preserve"> PAGEREF _Toc241516069 \h </w:instrText>
            </w:r>
            <w:r>
              <w:rPr>
                <w:noProof/>
              </w:rPr>
            </w:r>
            <w:r>
              <w:rPr>
                <w:noProof/>
              </w:rPr>
              <w:fldChar w:fldCharType="separate"/>
            </w:r>
            <w:r>
              <w:rPr>
                <w:noProof/>
              </w:rPr>
              <w:t>58</w:t>
            </w:r>
            <w:r>
              <w:rPr>
                <w:noProof/>
              </w:rPr>
              <w:fldChar w:fldCharType="end"/>
            </w:r>
          </w:hyperlink>
        </w:p>
        <w:p w14:paraId="0190AB07" w14:textId="722156D8" w:rsidR="00312B08" w:rsidRDefault="00312B08" w:rsidP="00312B08">
          <w:pPr>
            <w:pStyle w:val="TOC3"/>
            <w:tabs>
              <w:tab w:val="right" w:leader="dot" w:pos="9628"/>
            </w:tabs>
            <w:rPr>
              <w:noProof/>
            </w:rPr>
          </w:pPr>
          <w:hyperlink w:anchor="_Toc241516070" w:history="1">
            <w:r w:rsidRPr="00E62B38">
              <w:rPr>
                <w:rStyle w:val="Hyperlink"/>
                <w:b/>
                <w:bCs/>
                <w:noProof/>
              </w:rPr>
              <w:t>۴.۸.۱ به تفکیک نوع عقد</w:t>
            </w:r>
            <w:r>
              <w:rPr>
                <w:noProof/>
              </w:rPr>
              <w:tab/>
            </w:r>
            <w:r>
              <w:rPr>
                <w:noProof/>
              </w:rPr>
              <w:fldChar w:fldCharType="begin"/>
            </w:r>
            <w:r>
              <w:rPr>
                <w:noProof/>
              </w:rPr>
              <w:instrText xml:space="preserve"> PAGEREF _Toc241516070 \h </w:instrText>
            </w:r>
            <w:r>
              <w:rPr>
                <w:noProof/>
              </w:rPr>
            </w:r>
            <w:r>
              <w:rPr>
                <w:noProof/>
              </w:rPr>
              <w:fldChar w:fldCharType="separate"/>
            </w:r>
            <w:r>
              <w:rPr>
                <w:noProof/>
              </w:rPr>
              <w:t>58</w:t>
            </w:r>
            <w:r>
              <w:rPr>
                <w:noProof/>
              </w:rPr>
              <w:fldChar w:fldCharType="end"/>
            </w:r>
          </w:hyperlink>
        </w:p>
        <w:p w14:paraId="25FDD7FA" w14:textId="1720FCC0" w:rsidR="00312B08" w:rsidRDefault="00312B08" w:rsidP="00312B08">
          <w:pPr>
            <w:pStyle w:val="TOC3"/>
            <w:tabs>
              <w:tab w:val="right" w:leader="dot" w:pos="9628"/>
            </w:tabs>
            <w:rPr>
              <w:noProof/>
            </w:rPr>
          </w:pPr>
          <w:hyperlink w:anchor="_Toc241516071" w:history="1">
            <w:r w:rsidRPr="00E62B38">
              <w:rPr>
                <w:rStyle w:val="Hyperlink"/>
                <w:b/>
                <w:bCs/>
                <w:noProof/>
              </w:rPr>
              <w:t>۴.۸.۲ به تفکیک بخش اقتصادی</w:t>
            </w:r>
            <w:r>
              <w:rPr>
                <w:noProof/>
              </w:rPr>
              <w:tab/>
            </w:r>
            <w:r>
              <w:rPr>
                <w:noProof/>
              </w:rPr>
              <w:fldChar w:fldCharType="begin"/>
            </w:r>
            <w:r>
              <w:rPr>
                <w:noProof/>
              </w:rPr>
              <w:instrText xml:space="preserve"> PAGEREF _Toc241516071 \h </w:instrText>
            </w:r>
            <w:r>
              <w:rPr>
                <w:noProof/>
              </w:rPr>
            </w:r>
            <w:r>
              <w:rPr>
                <w:noProof/>
              </w:rPr>
              <w:fldChar w:fldCharType="separate"/>
            </w:r>
            <w:r>
              <w:rPr>
                <w:noProof/>
              </w:rPr>
              <w:t>59</w:t>
            </w:r>
            <w:r>
              <w:rPr>
                <w:noProof/>
              </w:rPr>
              <w:fldChar w:fldCharType="end"/>
            </w:r>
          </w:hyperlink>
        </w:p>
        <w:p w14:paraId="165360A6" w14:textId="2BD1486B" w:rsidR="00312B08" w:rsidRDefault="00312B08" w:rsidP="00312B08">
          <w:pPr>
            <w:pStyle w:val="TOC3"/>
            <w:tabs>
              <w:tab w:val="right" w:leader="dot" w:pos="9628"/>
            </w:tabs>
            <w:rPr>
              <w:noProof/>
            </w:rPr>
          </w:pPr>
          <w:hyperlink w:anchor="_Toc241516072" w:history="1">
            <w:r w:rsidRPr="00E62B38">
              <w:rPr>
                <w:rStyle w:val="Hyperlink"/>
                <w:b/>
                <w:bCs/>
                <w:noProof/>
              </w:rPr>
              <w:t>۴.۸.۳ تحلیل</w:t>
            </w:r>
            <w:r>
              <w:rPr>
                <w:noProof/>
              </w:rPr>
              <w:tab/>
            </w:r>
            <w:r>
              <w:rPr>
                <w:noProof/>
              </w:rPr>
              <w:fldChar w:fldCharType="begin"/>
            </w:r>
            <w:r>
              <w:rPr>
                <w:noProof/>
              </w:rPr>
              <w:instrText xml:space="preserve"> PAGEREF _Toc241516072 \h </w:instrText>
            </w:r>
            <w:r>
              <w:rPr>
                <w:noProof/>
              </w:rPr>
            </w:r>
            <w:r>
              <w:rPr>
                <w:noProof/>
              </w:rPr>
              <w:fldChar w:fldCharType="separate"/>
            </w:r>
            <w:r>
              <w:rPr>
                <w:noProof/>
              </w:rPr>
              <w:t>59</w:t>
            </w:r>
            <w:r>
              <w:rPr>
                <w:noProof/>
              </w:rPr>
              <w:fldChar w:fldCharType="end"/>
            </w:r>
          </w:hyperlink>
        </w:p>
        <w:p w14:paraId="17AF8295" w14:textId="5FAE99A8" w:rsidR="00312B08" w:rsidRDefault="00312B08" w:rsidP="00312B08">
          <w:pPr>
            <w:pStyle w:val="TOC2"/>
            <w:tabs>
              <w:tab w:val="right" w:leader="dot" w:pos="9628"/>
            </w:tabs>
            <w:rPr>
              <w:noProof/>
            </w:rPr>
          </w:pPr>
          <w:hyperlink w:anchor="_Toc241516073" w:history="1">
            <w:r w:rsidRPr="00E62B38">
              <w:rPr>
                <w:rStyle w:val="Hyperlink"/>
                <w:b/>
                <w:bCs/>
                <w:noProof/>
              </w:rPr>
              <w:t>۴.۹ جمع‌بندی فصل</w:t>
            </w:r>
            <w:r>
              <w:rPr>
                <w:noProof/>
              </w:rPr>
              <w:tab/>
            </w:r>
            <w:r>
              <w:rPr>
                <w:noProof/>
              </w:rPr>
              <w:fldChar w:fldCharType="begin"/>
            </w:r>
            <w:r>
              <w:rPr>
                <w:noProof/>
              </w:rPr>
              <w:instrText xml:space="preserve"> PAGEREF _Toc241516073 \h </w:instrText>
            </w:r>
            <w:r>
              <w:rPr>
                <w:noProof/>
              </w:rPr>
            </w:r>
            <w:r>
              <w:rPr>
                <w:noProof/>
              </w:rPr>
              <w:fldChar w:fldCharType="separate"/>
            </w:r>
            <w:r>
              <w:rPr>
                <w:noProof/>
              </w:rPr>
              <w:t>60</w:t>
            </w:r>
            <w:r>
              <w:rPr>
                <w:noProof/>
              </w:rPr>
              <w:fldChar w:fldCharType="end"/>
            </w:r>
          </w:hyperlink>
        </w:p>
        <w:p w14:paraId="433147C9" w14:textId="4FFDF15B" w:rsidR="00312B08" w:rsidRDefault="00312B08" w:rsidP="00312B08">
          <w:pPr>
            <w:pStyle w:val="TOC3"/>
            <w:tabs>
              <w:tab w:val="right" w:leader="dot" w:pos="9628"/>
            </w:tabs>
            <w:rPr>
              <w:noProof/>
            </w:rPr>
          </w:pPr>
          <w:hyperlink w:anchor="_Toc241516074" w:history="1">
            <w:r w:rsidRPr="00E62B38">
              <w:rPr>
                <w:rStyle w:val="Hyperlink"/>
                <w:b/>
                <w:bCs/>
                <w:noProof/>
              </w:rPr>
              <w:t>۴.۹.۱ ساختار و روند</w:t>
            </w:r>
            <w:r>
              <w:rPr>
                <w:noProof/>
              </w:rPr>
              <w:tab/>
            </w:r>
            <w:r>
              <w:rPr>
                <w:noProof/>
              </w:rPr>
              <w:fldChar w:fldCharType="begin"/>
            </w:r>
            <w:r>
              <w:rPr>
                <w:noProof/>
              </w:rPr>
              <w:instrText xml:space="preserve"> PAGEREF _Toc241516074 \h </w:instrText>
            </w:r>
            <w:r>
              <w:rPr>
                <w:noProof/>
              </w:rPr>
            </w:r>
            <w:r>
              <w:rPr>
                <w:noProof/>
              </w:rPr>
              <w:fldChar w:fldCharType="separate"/>
            </w:r>
            <w:r>
              <w:rPr>
                <w:noProof/>
              </w:rPr>
              <w:t>60</w:t>
            </w:r>
            <w:r>
              <w:rPr>
                <w:noProof/>
              </w:rPr>
              <w:fldChar w:fldCharType="end"/>
            </w:r>
          </w:hyperlink>
        </w:p>
        <w:p w14:paraId="549BCE4F" w14:textId="7DA1CA66" w:rsidR="00312B08" w:rsidRDefault="00312B08" w:rsidP="00312B08">
          <w:pPr>
            <w:pStyle w:val="TOC3"/>
            <w:tabs>
              <w:tab w:val="right" w:leader="dot" w:pos="9628"/>
            </w:tabs>
            <w:rPr>
              <w:noProof/>
            </w:rPr>
          </w:pPr>
          <w:hyperlink w:anchor="_Toc241516075" w:history="1">
            <w:r w:rsidRPr="00E62B38">
              <w:rPr>
                <w:rStyle w:val="Hyperlink"/>
                <w:b/>
                <w:bCs/>
                <w:noProof/>
              </w:rPr>
              <w:t>۴.۹.۲ ترکیب پرتفوی</w:t>
            </w:r>
            <w:r>
              <w:rPr>
                <w:noProof/>
              </w:rPr>
              <w:tab/>
            </w:r>
            <w:r>
              <w:rPr>
                <w:noProof/>
              </w:rPr>
              <w:fldChar w:fldCharType="begin"/>
            </w:r>
            <w:r>
              <w:rPr>
                <w:noProof/>
              </w:rPr>
              <w:instrText xml:space="preserve"> PAGEREF _Toc241516075 \h </w:instrText>
            </w:r>
            <w:r>
              <w:rPr>
                <w:noProof/>
              </w:rPr>
            </w:r>
            <w:r>
              <w:rPr>
                <w:noProof/>
              </w:rPr>
              <w:fldChar w:fldCharType="separate"/>
            </w:r>
            <w:r>
              <w:rPr>
                <w:noProof/>
              </w:rPr>
              <w:t>60</w:t>
            </w:r>
            <w:r>
              <w:rPr>
                <w:noProof/>
              </w:rPr>
              <w:fldChar w:fldCharType="end"/>
            </w:r>
          </w:hyperlink>
        </w:p>
        <w:p w14:paraId="78469E96" w14:textId="74B2E568" w:rsidR="00312B08" w:rsidRDefault="00312B08" w:rsidP="00312B08">
          <w:pPr>
            <w:pStyle w:val="TOC3"/>
            <w:tabs>
              <w:tab w:val="right" w:leader="dot" w:pos="9628"/>
            </w:tabs>
            <w:rPr>
              <w:noProof/>
            </w:rPr>
          </w:pPr>
          <w:hyperlink w:anchor="_Toc241516076" w:history="1">
            <w:r w:rsidRPr="00E62B38">
              <w:rPr>
                <w:rStyle w:val="Hyperlink"/>
                <w:b/>
                <w:bCs/>
                <w:noProof/>
              </w:rPr>
              <w:t>۴.۹.۳ بازده و پوشش</w:t>
            </w:r>
            <w:r>
              <w:rPr>
                <w:noProof/>
              </w:rPr>
              <w:tab/>
            </w:r>
            <w:r>
              <w:rPr>
                <w:noProof/>
              </w:rPr>
              <w:fldChar w:fldCharType="begin"/>
            </w:r>
            <w:r>
              <w:rPr>
                <w:noProof/>
              </w:rPr>
              <w:instrText xml:space="preserve"> PAGEREF _Toc241516076 \h </w:instrText>
            </w:r>
            <w:r>
              <w:rPr>
                <w:noProof/>
              </w:rPr>
            </w:r>
            <w:r>
              <w:rPr>
                <w:noProof/>
              </w:rPr>
              <w:fldChar w:fldCharType="separate"/>
            </w:r>
            <w:r>
              <w:rPr>
                <w:noProof/>
              </w:rPr>
              <w:t>61</w:t>
            </w:r>
            <w:r>
              <w:rPr>
                <w:noProof/>
              </w:rPr>
              <w:fldChar w:fldCharType="end"/>
            </w:r>
          </w:hyperlink>
        </w:p>
        <w:p w14:paraId="483EE44A" w14:textId="3EBE3FF3" w:rsidR="00312B08" w:rsidRDefault="00312B08" w:rsidP="00312B08">
          <w:pPr>
            <w:pStyle w:val="TOC3"/>
            <w:tabs>
              <w:tab w:val="right" w:leader="dot" w:pos="9628"/>
            </w:tabs>
            <w:rPr>
              <w:noProof/>
            </w:rPr>
          </w:pPr>
          <w:hyperlink w:anchor="_Toc241516077" w:history="1">
            <w:r w:rsidRPr="00E62B38">
              <w:rPr>
                <w:rStyle w:val="Hyperlink"/>
                <w:b/>
                <w:bCs/>
                <w:noProof/>
              </w:rPr>
              <w:t>۴.۹.۴ گذار به فصل ۵</w:t>
            </w:r>
            <w:r>
              <w:rPr>
                <w:noProof/>
              </w:rPr>
              <w:tab/>
            </w:r>
            <w:r>
              <w:rPr>
                <w:noProof/>
              </w:rPr>
              <w:fldChar w:fldCharType="begin"/>
            </w:r>
            <w:r>
              <w:rPr>
                <w:noProof/>
              </w:rPr>
              <w:instrText xml:space="preserve"> PAGEREF _Toc241516077 \h </w:instrText>
            </w:r>
            <w:r>
              <w:rPr>
                <w:noProof/>
              </w:rPr>
            </w:r>
            <w:r>
              <w:rPr>
                <w:noProof/>
              </w:rPr>
              <w:fldChar w:fldCharType="separate"/>
            </w:r>
            <w:r>
              <w:rPr>
                <w:noProof/>
              </w:rPr>
              <w:t>61</w:t>
            </w:r>
            <w:r>
              <w:rPr>
                <w:noProof/>
              </w:rPr>
              <w:fldChar w:fldCharType="end"/>
            </w:r>
          </w:hyperlink>
        </w:p>
        <w:p w14:paraId="2FC8D834" w14:textId="0578957F" w:rsidR="00312B08" w:rsidRDefault="00312B08" w:rsidP="00312B08">
          <w:pPr>
            <w:pStyle w:val="TOC3"/>
            <w:tabs>
              <w:tab w:val="right" w:leader="dot" w:pos="9628"/>
            </w:tabs>
            <w:rPr>
              <w:noProof/>
            </w:rPr>
          </w:pPr>
          <w:hyperlink w:anchor="_Toc241516078" w:history="1">
            <w:r w:rsidRPr="00E62B38">
              <w:rPr>
                <w:rStyle w:val="Hyperlink"/>
                <w:b/>
                <w:bCs/>
                <w:noProof/>
              </w:rPr>
              <w:t>۴.۹.۵ محدودیت‌های این فصل</w:t>
            </w:r>
            <w:r>
              <w:rPr>
                <w:noProof/>
              </w:rPr>
              <w:tab/>
            </w:r>
            <w:r>
              <w:rPr>
                <w:noProof/>
              </w:rPr>
              <w:fldChar w:fldCharType="begin"/>
            </w:r>
            <w:r>
              <w:rPr>
                <w:noProof/>
              </w:rPr>
              <w:instrText xml:space="preserve"> PAGEREF _Toc241516078 \h </w:instrText>
            </w:r>
            <w:r>
              <w:rPr>
                <w:noProof/>
              </w:rPr>
            </w:r>
            <w:r>
              <w:rPr>
                <w:noProof/>
              </w:rPr>
              <w:fldChar w:fldCharType="separate"/>
            </w:r>
            <w:r>
              <w:rPr>
                <w:noProof/>
              </w:rPr>
              <w:t>61</w:t>
            </w:r>
            <w:r>
              <w:rPr>
                <w:noProof/>
              </w:rPr>
              <w:fldChar w:fldCharType="end"/>
            </w:r>
          </w:hyperlink>
        </w:p>
        <w:p w14:paraId="471B1D41" w14:textId="27C228B8" w:rsidR="00312B08" w:rsidRDefault="00312B08" w:rsidP="00312B08">
          <w:pPr>
            <w:pStyle w:val="TOC1"/>
            <w:tabs>
              <w:tab w:val="right" w:leader="dot" w:pos="9628"/>
            </w:tabs>
            <w:rPr>
              <w:noProof/>
            </w:rPr>
          </w:pPr>
          <w:hyperlink w:anchor="_Toc241516079" w:history="1">
            <w:r w:rsidRPr="00E62B38">
              <w:rPr>
                <w:rStyle w:val="Hyperlink"/>
                <w:b/>
                <w:bCs/>
                <w:noProof/>
              </w:rPr>
              <w:t>فصل ۵ — کیفیت دارایی، ریسک اعتباری و تمرکز</w:t>
            </w:r>
            <w:r>
              <w:rPr>
                <w:noProof/>
              </w:rPr>
              <w:tab/>
            </w:r>
            <w:r>
              <w:rPr>
                <w:noProof/>
              </w:rPr>
              <w:fldChar w:fldCharType="begin"/>
            </w:r>
            <w:r>
              <w:rPr>
                <w:noProof/>
              </w:rPr>
              <w:instrText xml:space="preserve"> PAGEREF _Toc241516079 \h </w:instrText>
            </w:r>
            <w:r>
              <w:rPr>
                <w:noProof/>
              </w:rPr>
            </w:r>
            <w:r>
              <w:rPr>
                <w:noProof/>
              </w:rPr>
              <w:fldChar w:fldCharType="separate"/>
            </w:r>
            <w:r>
              <w:rPr>
                <w:noProof/>
              </w:rPr>
              <w:t>61</w:t>
            </w:r>
            <w:r>
              <w:rPr>
                <w:noProof/>
              </w:rPr>
              <w:fldChar w:fldCharType="end"/>
            </w:r>
          </w:hyperlink>
        </w:p>
        <w:p w14:paraId="763E22B2" w14:textId="5BEF5C40" w:rsidR="00312B08" w:rsidRDefault="00312B08" w:rsidP="00312B08">
          <w:pPr>
            <w:pStyle w:val="TOC2"/>
            <w:tabs>
              <w:tab w:val="right" w:leader="dot" w:pos="9628"/>
            </w:tabs>
            <w:rPr>
              <w:noProof/>
            </w:rPr>
          </w:pPr>
          <w:hyperlink w:anchor="_Toc241516080" w:history="1">
            <w:r w:rsidRPr="00E62B38">
              <w:rPr>
                <w:rStyle w:val="Hyperlink"/>
                <w:b/>
                <w:bCs/>
                <w:noProof/>
              </w:rPr>
              <w:t>۵.۰ هدف و ساختار فصل</w:t>
            </w:r>
            <w:r>
              <w:rPr>
                <w:noProof/>
              </w:rPr>
              <w:tab/>
            </w:r>
            <w:r>
              <w:rPr>
                <w:noProof/>
              </w:rPr>
              <w:fldChar w:fldCharType="begin"/>
            </w:r>
            <w:r>
              <w:rPr>
                <w:noProof/>
              </w:rPr>
              <w:instrText xml:space="preserve"> PAGEREF _Toc241516080 \h </w:instrText>
            </w:r>
            <w:r>
              <w:rPr>
                <w:noProof/>
              </w:rPr>
            </w:r>
            <w:r>
              <w:rPr>
                <w:noProof/>
              </w:rPr>
              <w:fldChar w:fldCharType="separate"/>
            </w:r>
            <w:r>
              <w:rPr>
                <w:noProof/>
              </w:rPr>
              <w:t>61</w:t>
            </w:r>
            <w:r>
              <w:rPr>
                <w:noProof/>
              </w:rPr>
              <w:fldChar w:fldCharType="end"/>
            </w:r>
          </w:hyperlink>
        </w:p>
        <w:p w14:paraId="48C60FEF" w14:textId="52FAB474" w:rsidR="00312B08" w:rsidRDefault="00312B08" w:rsidP="00312B08">
          <w:pPr>
            <w:pStyle w:val="TOC3"/>
            <w:tabs>
              <w:tab w:val="right" w:leader="dot" w:pos="9628"/>
            </w:tabs>
            <w:rPr>
              <w:noProof/>
            </w:rPr>
          </w:pPr>
          <w:hyperlink w:anchor="_Toc241516081" w:history="1">
            <w:r w:rsidRPr="00E62B38">
              <w:rPr>
                <w:rStyle w:val="Hyperlink"/>
                <w:b/>
                <w:bCs/>
                <w:noProof/>
              </w:rPr>
              <w:t>۵.۰.۱ هدف</w:t>
            </w:r>
            <w:r>
              <w:rPr>
                <w:noProof/>
              </w:rPr>
              <w:tab/>
            </w:r>
            <w:r>
              <w:rPr>
                <w:noProof/>
              </w:rPr>
              <w:fldChar w:fldCharType="begin"/>
            </w:r>
            <w:r>
              <w:rPr>
                <w:noProof/>
              </w:rPr>
              <w:instrText xml:space="preserve"> PAGEREF _Toc241516081 \h </w:instrText>
            </w:r>
            <w:r>
              <w:rPr>
                <w:noProof/>
              </w:rPr>
            </w:r>
            <w:r>
              <w:rPr>
                <w:noProof/>
              </w:rPr>
              <w:fldChar w:fldCharType="separate"/>
            </w:r>
            <w:r>
              <w:rPr>
                <w:noProof/>
              </w:rPr>
              <w:t>61</w:t>
            </w:r>
            <w:r>
              <w:rPr>
                <w:noProof/>
              </w:rPr>
              <w:fldChar w:fldCharType="end"/>
            </w:r>
          </w:hyperlink>
        </w:p>
        <w:p w14:paraId="715E14AB" w14:textId="7EFE0B92" w:rsidR="00312B08" w:rsidRDefault="00312B08" w:rsidP="00312B08">
          <w:pPr>
            <w:pStyle w:val="TOC3"/>
            <w:tabs>
              <w:tab w:val="right" w:leader="dot" w:pos="9628"/>
            </w:tabs>
            <w:rPr>
              <w:noProof/>
            </w:rPr>
          </w:pPr>
          <w:hyperlink w:anchor="_Toc241516082" w:history="1">
            <w:r w:rsidRPr="00E62B38">
              <w:rPr>
                <w:rStyle w:val="Hyperlink"/>
                <w:b/>
                <w:bCs/>
                <w:noProof/>
              </w:rPr>
              <w:t>۵.۰.۲ ساختار</w:t>
            </w:r>
            <w:r>
              <w:rPr>
                <w:noProof/>
              </w:rPr>
              <w:tab/>
            </w:r>
            <w:r>
              <w:rPr>
                <w:noProof/>
              </w:rPr>
              <w:fldChar w:fldCharType="begin"/>
            </w:r>
            <w:r>
              <w:rPr>
                <w:noProof/>
              </w:rPr>
              <w:instrText xml:space="preserve"> PAGEREF _Toc241516082 \h </w:instrText>
            </w:r>
            <w:r>
              <w:rPr>
                <w:noProof/>
              </w:rPr>
            </w:r>
            <w:r>
              <w:rPr>
                <w:noProof/>
              </w:rPr>
              <w:fldChar w:fldCharType="separate"/>
            </w:r>
            <w:r>
              <w:rPr>
                <w:noProof/>
              </w:rPr>
              <w:t>61</w:t>
            </w:r>
            <w:r>
              <w:rPr>
                <w:noProof/>
              </w:rPr>
              <w:fldChar w:fldCharType="end"/>
            </w:r>
          </w:hyperlink>
        </w:p>
        <w:p w14:paraId="414BE3F3" w14:textId="1DDCEF57" w:rsidR="00312B08" w:rsidRDefault="00312B08" w:rsidP="00312B08">
          <w:pPr>
            <w:pStyle w:val="TOC3"/>
            <w:tabs>
              <w:tab w:val="right" w:leader="dot" w:pos="9628"/>
            </w:tabs>
            <w:rPr>
              <w:noProof/>
            </w:rPr>
          </w:pPr>
          <w:hyperlink w:anchor="_Toc241516083" w:history="1">
            <w:r w:rsidRPr="00E62B38">
              <w:rPr>
                <w:rStyle w:val="Hyperlink"/>
                <w:b/>
                <w:bCs/>
                <w:noProof/>
              </w:rPr>
              <w:t>۵.۰.۳ تعریف مطالبات غیرجاری در این گزارش</w:t>
            </w:r>
            <w:r>
              <w:rPr>
                <w:noProof/>
              </w:rPr>
              <w:tab/>
            </w:r>
            <w:r>
              <w:rPr>
                <w:noProof/>
              </w:rPr>
              <w:fldChar w:fldCharType="begin"/>
            </w:r>
            <w:r>
              <w:rPr>
                <w:noProof/>
              </w:rPr>
              <w:instrText xml:space="preserve"> PAGEREF _Toc241516083 \h </w:instrText>
            </w:r>
            <w:r>
              <w:rPr>
                <w:noProof/>
              </w:rPr>
            </w:r>
            <w:r>
              <w:rPr>
                <w:noProof/>
              </w:rPr>
              <w:fldChar w:fldCharType="separate"/>
            </w:r>
            <w:r>
              <w:rPr>
                <w:noProof/>
              </w:rPr>
              <w:t>62</w:t>
            </w:r>
            <w:r>
              <w:rPr>
                <w:noProof/>
              </w:rPr>
              <w:fldChar w:fldCharType="end"/>
            </w:r>
          </w:hyperlink>
        </w:p>
        <w:p w14:paraId="1774B6A0" w14:textId="27DAAADA" w:rsidR="00312B08" w:rsidRDefault="00312B08" w:rsidP="00312B08">
          <w:pPr>
            <w:pStyle w:val="TOC2"/>
            <w:tabs>
              <w:tab w:val="right" w:leader="dot" w:pos="9628"/>
            </w:tabs>
            <w:rPr>
              <w:noProof/>
            </w:rPr>
          </w:pPr>
          <w:hyperlink w:anchor="_Toc241516084" w:history="1">
            <w:r w:rsidRPr="00E62B38">
              <w:rPr>
                <w:rStyle w:val="Hyperlink"/>
                <w:b/>
                <w:bCs/>
                <w:noProof/>
              </w:rPr>
              <w:t>۵.۱ روند طبقه‌بندی مطالبات</w:t>
            </w:r>
            <w:r>
              <w:rPr>
                <w:noProof/>
              </w:rPr>
              <w:tab/>
            </w:r>
            <w:r>
              <w:rPr>
                <w:noProof/>
              </w:rPr>
              <w:fldChar w:fldCharType="begin"/>
            </w:r>
            <w:r>
              <w:rPr>
                <w:noProof/>
              </w:rPr>
              <w:instrText xml:space="preserve"> PAGEREF _Toc241516084 \h </w:instrText>
            </w:r>
            <w:r>
              <w:rPr>
                <w:noProof/>
              </w:rPr>
            </w:r>
            <w:r>
              <w:rPr>
                <w:noProof/>
              </w:rPr>
              <w:fldChar w:fldCharType="separate"/>
            </w:r>
            <w:r>
              <w:rPr>
                <w:noProof/>
              </w:rPr>
              <w:t>62</w:t>
            </w:r>
            <w:r>
              <w:rPr>
                <w:noProof/>
              </w:rPr>
              <w:fldChar w:fldCharType="end"/>
            </w:r>
          </w:hyperlink>
        </w:p>
        <w:p w14:paraId="738EC754" w14:textId="48D2609E" w:rsidR="00312B08" w:rsidRDefault="00312B08" w:rsidP="00312B08">
          <w:pPr>
            <w:pStyle w:val="TOC3"/>
            <w:tabs>
              <w:tab w:val="right" w:leader="dot" w:pos="9628"/>
            </w:tabs>
            <w:rPr>
              <w:noProof/>
            </w:rPr>
          </w:pPr>
          <w:hyperlink w:anchor="_Toc241516085" w:history="1">
            <w:r w:rsidRPr="00E62B38">
              <w:rPr>
                <w:rStyle w:val="Hyperlink"/>
                <w:b/>
                <w:bCs/>
                <w:noProof/>
              </w:rPr>
              <w:t>۵.۱.۱ سری زمانی</w:t>
            </w:r>
            <w:r>
              <w:rPr>
                <w:noProof/>
              </w:rPr>
              <w:tab/>
            </w:r>
            <w:r>
              <w:rPr>
                <w:noProof/>
              </w:rPr>
              <w:fldChar w:fldCharType="begin"/>
            </w:r>
            <w:r>
              <w:rPr>
                <w:noProof/>
              </w:rPr>
              <w:instrText xml:space="preserve"> PAGEREF _Toc241516085 \h </w:instrText>
            </w:r>
            <w:r>
              <w:rPr>
                <w:noProof/>
              </w:rPr>
            </w:r>
            <w:r>
              <w:rPr>
                <w:noProof/>
              </w:rPr>
              <w:fldChar w:fldCharType="separate"/>
            </w:r>
            <w:r>
              <w:rPr>
                <w:noProof/>
              </w:rPr>
              <w:t>62</w:t>
            </w:r>
            <w:r>
              <w:rPr>
                <w:noProof/>
              </w:rPr>
              <w:fldChar w:fldCharType="end"/>
            </w:r>
          </w:hyperlink>
        </w:p>
        <w:p w14:paraId="4781CBFD" w14:textId="03F643DE" w:rsidR="00312B08" w:rsidRDefault="00312B08" w:rsidP="00312B08">
          <w:pPr>
            <w:pStyle w:val="TOC3"/>
            <w:tabs>
              <w:tab w:val="right" w:leader="dot" w:pos="9628"/>
            </w:tabs>
            <w:rPr>
              <w:noProof/>
            </w:rPr>
          </w:pPr>
          <w:hyperlink w:anchor="_Toc241516086" w:history="1">
            <w:r w:rsidRPr="00E62B38">
              <w:rPr>
                <w:rStyle w:val="Hyperlink"/>
                <w:b/>
                <w:bCs/>
                <w:noProof/>
              </w:rPr>
              <w:t>۵.۱.۲ تحلیل</w:t>
            </w:r>
            <w:r>
              <w:rPr>
                <w:noProof/>
              </w:rPr>
              <w:tab/>
            </w:r>
            <w:r>
              <w:rPr>
                <w:noProof/>
              </w:rPr>
              <w:fldChar w:fldCharType="begin"/>
            </w:r>
            <w:r>
              <w:rPr>
                <w:noProof/>
              </w:rPr>
              <w:instrText xml:space="preserve"> PAGEREF _Toc241516086 \h </w:instrText>
            </w:r>
            <w:r>
              <w:rPr>
                <w:noProof/>
              </w:rPr>
            </w:r>
            <w:r>
              <w:rPr>
                <w:noProof/>
              </w:rPr>
              <w:fldChar w:fldCharType="separate"/>
            </w:r>
            <w:r>
              <w:rPr>
                <w:noProof/>
              </w:rPr>
              <w:t>62</w:t>
            </w:r>
            <w:r>
              <w:rPr>
                <w:noProof/>
              </w:rPr>
              <w:fldChar w:fldCharType="end"/>
            </w:r>
          </w:hyperlink>
        </w:p>
        <w:p w14:paraId="597B8718" w14:textId="35F91536" w:rsidR="00312B08" w:rsidRDefault="00312B08" w:rsidP="00312B08">
          <w:pPr>
            <w:pStyle w:val="TOC3"/>
            <w:tabs>
              <w:tab w:val="right" w:leader="dot" w:pos="9628"/>
            </w:tabs>
            <w:rPr>
              <w:noProof/>
            </w:rPr>
          </w:pPr>
          <w:hyperlink w:anchor="_Toc241516087" w:history="1">
            <w:r w:rsidRPr="00E62B38">
              <w:rPr>
                <w:rStyle w:val="Hyperlink"/>
                <w:b/>
                <w:bCs/>
                <w:noProof/>
              </w:rPr>
              <w:t>۵.۱.۳ تذکر درباره‌ی یک جابه‌جایی طبقاتی در ماه‌های پایانی</w:t>
            </w:r>
            <w:r>
              <w:rPr>
                <w:noProof/>
              </w:rPr>
              <w:tab/>
            </w:r>
            <w:r>
              <w:rPr>
                <w:noProof/>
              </w:rPr>
              <w:fldChar w:fldCharType="begin"/>
            </w:r>
            <w:r>
              <w:rPr>
                <w:noProof/>
              </w:rPr>
              <w:instrText xml:space="preserve"> PAGEREF _Toc241516087 \h </w:instrText>
            </w:r>
            <w:r>
              <w:rPr>
                <w:noProof/>
              </w:rPr>
            </w:r>
            <w:r>
              <w:rPr>
                <w:noProof/>
              </w:rPr>
              <w:fldChar w:fldCharType="separate"/>
            </w:r>
            <w:r>
              <w:rPr>
                <w:noProof/>
              </w:rPr>
              <w:t>63</w:t>
            </w:r>
            <w:r>
              <w:rPr>
                <w:noProof/>
              </w:rPr>
              <w:fldChar w:fldCharType="end"/>
            </w:r>
          </w:hyperlink>
        </w:p>
        <w:p w14:paraId="72FA89EB" w14:textId="7DF9DF84" w:rsidR="00312B08" w:rsidRDefault="00312B08" w:rsidP="00312B08">
          <w:pPr>
            <w:pStyle w:val="TOC2"/>
            <w:tabs>
              <w:tab w:val="right" w:leader="dot" w:pos="9628"/>
            </w:tabs>
            <w:rPr>
              <w:noProof/>
            </w:rPr>
          </w:pPr>
          <w:hyperlink w:anchor="_Toc241516088" w:history="1">
            <w:r w:rsidRPr="00E62B38">
              <w:rPr>
                <w:rStyle w:val="Hyperlink"/>
                <w:b/>
                <w:bCs/>
                <w:noProof/>
              </w:rPr>
              <w:t>۵.۲ تجزیه‌ی مطالبات غیرجاری بر مبنای پوشش داده</w:t>
            </w:r>
            <w:r>
              <w:rPr>
                <w:noProof/>
              </w:rPr>
              <w:tab/>
            </w:r>
            <w:r>
              <w:rPr>
                <w:noProof/>
              </w:rPr>
              <w:fldChar w:fldCharType="begin"/>
            </w:r>
            <w:r>
              <w:rPr>
                <w:noProof/>
              </w:rPr>
              <w:instrText xml:space="preserve"> PAGEREF _Toc241516088 \h </w:instrText>
            </w:r>
            <w:r>
              <w:rPr>
                <w:noProof/>
              </w:rPr>
            </w:r>
            <w:r>
              <w:rPr>
                <w:noProof/>
              </w:rPr>
              <w:fldChar w:fldCharType="separate"/>
            </w:r>
            <w:r>
              <w:rPr>
                <w:noProof/>
              </w:rPr>
              <w:t>63</w:t>
            </w:r>
            <w:r>
              <w:rPr>
                <w:noProof/>
              </w:rPr>
              <w:fldChar w:fldCharType="end"/>
            </w:r>
          </w:hyperlink>
        </w:p>
        <w:p w14:paraId="1089F349" w14:textId="1830C743" w:rsidR="00312B08" w:rsidRDefault="00312B08" w:rsidP="00312B08">
          <w:pPr>
            <w:pStyle w:val="TOC3"/>
            <w:tabs>
              <w:tab w:val="right" w:leader="dot" w:pos="9628"/>
            </w:tabs>
            <w:rPr>
              <w:noProof/>
            </w:rPr>
          </w:pPr>
          <w:hyperlink w:anchor="_Toc241516089" w:history="1">
            <w:r w:rsidRPr="00E62B38">
              <w:rPr>
                <w:rStyle w:val="Hyperlink"/>
                <w:b/>
                <w:bCs/>
                <w:noProof/>
              </w:rPr>
              <w:t>۵.۲.۱ زمینه</w:t>
            </w:r>
            <w:r>
              <w:rPr>
                <w:noProof/>
              </w:rPr>
              <w:tab/>
            </w:r>
            <w:r>
              <w:rPr>
                <w:noProof/>
              </w:rPr>
              <w:fldChar w:fldCharType="begin"/>
            </w:r>
            <w:r>
              <w:rPr>
                <w:noProof/>
              </w:rPr>
              <w:instrText xml:space="preserve"> PAGEREF _Toc241516089 \h </w:instrText>
            </w:r>
            <w:r>
              <w:rPr>
                <w:noProof/>
              </w:rPr>
            </w:r>
            <w:r>
              <w:rPr>
                <w:noProof/>
              </w:rPr>
              <w:fldChar w:fldCharType="separate"/>
            </w:r>
            <w:r>
              <w:rPr>
                <w:noProof/>
              </w:rPr>
              <w:t>63</w:t>
            </w:r>
            <w:r>
              <w:rPr>
                <w:noProof/>
              </w:rPr>
              <w:fldChar w:fldCharType="end"/>
            </w:r>
          </w:hyperlink>
        </w:p>
        <w:p w14:paraId="1746F530" w14:textId="4FA529B7" w:rsidR="00312B08" w:rsidRDefault="00312B08" w:rsidP="00312B08">
          <w:pPr>
            <w:pStyle w:val="TOC3"/>
            <w:tabs>
              <w:tab w:val="right" w:leader="dot" w:pos="9628"/>
            </w:tabs>
            <w:rPr>
              <w:noProof/>
            </w:rPr>
          </w:pPr>
          <w:hyperlink w:anchor="_Toc241516090" w:history="1">
            <w:r w:rsidRPr="00E62B38">
              <w:rPr>
                <w:rStyle w:val="Hyperlink"/>
                <w:b/>
                <w:bCs/>
                <w:noProof/>
              </w:rPr>
              <w:t>۵.۲.۲ یافته</w:t>
            </w:r>
            <w:r>
              <w:rPr>
                <w:noProof/>
              </w:rPr>
              <w:tab/>
            </w:r>
            <w:r>
              <w:rPr>
                <w:noProof/>
              </w:rPr>
              <w:fldChar w:fldCharType="begin"/>
            </w:r>
            <w:r>
              <w:rPr>
                <w:noProof/>
              </w:rPr>
              <w:instrText xml:space="preserve"> PAGEREF _Toc241516090 \h </w:instrText>
            </w:r>
            <w:r>
              <w:rPr>
                <w:noProof/>
              </w:rPr>
            </w:r>
            <w:r>
              <w:rPr>
                <w:noProof/>
              </w:rPr>
              <w:fldChar w:fldCharType="separate"/>
            </w:r>
            <w:r>
              <w:rPr>
                <w:noProof/>
              </w:rPr>
              <w:t>63</w:t>
            </w:r>
            <w:r>
              <w:rPr>
                <w:noProof/>
              </w:rPr>
              <w:fldChar w:fldCharType="end"/>
            </w:r>
          </w:hyperlink>
        </w:p>
        <w:p w14:paraId="1838F8B9" w14:textId="012AC4D0" w:rsidR="00312B08" w:rsidRDefault="00312B08" w:rsidP="00312B08">
          <w:pPr>
            <w:pStyle w:val="TOC3"/>
            <w:tabs>
              <w:tab w:val="right" w:leader="dot" w:pos="9628"/>
            </w:tabs>
            <w:rPr>
              <w:noProof/>
            </w:rPr>
          </w:pPr>
          <w:hyperlink w:anchor="_Toc241516091" w:history="1">
            <w:r w:rsidRPr="00E62B38">
              <w:rPr>
                <w:rStyle w:val="Hyperlink"/>
                <w:b/>
                <w:bCs/>
                <w:noProof/>
              </w:rPr>
              <w:t>۵.۲.۳ تجزیه‌ی سه‌گانه</w:t>
            </w:r>
            <w:r>
              <w:rPr>
                <w:noProof/>
              </w:rPr>
              <w:tab/>
            </w:r>
            <w:r>
              <w:rPr>
                <w:noProof/>
              </w:rPr>
              <w:fldChar w:fldCharType="begin"/>
            </w:r>
            <w:r>
              <w:rPr>
                <w:noProof/>
              </w:rPr>
              <w:instrText xml:space="preserve"> PAGEREF _Toc241516091 \h </w:instrText>
            </w:r>
            <w:r>
              <w:rPr>
                <w:noProof/>
              </w:rPr>
            </w:r>
            <w:r>
              <w:rPr>
                <w:noProof/>
              </w:rPr>
              <w:fldChar w:fldCharType="separate"/>
            </w:r>
            <w:r>
              <w:rPr>
                <w:noProof/>
              </w:rPr>
              <w:t>64</w:t>
            </w:r>
            <w:r>
              <w:rPr>
                <w:noProof/>
              </w:rPr>
              <w:fldChar w:fldCharType="end"/>
            </w:r>
          </w:hyperlink>
        </w:p>
        <w:p w14:paraId="5CAA9338" w14:textId="33F913FC" w:rsidR="00312B08" w:rsidRDefault="00312B08" w:rsidP="00312B08">
          <w:pPr>
            <w:pStyle w:val="TOC3"/>
            <w:tabs>
              <w:tab w:val="right" w:leader="dot" w:pos="9628"/>
            </w:tabs>
            <w:rPr>
              <w:noProof/>
            </w:rPr>
          </w:pPr>
          <w:hyperlink w:anchor="_Toc241516092" w:history="1">
            <w:r w:rsidRPr="00E62B38">
              <w:rPr>
                <w:rStyle w:val="Hyperlink"/>
                <w:b/>
                <w:bCs/>
                <w:noProof/>
              </w:rPr>
              <w:t>۵.۲.۴ تحلیل</w:t>
            </w:r>
            <w:r>
              <w:rPr>
                <w:noProof/>
              </w:rPr>
              <w:tab/>
            </w:r>
            <w:r>
              <w:rPr>
                <w:noProof/>
              </w:rPr>
              <w:fldChar w:fldCharType="begin"/>
            </w:r>
            <w:r>
              <w:rPr>
                <w:noProof/>
              </w:rPr>
              <w:instrText xml:space="preserve"> PAGEREF _Toc241516092 \h </w:instrText>
            </w:r>
            <w:r>
              <w:rPr>
                <w:noProof/>
              </w:rPr>
            </w:r>
            <w:r>
              <w:rPr>
                <w:noProof/>
              </w:rPr>
              <w:fldChar w:fldCharType="separate"/>
            </w:r>
            <w:r>
              <w:rPr>
                <w:noProof/>
              </w:rPr>
              <w:t>64</w:t>
            </w:r>
            <w:r>
              <w:rPr>
                <w:noProof/>
              </w:rPr>
              <w:fldChar w:fldCharType="end"/>
            </w:r>
          </w:hyperlink>
        </w:p>
        <w:p w14:paraId="16DEA629" w14:textId="5A392B9E" w:rsidR="00312B08" w:rsidRDefault="00312B08" w:rsidP="00312B08">
          <w:pPr>
            <w:pStyle w:val="TOC2"/>
            <w:tabs>
              <w:tab w:val="right" w:leader="dot" w:pos="9628"/>
            </w:tabs>
            <w:rPr>
              <w:noProof/>
            </w:rPr>
          </w:pPr>
          <w:hyperlink w:anchor="_Toc241516093" w:history="1">
            <w:r w:rsidRPr="00E62B38">
              <w:rPr>
                <w:rStyle w:val="Hyperlink"/>
                <w:b/>
                <w:bCs/>
                <w:noProof/>
              </w:rPr>
              <w:t>۵.۳ اعتبارات اسنادی</w:t>
            </w:r>
            <w:r>
              <w:rPr>
                <w:noProof/>
              </w:rPr>
              <w:tab/>
            </w:r>
            <w:r>
              <w:rPr>
                <w:noProof/>
              </w:rPr>
              <w:fldChar w:fldCharType="begin"/>
            </w:r>
            <w:r>
              <w:rPr>
                <w:noProof/>
              </w:rPr>
              <w:instrText xml:space="preserve"> PAGEREF _Toc241516093 \h </w:instrText>
            </w:r>
            <w:r>
              <w:rPr>
                <w:noProof/>
              </w:rPr>
            </w:r>
            <w:r>
              <w:rPr>
                <w:noProof/>
              </w:rPr>
              <w:fldChar w:fldCharType="separate"/>
            </w:r>
            <w:r>
              <w:rPr>
                <w:noProof/>
              </w:rPr>
              <w:t>65</w:t>
            </w:r>
            <w:r>
              <w:rPr>
                <w:noProof/>
              </w:rPr>
              <w:fldChar w:fldCharType="end"/>
            </w:r>
          </w:hyperlink>
        </w:p>
        <w:p w14:paraId="76992C10" w14:textId="0320CE2F" w:rsidR="00312B08" w:rsidRDefault="00312B08" w:rsidP="00312B08">
          <w:pPr>
            <w:pStyle w:val="TOC3"/>
            <w:tabs>
              <w:tab w:val="right" w:leader="dot" w:pos="9628"/>
            </w:tabs>
            <w:rPr>
              <w:noProof/>
            </w:rPr>
          </w:pPr>
          <w:hyperlink w:anchor="_Toc241516094" w:history="1">
            <w:r w:rsidRPr="00E62B38">
              <w:rPr>
                <w:rStyle w:val="Hyperlink"/>
                <w:b/>
                <w:bCs/>
                <w:noProof/>
              </w:rPr>
              <w:t>۵.۳.۱ چرایی اختصاص بخش مستقل</w:t>
            </w:r>
            <w:r>
              <w:rPr>
                <w:noProof/>
              </w:rPr>
              <w:tab/>
            </w:r>
            <w:r>
              <w:rPr>
                <w:noProof/>
              </w:rPr>
              <w:fldChar w:fldCharType="begin"/>
            </w:r>
            <w:r>
              <w:rPr>
                <w:noProof/>
              </w:rPr>
              <w:instrText xml:space="preserve"> PAGEREF _Toc241516094 \h </w:instrText>
            </w:r>
            <w:r>
              <w:rPr>
                <w:noProof/>
              </w:rPr>
            </w:r>
            <w:r>
              <w:rPr>
                <w:noProof/>
              </w:rPr>
              <w:fldChar w:fldCharType="separate"/>
            </w:r>
            <w:r>
              <w:rPr>
                <w:noProof/>
              </w:rPr>
              <w:t>65</w:t>
            </w:r>
            <w:r>
              <w:rPr>
                <w:noProof/>
              </w:rPr>
              <w:fldChar w:fldCharType="end"/>
            </w:r>
          </w:hyperlink>
        </w:p>
        <w:p w14:paraId="6D3C525A" w14:textId="3BF29293" w:rsidR="00312B08" w:rsidRDefault="00312B08" w:rsidP="00312B08">
          <w:pPr>
            <w:pStyle w:val="TOC3"/>
            <w:tabs>
              <w:tab w:val="right" w:leader="dot" w:pos="9628"/>
            </w:tabs>
            <w:rPr>
              <w:noProof/>
            </w:rPr>
          </w:pPr>
          <w:hyperlink w:anchor="_Toc241516095" w:history="1">
            <w:r w:rsidRPr="00E62B38">
              <w:rPr>
                <w:rStyle w:val="Hyperlink"/>
                <w:b/>
                <w:bCs/>
                <w:noProof/>
              </w:rPr>
              <w:t>۵.۳.۲ مسیر وخامت</w:t>
            </w:r>
            <w:r>
              <w:rPr>
                <w:noProof/>
              </w:rPr>
              <w:tab/>
            </w:r>
            <w:r>
              <w:rPr>
                <w:noProof/>
              </w:rPr>
              <w:fldChar w:fldCharType="begin"/>
            </w:r>
            <w:r>
              <w:rPr>
                <w:noProof/>
              </w:rPr>
              <w:instrText xml:space="preserve"> PAGEREF _Toc241516095 \h </w:instrText>
            </w:r>
            <w:r>
              <w:rPr>
                <w:noProof/>
              </w:rPr>
            </w:r>
            <w:r>
              <w:rPr>
                <w:noProof/>
              </w:rPr>
              <w:fldChar w:fldCharType="separate"/>
            </w:r>
            <w:r>
              <w:rPr>
                <w:noProof/>
              </w:rPr>
              <w:t>65</w:t>
            </w:r>
            <w:r>
              <w:rPr>
                <w:noProof/>
              </w:rPr>
              <w:fldChar w:fldCharType="end"/>
            </w:r>
          </w:hyperlink>
        </w:p>
        <w:p w14:paraId="3E30404E" w14:textId="36F6B743" w:rsidR="00312B08" w:rsidRDefault="00312B08" w:rsidP="00312B08">
          <w:pPr>
            <w:pStyle w:val="TOC3"/>
            <w:tabs>
              <w:tab w:val="right" w:leader="dot" w:pos="9628"/>
            </w:tabs>
            <w:rPr>
              <w:noProof/>
            </w:rPr>
          </w:pPr>
          <w:hyperlink w:anchor="_Toc241516096" w:history="1">
            <w:r w:rsidRPr="00E62B38">
              <w:rPr>
                <w:rStyle w:val="Hyperlink"/>
                <w:b/>
                <w:bCs/>
                <w:noProof/>
              </w:rPr>
              <w:t>۵.۳.۳ تصحیح یک برداشت رایج</w:t>
            </w:r>
            <w:r>
              <w:rPr>
                <w:noProof/>
              </w:rPr>
              <w:tab/>
            </w:r>
            <w:r>
              <w:rPr>
                <w:noProof/>
              </w:rPr>
              <w:fldChar w:fldCharType="begin"/>
            </w:r>
            <w:r>
              <w:rPr>
                <w:noProof/>
              </w:rPr>
              <w:instrText xml:space="preserve"> PAGEREF _Toc241516096 \h </w:instrText>
            </w:r>
            <w:r>
              <w:rPr>
                <w:noProof/>
              </w:rPr>
            </w:r>
            <w:r>
              <w:rPr>
                <w:noProof/>
              </w:rPr>
              <w:fldChar w:fldCharType="separate"/>
            </w:r>
            <w:r>
              <w:rPr>
                <w:noProof/>
              </w:rPr>
              <w:t>66</w:t>
            </w:r>
            <w:r>
              <w:rPr>
                <w:noProof/>
              </w:rPr>
              <w:fldChar w:fldCharType="end"/>
            </w:r>
          </w:hyperlink>
        </w:p>
        <w:p w14:paraId="5C1FC2AE" w14:textId="2A0547D0" w:rsidR="00312B08" w:rsidRDefault="00312B08" w:rsidP="00312B08">
          <w:pPr>
            <w:pStyle w:val="TOC3"/>
            <w:tabs>
              <w:tab w:val="right" w:leader="dot" w:pos="9628"/>
            </w:tabs>
            <w:rPr>
              <w:noProof/>
            </w:rPr>
          </w:pPr>
          <w:hyperlink w:anchor="_Toc241516097" w:history="1">
            <w:r w:rsidRPr="00E62B38">
              <w:rPr>
                <w:rStyle w:val="Hyperlink"/>
                <w:b/>
                <w:bCs/>
                <w:noProof/>
              </w:rPr>
              <w:t>۵.۳.۴ تمرکز مشتری در این بخش</w:t>
            </w:r>
            <w:r>
              <w:rPr>
                <w:noProof/>
              </w:rPr>
              <w:tab/>
            </w:r>
            <w:r>
              <w:rPr>
                <w:noProof/>
              </w:rPr>
              <w:fldChar w:fldCharType="begin"/>
            </w:r>
            <w:r>
              <w:rPr>
                <w:noProof/>
              </w:rPr>
              <w:instrText xml:space="preserve"> PAGEREF _Toc241516097 \h </w:instrText>
            </w:r>
            <w:r>
              <w:rPr>
                <w:noProof/>
              </w:rPr>
            </w:r>
            <w:r>
              <w:rPr>
                <w:noProof/>
              </w:rPr>
              <w:fldChar w:fldCharType="separate"/>
            </w:r>
            <w:r>
              <w:rPr>
                <w:noProof/>
              </w:rPr>
              <w:t>66</w:t>
            </w:r>
            <w:r>
              <w:rPr>
                <w:noProof/>
              </w:rPr>
              <w:fldChar w:fldCharType="end"/>
            </w:r>
          </w:hyperlink>
        </w:p>
        <w:p w14:paraId="497C7EF4" w14:textId="5CD58EB4" w:rsidR="00312B08" w:rsidRDefault="00312B08" w:rsidP="00312B08">
          <w:pPr>
            <w:pStyle w:val="TOC3"/>
            <w:tabs>
              <w:tab w:val="right" w:leader="dot" w:pos="9628"/>
            </w:tabs>
            <w:rPr>
              <w:noProof/>
            </w:rPr>
          </w:pPr>
          <w:hyperlink w:anchor="_Toc241516098" w:history="1">
            <w:r w:rsidRPr="00E62B38">
              <w:rPr>
                <w:rStyle w:val="Hyperlink"/>
                <w:b/>
                <w:bCs/>
                <w:noProof/>
              </w:rPr>
              <w:t>۵.۳.۵ ارزیابی و توصیه</w:t>
            </w:r>
            <w:r>
              <w:rPr>
                <w:noProof/>
              </w:rPr>
              <w:tab/>
            </w:r>
            <w:r>
              <w:rPr>
                <w:noProof/>
              </w:rPr>
              <w:fldChar w:fldCharType="begin"/>
            </w:r>
            <w:r>
              <w:rPr>
                <w:noProof/>
              </w:rPr>
              <w:instrText xml:space="preserve"> PAGEREF _Toc241516098 \h </w:instrText>
            </w:r>
            <w:r>
              <w:rPr>
                <w:noProof/>
              </w:rPr>
            </w:r>
            <w:r>
              <w:rPr>
                <w:noProof/>
              </w:rPr>
              <w:fldChar w:fldCharType="separate"/>
            </w:r>
            <w:r>
              <w:rPr>
                <w:noProof/>
              </w:rPr>
              <w:t>67</w:t>
            </w:r>
            <w:r>
              <w:rPr>
                <w:noProof/>
              </w:rPr>
              <w:fldChar w:fldCharType="end"/>
            </w:r>
          </w:hyperlink>
        </w:p>
        <w:p w14:paraId="481F2624" w14:textId="64C3072D" w:rsidR="00312B08" w:rsidRDefault="00312B08" w:rsidP="00312B08">
          <w:pPr>
            <w:pStyle w:val="TOC2"/>
            <w:tabs>
              <w:tab w:val="right" w:leader="dot" w:pos="9628"/>
            </w:tabs>
            <w:rPr>
              <w:noProof/>
            </w:rPr>
          </w:pPr>
          <w:hyperlink w:anchor="_Toc241516099" w:history="1">
            <w:r w:rsidRPr="00E62B38">
              <w:rPr>
                <w:rStyle w:val="Hyperlink"/>
                <w:b/>
                <w:bCs/>
                <w:noProof/>
              </w:rPr>
              <w:t>۵.۴ کیفیت دارایی بر حسب اندازه</w:t>
            </w:r>
            <w:r>
              <w:rPr>
                <w:noProof/>
              </w:rPr>
              <w:tab/>
            </w:r>
            <w:r>
              <w:rPr>
                <w:noProof/>
              </w:rPr>
              <w:fldChar w:fldCharType="begin"/>
            </w:r>
            <w:r>
              <w:rPr>
                <w:noProof/>
              </w:rPr>
              <w:instrText xml:space="preserve"> PAGEREF _Toc241516099 \h </w:instrText>
            </w:r>
            <w:r>
              <w:rPr>
                <w:noProof/>
              </w:rPr>
            </w:r>
            <w:r>
              <w:rPr>
                <w:noProof/>
              </w:rPr>
              <w:fldChar w:fldCharType="separate"/>
            </w:r>
            <w:r>
              <w:rPr>
                <w:noProof/>
              </w:rPr>
              <w:t>68</w:t>
            </w:r>
            <w:r>
              <w:rPr>
                <w:noProof/>
              </w:rPr>
              <w:fldChar w:fldCharType="end"/>
            </w:r>
          </w:hyperlink>
        </w:p>
        <w:p w14:paraId="6E070233" w14:textId="2FD0AEC9" w:rsidR="00312B08" w:rsidRDefault="00312B08" w:rsidP="00312B08">
          <w:pPr>
            <w:pStyle w:val="TOC3"/>
            <w:tabs>
              <w:tab w:val="right" w:leader="dot" w:pos="9628"/>
            </w:tabs>
            <w:rPr>
              <w:noProof/>
            </w:rPr>
          </w:pPr>
          <w:hyperlink w:anchor="_Toc241516100" w:history="1">
            <w:r w:rsidRPr="00E62B38">
              <w:rPr>
                <w:rStyle w:val="Hyperlink"/>
                <w:b/>
                <w:bCs/>
                <w:noProof/>
              </w:rPr>
              <w:t>۵.۴.۱ به تفکیک اندازه‌ی وام</w:t>
            </w:r>
            <w:r>
              <w:rPr>
                <w:noProof/>
              </w:rPr>
              <w:tab/>
            </w:r>
            <w:r>
              <w:rPr>
                <w:noProof/>
              </w:rPr>
              <w:fldChar w:fldCharType="begin"/>
            </w:r>
            <w:r>
              <w:rPr>
                <w:noProof/>
              </w:rPr>
              <w:instrText xml:space="preserve"> PAGEREF _Toc241516100 \h </w:instrText>
            </w:r>
            <w:r>
              <w:rPr>
                <w:noProof/>
              </w:rPr>
            </w:r>
            <w:r>
              <w:rPr>
                <w:noProof/>
              </w:rPr>
              <w:fldChar w:fldCharType="separate"/>
            </w:r>
            <w:r>
              <w:rPr>
                <w:noProof/>
              </w:rPr>
              <w:t>68</w:t>
            </w:r>
            <w:r>
              <w:rPr>
                <w:noProof/>
              </w:rPr>
              <w:fldChar w:fldCharType="end"/>
            </w:r>
          </w:hyperlink>
        </w:p>
        <w:p w14:paraId="1DEC578A" w14:textId="47EB5F77" w:rsidR="00312B08" w:rsidRDefault="00312B08" w:rsidP="00312B08">
          <w:pPr>
            <w:pStyle w:val="TOC3"/>
            <w:tabs>
              <w:tab w:val="right" w:leader="dot" w:pos="9628"/>
            </w:tabs>
            <w:rPr>
              <w:noProof/>
            </w:rPr>
          </w:pPr>
          <w:hyperlink w:anchor="_Toc241516101" w:history="1">
            <w:r w:rsidRPr="00E62B38">
              <w:rPr>
                <w:rStyle w:val="Hyperlink"/>
                <w:b/>
                <w:bCs/>
                <w:noProof/>
              </w:rPr>
              <w:t>۵.۴.۲ به تفکیک اندازه‌ی شعبه</w:t>
            </w:r>
            <w:r>
              <w:rPr>
                <w:noProof/>
              </w:rPr>
              <w:tab/>
            </w:r>
            <w:r>
              <w:rPr>
                <w:noProof/>
              </w:rPr>
              <w:fldChar w:fldCharType="begin"/>
            </w:r>
            <w:r>
              <w:rPr>
                <w:noProof/>
              </w:rPr>
              <w:instrText xml:space="preserve"> PAGEREF _Toc241516101 \h </w:instrText>
            </w:r>
            <w:r>
              <w:rPr>
                <w:noProof/>
              </w:rPr>
            </w:r>
            <w:r>
              <w:rPr>
                <w:noProof/>
              </w:rPr>
              <w:fldChar w:fldCharType="separate"/>
            </w:r>
            <w:r>
              <w:rPr>
                <w:noProof/>
              </w:rPr>
              <w:t>69</w:t>
            </w:r>
            <w:r>
              <w:rPr>
                <w:noProof/>
              </w:rPr>
              <w:fldChar w:fldCharType="end"/>
            </w:r>
          </w:hyperlink>
        </w:p>
        <w:p w14:paraId="0EE70A19" w14:textId="207335F9" w:rsidR="00312B08" w:rsidRDefault="00312B08" w:rsidP="00312B08">
          <w:pPr>
            <w:pStyle w:val="TOC2"/>
            <w:tabs>
              <w:tab w:val="right" w:leader="dot" w:pos="9628"/>
            </w:tabs>
            <w:rPr>
              <w:noProof/>
            </w:rPr>
          </w:pPr>
          <w:hyperlink w:anchor="_Toc241516102" w:history="1">
            <w:r w:rsidRPr="00E62B38">
              <w:rPr>
                <w:rStyle w:val="Hyperlink"/>
                <w:b/>
                <w:bCs/>
                <w:noProof/>
              </w:rPr>
              <w:t>۵.۵ کیفیت دارایی بر حسب نسل اعطا</w:t>
            </w:r>
            <w:r>
              <w:rPr>
                <w:noProof/>
              </w:rPr>
              <w:tab/>
            </w:r>
            <w:r>
              <w:rPr>
                <w:noProof/>
              </w:rPr>
              <w:fldChar w:fldCharType="begin"/>
            </w:r>
            <w:r>
              <w:rPr>
                <w:noProof/>
              </w:rPr>
              <w:instrText xml:space="preserve"> PAGEREF _Toc241516102 \h </w:instrText>
            </w:r>
            <w:r>
              <w:rPr>
                <w:noProof/>
              </w:rPr>
            </w:r>
            <w:r>
              <w:rPr>
                <w:noProof/>
              </w:rPr>
              <w:fldChar w:fldCharType="separate"/>
            </w:r>
            <w:r>
              <w:rPr>
                <w:noProof/>
              </w:rPr>
              <w:t>70</w:t>
            </w:r>
            <w:r>
              <w:rPr>
                <w:noProof/>
              </w:rPr>
              <w:fldChar w:fldCharType="end"/>
            </w:r>
          </w:hyperlink>
        </w:p>
        <w:p w14:paraId="507B2710" w14:textId="7EE179C8" w:rsidR="00312B08" w:rsidRDefault="00312B08" w:rsidP="00312B08">
          <w:pPr>
            <w:pStyle w:val="TOC3"/>
            <w:tabs>
              <w:tab w:val="right" w:leader="dot" w:pos="9628"/>
            </w:tabs>
            <w:rPr>
              <w:noProof/>
            </w:rPr>
          </w:pPr>
          <w:hyperlink w:anchor="_Toc241516103" w:history="1">
            <w:r w:rsidRPr="00E62B38">
              <w:rPr>
                <w:rStyle w:val="Hyperlink"/>
                <w:b/>
                <w:bCs/>
                <w:noProof/>
              </w:rPr>
              <w:t>۵.۵.۱ نتایج</w:t>
            </w:r>
            <w:r>
              <w:rPr>
                <w:noProof/>
              </w:rPr>
              <w:tab/>
            </w:r>
            <w:r>
              <w:rPr>
                <w:noProof/>
              </w:rPr>
              <w:fldChar w:fldCharType="begin"/>
            </w:r>
            <w:r>
              <w:rPr>
                <w:noProof/>
              </w:rPr>
              <w:instrText xml:space="preserve"> PAGEREF _Toc241516103 \h </w:instrText>
            </w:r>
            <w:r>
              <w:rPr>
                <w:noProof/>
              </w:rPr>
            </w:r>
            <w:r>
              <w:rPr>
                <w:noProof/>
              </w:rPr>
              <w:fldChar w:fldCharType="separate"/>
            </w:r>
            <w:r>
              <w:rPr>
                <w:noProof/>
              </w:rPr>
              <w:t>70</w:t>
            </w:r>
            <w:r>
              <w:rPr>
                <w:noProof/>
              </w:rPr>
              <w:fldChar w:fldCharType="end"/>
            </w:r>
          </w:hyperlink>
        </w:p>
        <w:p w14:paraId="1F9683AE" w14:textId="37C5D95C" w:rsidR="00312B08" w:rsidRDefault="00312B08" w:rsidP="00312B08">
          <w:pPr>
            <w:pStyle w:val="TOC3"/>
            <w:tabs>
              <w:tab w:val="right" w:leader="dot" w:pos="9628"/>
            </w:tabs>
            <w:rPr>
              <w:noProof/>
            </w:rPr>
          </w:pPr>
          <w:hyperlink w:anchor="_Toc241516104" w:history="1">
            <w:r w:rsidRPr="00E62B38">
              <w:rPr>
                <w:rStyle w:val="Hyperlink"/>
                <w:b/>
                <w:bCs/>
                <w:noProof/>
              </w:rPr>
              <w:t>۵.۵.۲ تحلیل</w:t>
            </w:r>
            <w:r>
              <w:rPr>
                <w:noProof/>
              </w:rPr>
              <w:tab/>
            </w:r>
            <w:r>
              <w:rPr>
                <w:noProof/>
              </w:rPr>
              <w:fldChar w:fldCharType="begin"/>
            </w:r>
            <w:r>
              <w:rPr>
                <w:noProof/>
              </w:rPr>
              <w:instrText xml:space="preserve"> PAGEREF _Toc241516104 \h </w:instrText>
            </w:r>
            <w:r>
              <w:rPr>
                <w:noProof/>
              </w:rPr>
            </w:r>
            <w:r>
              <w:rPr>
                <w:noProof/>
              </w:rPr>
              <w:fldChar w:fldCharType="separate"/>
            </w:r>
            <w:r>
              <w:rPr>
                <w:noProof/>
              </w:rPr>
              <w:t>70</w:t>
            </w:r>
            <w:r>
              <w:rPr>
                <w:noProof/>
              </w:rPr>
              <w:fldChar w:fldCharType="end"/>
            </w:r>
          </w:hyperlink>
        </w:p>
        <w:p w14:paraId="6C466F25" w14:textId="2743B964" w:rsidR="00312B08" w:rsidRDefault="00312B08" w:rsidP="00312B08">
          <w:pPr>
            <w:pStyle w:val="TOC2"/>
            <w:tabs>
              <w:tab w:val="right" w:leader="dot" w:pos="9628"/>
            </w:tabs>
            <w:rPr>
              <w:noProof/>
            </w:rPr>
          </w:pPr>
          <w:hyperlink w:anchor="_Toc241516105" w:history="1">
            <w:r w:rsidRPr="00E62B38">
              <w:rPr>
                <w:rStyle w:val="Hyperlink"/>
                <w:b/>
                <w:bCs/>
                <w:noProof/>
              </w:rPr>
              <w:t>۵.۶ ساختار ضمانت و رابطه‌ی آن با ریسک</w:t>
            </w:r>
            <w:r>
              <w:rPr>
                <w:noProof/>
              </w:rPr>
              <w:tab/>
            </w:r>
            <w:r>
              <w:rPr>
                <w:noProof/>
              </w:rPr>
              <w:fldChar w:fldCharType="begin"/>
            </w:r>
            <w:r>
              <w:rPr>
                <w:noProof/>
              </w:rPr>
              <w:instrText xml:space="preserve"> PAGEREF _Toc241516105 \h </w:instrText>
            </w:r>
            <w:r>
              <w:rPr>
                <w:noProof/>
              </w:rPr>
            </w:r>
            <w:r>
              <w:rPr>
                <w:noProof/>
              </w:rPr>
              <w:fldChar w:fldCharType="separate"/>
            </w:r>
            <w:r>
              <w:rPr>
                <w:noProof/>
              </w:rPr>
              <w:t>71</w:t>
            </w:r>
            <w:r>
              <w:rPr>
                <w:noProof/>
              </w:rPr>
              <w:fldChar w:fldCharType="end"/>
            </w:r>
          </w:hyperlink>
        </w:p>
        <w:p w14:paraId="6522BC79" w14:textId="6B26624F" w:rsidR="00312B08" w:rsidRDefault="00312B08" w:rsidP="00312B08">
          <w:pPr>
            <w:pStyle w:val="TOC3"/>
            <w:tabs>
              <w:tab w:val="right" w:leader="dot" w:pos="9628"/>
            </w:tabs>
            <w:rPr>
              <w:noProof/>
            </w:rPr>
          </w:pPr>
          <w:hyperlink w:anchor="_Toc241516106" w:history="1">
            <w:r w:rsidRPr="00E62B38">
              <w:rPr>
                <w:rStyle w:val="Hyperlink"/>
                <w:b/>
                <w:bCs/>
                <w:noProof/>
              </w:rPr>
              <w:t>۵.۶.۱ تصحیح یک روایت پیشین</w:t>
            </w:r>
            <w:r>
              <w:rPr>
                <w:noProof/>
              </w:rPr>
              <w:tab/>
            </w:r>
            <w:r>
              <w:rPr>
                <w:noProof/>
              </w:rPr>
              <w:fldChar w:fldCharType="begin"/>
            </w:r>
            <w:r>
              <w:rPr>
                <w:noProof/>
              </w:rPr>
              <w:instrText xml:space="preserve"> PAGEREF _Toc241516106 \h </w:instrText>
            </w:r>
            <w:r>
              <w:rPr>
                <w:noProof/>
              </w:rPr>
            </w:r>
            <w:r>
              <w:rPr>
                <w:noProof/>
              </w:rPr>
              <w:fldChar w:fldCharType="separate"/>
            </w:r>
            <w:r>
              <w:rPr>
                <w:noProof/>
              </w:rPr>
              <w:t>71</w:t>
            </w:r>
            <w:r>
              <w:rPr>
                <w:noProof/>
              </w:rPr>
              <w:fldChar w:fldCharType="end"/>
            </w:r>
          </w:hyperlink>
        </w:p>
        <w:p w14:paraId="00A56CAA" w14:textId="33A7D704" w:rsidR="00312B08" w:rsidRDefault="00312B08" w:rsidP="00312B08">
          <w:pPr>
            <w:pStyle w:val="TOC3"/>
            <w:tabs>
              <w:tab w:val="right" w:leader="dot" w:pos="9628"/>
            </w:tabs>
            <w:rPr>
              <w:noProof/>
            </w:rPr>
          </w:pPr>
          <w:hyperlink w:anchor="_Toc241516107" w:history="1">
            <w:r w:rsidRPr="00E62B38">
              <w:rPr>
                <w:rStyle w:val="Hyperlink"/>
                <w:b/>
                <w:bCs/>
                <w:noProof/>
              </w:rPr>
              <w:t>۵.۶.۲ تحلیل</w:t>
            </w:r>
            <w:r>
              <w:rPr>
                <w:noProof/>
              </w:rPr>
              <w:tab/>
            </w:r>
            <w:r>
              <w:rPr>
                <w:noProof/>
              </w:rPr>
              <w:fldChar w:fldCharType="begin"/>
            </w:r>
            <w:r>
              <w:rPr>
                <w:noProof/>
              </w:rPr>
              <w:instrText xml:space="preserve"> PAGEREF _Toc241516107 \h </w:instrText>
            </w:r>
            <w:r>
              <w:rPr>
                <w:noProof/>
              </w:rPr>
            </w:r>
            <w:r>
              <w:rPr>
                <w:noProof/>
              </w:rPr>
              <w:fldChar w:fldCharType="separate"/>
            </w:r>
            <w:r>
              <w:rPr>
                <w:noProof/>
              </w:rPr>
              <w:t>72</w:t>
            </w:r>
            <w:r>
              <w:rPr>
                <w:noProof/>
              </w:rPr>
              <w:fldChar w:fldCharType="end"/>
            </w:r>
          </w:hyperlink>
        </w:p>
        <w:p w14:paraId="65466F27" w14:textId="50673B38" w:rsidR="00312B08" w:rsidRDefault="00312B08" w:rsidP="00312B08">
          <w:pPr>
            <w:pStyle w:val="TOC2"/>
            <w:tabs>
              <w:tab w:val="right" w:leader="dot" w:pos="9628"/>
            </w:tabs>
            <w:rPr>
              <w:noProof/>
            </w:rPr>
          </w:pPr>
          <w:hyperlink w:anchor="_Toc241516108" w:history="1">
            <w:r w:rsidRPr="00E62B38">
              <w:rPr>
                <w:rStyle w:val="Hyperlink"/>
                <w:b/>
                <w:bCs/>
                <w:noProof/>
              </w:rPr>
              <w:t>۵.۷ ماتریس انتقال وضعیت</w:t>
            </w:r>
            <w:r>
              <w:rPr>
                <w:noProof/>
              </w:rPr>
              <w:tab/>
            </w:r>
            <w:r>
              <w:rPr>
                <w:noProof/>
              </w:rPr>
              <w:fldChar w:fldCharType="begin"/>
            </w:r>
            <w:r>
              <w:rPr>
                <w:noProof/>
              </w:rPr>
              <w:instrText xml:space="preserve"> PAGEREF _Toc241516108 \h </w:instrText>
            </w:r>
            <w:r>
              <w:rPr>
                <w:noProof/>
              </w:rPr>
            </w:r>
            <w:r>
              <w:rPr>
                <w:noProof/>
              </w:rPr>
              <w:fldChar w:fldCharType="separate"/>
            </w:r>
            <w:r>
              <w:rPr>
                <w:noProof/>
              </w:rPr>
              <w:t>72</w:t>
            </w:r>
            <w:r>
              <w:rPr>
                <w:noProof/>
              </w:rPr>
              <w:fldChar w:fldCharType="end"/>
            </w:r>
          </w:hyperlink>
        </w:p>
        <w:p w14:paraId="5A230A40" w14:textId="75371A45" w:rsidR="00312B08" w:rsidRDefault="00312B08" w:rsidP="00312B08">
          <w:pPr>
            <w:pStyle w:val="TOC3"/>
            <w:tabs>
              <w:tab w:val="right" w:leader="dot" w:pos="9628"/>
            </w:tabs>
            <w:rPr>
              <w:noProof/>
            </w:rPr>
          </w:pPr>
          <w:hyperlink w:anchor="_Toc241516109" w:history="1">
            <w:r w:rsidRPr="00E62B38">
              <w:rPr>
                <w:rStyle w:val="Hyperlink"/>
                <w:b/>
                <w:bCs/>
                <w:noProof/>
              </w:rPr>
              <w:t>۵.۷.۱ ماهیت و اهمیت این شاخص</w:t>
            </w:r>
            <w:r>
              <w:rPr>
                <w:noProof/>
              </w:rPr>
              <w:tab/>
            </w:r>
            <w:r>
              <w:rPr>
                <w:noProof/>
              </w:rPr>
              <w:fldChar w:fldCharType="begin"/>
            </w:r>
            <w:r>
              <w:rPr>
                <w:noProof/>
              </w:rPr>
              <w:instrText xml:space="preserve"> PAGEREF _Toc241516109 \h </w:instrText>
            </w:r>
            <w:r>
              <w:rPr>
                <w:noProof/>
              </w:rPr>
            </w:r>
            <w:r>
              <w:rPr>
                <w:noProof/>
              </w:rPr>
              <w:fldChar w:fldCharType="separate"/>
            </w:r>
            <w:r>
              <w:rPr>
                <w:noProof/>
              </w:rPr>
              <w:t>72</w:t>
            </w:r>
            <w:r>
              <w:rPr>
                <w:noProof/>
              </w:rPr>
              <w:fldChar w:fldCharType="end"/>
            </w:r>
          </w:hyperlink>
        </w:p>
        <w:p w14:paraId="0D4D31D0" w14:textId="047E5E93" w:rsidR="00312B08" w:rsidRDefault="00312B08" w:rsidP="00312B08">
          <w:pPr>
            <w:pStyle w:val="TOC3"/>
            <w:tabs>
              <w:tab w:val="right" w:leader="dot" w:pos="9628"/>
            </w:tabs>
            <w:rPr>
              <w:noProof/>
            </w:rPr>
          </w:pPr>
          <w:hyperlink w:anchor="_Toc241516110" w:history="1">
            <w:r w:rsidRPr="00E62B38">
              <w:rPr>
                <w:rStyle w:val="Hyperlink"/>
                <w:b/>
                <w:bCs/>
                <w:noProof/>
              </w:rPr>
              <w:t>۵.۷.۲ نتایج</w:t>
            </w:r>
            <w:r>
              <w:rPr>
                <w:noProof/>
              </w:rPr>
              <w:tab/>
            </w:r>
            <w:r>
              <w:rPr>
                <w:noProof/>
              </w:rPr>
              <w:fldChar w:fldCharType="begin"/>
            </w:r>
            <w:r>
              <w:rPr>
                <w:noProof/>
              </w:rPr>
              <w:instrText xml:space="preserve"> PAGEREF _Toc241516110 \h </w:instrText>
            </w:r>
            <w:r>
              <w:rPr>
                <w:noProof/>
              </w:rPr>
            </w:r>
            <w:r>
              <w:rPr>
                <w:noProof/>
              </w:rPr>
              <w:fldChar w:fldCharType="separate"/>
            </w:r>
            <w:r>
              <w:rPr>
                <w:noProof/>
              </w:rPr>
              <w:t>73</w:t>
            </w:r>
            <w:r>
              <w:rPr>
                <w:noProof/>
              </w:rPr>
              <w:fldChar w:fldCharType="end"/>
            </w:r>
          </w:hyperlink>
        </w:p>
        <w:p w14:paraId="657CB600" w14:textId="14397B93" w:rsidR="00312B08" w:rsidRDefault="00312B08" w:rsidP="00312B08">
          <w:pPr>
            <w:pStyle w:val="TOC3"/>
            <w:tabs>
              <w:tab w:val="right" w:leader="dot" w:pos="9628"/>
            </w:tabs>
            <w:rPr>
              <w:noProof/>
            </w:rPr>
          </w:pPr>
          <w:hyperlink w:anchor="_Toc241516111" w:history="1">
            <w:r w:rsidRPr="00E62B38">
              <w:rPr>
                <w:rStyle w:val="Hyperlink"/>
                <w:b/>
                <w:bCs/>
                <w:noProof/>
              </w:rPr>
              <w:t>۵.۷.۳ تحلیل</w:t>
            </w:r>
            <w:r>
              <w:rPr>
                <w:noProof/>
              </w:rPr>
              <w:tab/>
            </w:r>
            <w:r>
              <w:rPr>
                <w:noProof/>
              </w:rPr>
              <w:fldChar w:fldCharType="begin"/>
            </w:r>
            <w:r>
              <w:rPr>
                <w:noProof/>
              </w:rPr>
              <w:instrText xml:space="preserve"> PAGEREF _Toc241516111 \h </w:instrText>
            </w:r>
            <w:r>
              <w:rPr>
                <w:noProof/>
              </w:rPr>
            </w:r>
            <w:r>
              <w:rPr>
                <w:noProof/>
              </w:rPr>
              <w:fldChar w:fldCharType="separate"/>
            </w:r>
            <w:r>
              <w:rPr>
                <w:noProof/>
              </w:rPr>
              <w:t>73</w:t>
            </w:r>
            <w:r>
              <w:rPr>
                <w:noProof/>
              </w:rPr>
              <w:fldChar w:fldCharType="end"/>
            </w:r>
          </w:hyperlink>
        </w:p>
        <w:p w14:paraId="7C5F1C1A" w14:textId="3732CD90" w:rsidR="00312B08" w:rsidRDefault="00312B08" w:rsidP="00312B08">
          <w:pPr>
            <w:pStyle w:val="TOC3"/>
            <w:tabs>
              <w:tab w:val="right" w:leader="dot" w:pos="9628"/>
            </w:tabs>
            <w:rPr>
              <w:noProof/>
            </w:rPr>
          </w:pPr>
          <w:hyperlink w:anchor="_Toc241516112" w:history="1">
            <w:r w:rsidRPr="00E62B38">
              <w:rPr>
                <w:rStyle w:val="Hyperlink"/>
                <w:b/>
                <w:bCs/>
                <w:noProof/>
              </w:rPr>
              <w:t>۵.۷.۴ تذکر درباره‌ی طبقه‌ی بدون برچسب</w:t>
            </w:r>
            <w:r>
              <w:rPr>
                <w:noProof/>
              </w:rPr>
              <w:tab/>
            </w:r>
            <w:r>
              <w:rPr>
                <w:noProof/>
              </w:rPr>
              <w:fldChar w:fldCharType="begin"/>
            </w:r>
            <w:r>
              <w:rPr>
                <w:noProof/>
              </w:rPr>
              <w:instrText xml:space="preserve"> PAGEREF _Toc241516112 \h </w:instrText>
            </w:r>
            <w:r>
              <w:rPr>
                <w:noProof/>
              </w:rPr>
            </w:r>
            <w:r>
              <w:rPr>
                <w:noProof/>
              </w:rPr>
              <w:fldChar w:fldCharType="separate"/>
            </w:r>
            <w:r>
              <w:rPr>
                <w:noProof/>
              </w:rPr>
              <w:t>74</w:t>
            </w:r>
            <w:r>
              <w:rPr>
                <w:noProof/>
              </w:rPr>
              <w:fldChar w:fldCharType="end"/>
            </w:r>
          </w:hyperlink>
        </w:p>
        <w:p w14:paraId="67C6062E" w14:textId="5C6FA87F" w:rsidR="00312B08" w:rsidRDefault="00312B08" w:rsidP="00312B08">
          <w:pPr>
            <w:pStyle w:val="TOC2"/>
            <w:tabs>
              <w:tab w:val="right" w:leader="dot" w:pos="9628"/>
            </w:tabs>
            <w:rPr>
              <w:noProof/>
            </w:rPr>
          </w:pPr>
          <w:hyperlink w:anchor="_Toc241516113" w:history="1">
            <w:r w:rsidRPr="00E62B38">
              <w:rPr>
                <w:rStyle w:val="Hyperlink"/>
                <w:b/>
                <w:bCs/>
                <w:noProof/>
              </w:rPr>
              <w:t>۵.۸ الگوی دیرکرد اقساط</w:t>
            </w:r>
            <w:r>
              <w:rPr>
                <w:noProof/>
              </w:rPr>
              <w:tab/>
            </w:r>
            <w:r>
              <w:rPr>
                <w:noProof/>
              </w:rPr>
              <w:fldChar w:fldCharType="begin"/>
            </w:r>
            <w:r>
              <w:rPr>
                <w:noProof/>
              </w:rPr>
              <w:instrText xml:space="preserve"> PAGEREF _Toc241516113 \h </w:instrText>
            </w:r>
            <w:r>
              <w:rPr>
                <w:noProof/>
              </w:rPr>
            </w:r>
            <w:r>
              <w:rPr>
                <w:noProof/>
              </w:rPr>
              <w:fldChar w:fldCharType="separate"/>
            </w:r>
            <w:r>
              <w:rPr>
                <w:noProof/>
              </w:rPr>
              <w:t>74</w:t>
            </w:r>
            <w:r>
              <w:rPr>
                <w:noProof/>
              </w:rPr>
              <w:fldChar w:fldCharType="end"/>
            </w:r>
          </w:hyperlink>
        </w:p>
        <w:p w14:paraId="32E812EA" w14:textId="0DB1988B" w:rsidR="00312B08" w:rsidRDefault="00312B08" w:rsidP="00312B08">
          <w:pPr>
            <w:pStyle w:val="TOC3"/>
            <w:tabs>
              <w:tab w:val="right" w:leader="dot" w:pos="9628"/>
            </w:tabs>
            <w:rPr>
              <w:noProof/>
            </w:rPr>
          </w:pPr>
          <w:hyperlink w:anchor="_Toc241516114" w:history="1">
            <w:r w:rsidRPr="00E62B38">
              <w:rPr>
                <w:rStyle w:val="Hyperlink"/>
                <w:b/>
                <w:bCs/>
                <w:noProof/>
              </w:rPr>
              <w:t>۵.۸.۱ تفکیک اقساط آتی</w:t>
            </w:r>
            <w:r>
              <w:rPr>
                <w:noProof/>
              </w:rPr>
              <w:tab/>
            </w:r>
            <w:r>
              <w:rPr>
                <w:noProof/>
              </w:rPr>
              <w:fldChar w:fldCharType="begin"/>
            </w:r>
            <w:r>
              <w:rPr>
                <w:noProof/>
              </w:rPr>
              <w:instrText xml:space="preserve"> PAGEREF _Toc241516114 \h </w:instrText>
            </w:r>
            <w:r>
              <w:rPr>
                <w:noProof/>
              </w:rPr>
            </w:r>
            <w:r>
              <w:rPr>
                <w:noProof/>
              </w:rPr>
              <w:fldChar w:fldCharType="separate"/>
            </w:r>
            <w:r>
              <w:rPr>
                <w:noProof/>
              </w:rPr>
              <w:t>74</w:t>
            </w:r>
            <w:r>
              <w:rPr>
                <w:noProof/>
              </w:rPr>
              <w:fldChar w:fldCharType="end"/>
            </w:r>
          </w:hyperlink>
        </w:p>
        <w:p w14:paraId="0C2A6CAF" w14:textId="3970DE55" w:rsidR="00312B08" w:rsidRDefault="00312B08" w:rsidP="00312B08">
          <w:pPr>
            <w:pStyle w:val="TOC3"/>
            <w:tabs>
              <w:tab w:val="right" w:leader="dot" w:pos="9628"/>
            </w:tabs>
            <w:rPr>
              <w:noProof/>
            </w:rPr>
          </w:pPr>
          <w:hyperlink w:anchor="_Toc241516115" w:history="1">
            <w:r w:rsidRPr="00E62B38">
              <w:rPr>
                <w:rStyle w:val="Hyperlink"/>
                <w:b/>
                <w:bCs/>
                <w:noProof/>
              </w:rPr>
              <w:t>۵.۸.۲ تحلیل</w:t>
            </w:r>
            <w:r>
              <w:rPr>
                <w:noProof/>
              </w:rPr>
              <w:tab/>
            </w:r>
            <w:r>
              <w:rPr>
                <w:noProof/>
              </w:rPr>
              <w:fldChar w:fldCharType="begin"/>
            </w:r>
            <w:r>
              <w:rPr>
                <w:noProof/>
              </w:rPr>
              <w:instrText xml:space="preserve"> PAGEREF _Toc241516115 \h </w:instrText>
            </w:r>
            <w:r>
              <w:rPr>
                <w:noProof/>
              </w:rPr>
            </w:r>
            <w:r>
              <w:rPr>
                <w:noProof/>
              </w:rPr>
              <w:fldChar w:fldCharType="separate"/>
            </w:r>
            <w:r>
              <w:rPr>
                <w:noProof/>
              </w:rPr>
              <w:t>75</w:t>
            </w:r>
            <w:r>
              <w:rPr>
                <w:noProof/>
              </w:rPr>
              <w:fldChar w:fldCharType="end"/>
            </w:r>
          </w:hyperlink>
        </w:p>
        <w:p w14:paraId="52982899" w14:textId="4DE34009" w:rsidR="00312B08" w:rsidRDefault="00312B08" w:rsidP="00312B08">
          <w:pPr>
            <w:pStyle w:val="TOC3"/>
            <w:tabs>
              <w:tab w:val="right" w:leader="dot" w:pos="9628"/>
            </w:tabs>
            <w:rPr>
              <w:noProof/>
            </w:rPr>
          </w:pPr>
          <w:hyperlink w:anchor="_Toc241516116" w:history="1">
            <w:r w:rsidRPr="00E62B38">
              <w:rPr>
                <w:rStyle w:val="Hyperlink"/>
                <w:b/>
                <w:bCs/>
                <w:noProof/>
              </w:rPr>
              <w:t>۵.۸.۳ دو محدودیت</w:t>
            </w:r>
            <w:r>
              <w:rPr>
                <w:noProof/>
              </w:rPr>
              <w:tab/>
            </w:r>
            <w:r>
              <w:rPr>
                <w:noProof/>
              </w:rPr>
              <w:fldChar w:fldCharType="begin"/>
            </w:r>
            <w:r>
              <w:rPr>
                <w:noProof/>
              </w:rPr>
              <w:instrText xml:space="preserve"> PAGEREF _Toc241516116 \h </w:instrText>
            </w:r>
            <w:r>
              <w:rPr>
                <w:noProof/>
              </w:rPr>
            </w:r>
            <w:r>
              <w:rPr>
                <w:noProof/>
              </w:rPr>
              <w:fldChar w:fldCharType="separate"/>
            </w:r>
            <w:r>
              <w:rPr>
                <w:noProof/>
              </w:rPr>
              <w:t>75</w:t>
            </w:r>
            <w:r>
              <w:rPr>
                <w:noProof/>
              </w:rPr>
              <w:fldChar w:fldCharType="end"/>
            </w:r>
          </w:hyperlink>
        </w:p>
        <w:p w14:paraId="325A6A2C" w14:textId="37C692DD" w:rsidR="00312B08" w:rsidRDefault="00312B08" w:rsidP="00312B08">
          <w:pPr>
            <w:pStyle w:val="TOC2"/>
            <w:tabs>
              <w:tab w:val="right" w:leader="dot" w:pos="9628"/>
            </w:tabs>
            <w:rPr>
              <w:noProof/>
            </w:rPr>
          </w:pPr>
          <w:hyperlink w:anchor="_Toc241516117" w:history="1">
            <w:r w:rsidRPr="00E62B38">
              <w:rPr>
                <w:rStyle w:val="Hyperlink"/>
                <w:b/>
                <w:bCs/>
                <w:noProof/>
              </w:rPr>
              <w:t>۵.۹ تمرکز تک‌نامی</w:t>
            </w:r>
            <w:r>
              <w:rPr>
                <w:noProof/>
              </w:rPr>
              <w:tab/>
            </w:r>
            <w:r>
              <w:rPr>
                <w:noProof/>
              </w:rPr>
              <w:fldChar w:fldCharType="begin"/>
            </w:r>
            <w:r>
              <w:rPr>
                <w:noProof/>
              </w:rPr>
              <w:instrText xml:space="preserve"> PAGEREF _Toc241516117 \h </w:instrText>
            </w:r>
            <w:r>
              <w:rPr>
                <w:noProof/>
              </w:rPr>
            </w:r>
            <w:r>
              <w:rPr>
                <w:noProof/>
              </w:rPr>
              <w:fldChar w:fldCharType="separate"/>
            </w:r>
            <w:r>
              <w:rPr>
                <w:noProof/>
              </w:rPr>
              <w:t>75</w:t>
            </w:r>
            <w:r>
              <w:rPr>
                <w:noProof/>
              </w:rPr>
              <w:fldChar w:fldCharType="end"/>
            </w:r>
          </w:hyperlink>
        </w:p>
        <w:p w14:paraId="51A7E5BC" w14:textId="1E41EE94" w:rsidR="00312B08" w:rsidRDefault="00312B08" w:rsidP="00312B08">
          <w:pPr>
            <w:pStyle w:val="TOC3"/>
            <w:tabs>
              <w:tab w:val="right" w:leader="dot" w:pos="9628"/>
            </w:tabs>
            <w:rPr>
              <w:noProof/>
            </w:rPr>
          </w:pPr>
          <w:hyperlink w:anchor="_Toc241516118" w:history="1">
            <w:r w:rsidRPr="00E62B38">
              <w:rPr>
                <w:rStyle w:val="Hyperlink"/>
                <w:b/>
                <w:bCs/>
                <w:noProof/>
              </w:rPr>
              <w:t>۵.۹.۱ اهمیت و روش</w:t>
            </w:r>
            <w:r>
              <w:rPr>
                <w:noProof/>
              </w:rPr>
              <w:tab/>
            </w:r>
            <w:r>
              <w:rPr>
                <w:noProof/>
              </w:rPr>
              <w:fldChar w:fldCharType="begin"/>
            </w:r>
            <w:r>
              <w:rPr>
                <w:noProof/>
              </w:rPr>
              <w:instrText xml:space="preserve"> PAGEREF _Toc241516118 \h </w:instrText>
            </w:r>
            <w:r>
              <w:rPr>
                <w:noProof/>
              </w:rPr>
            </w:r>
            <w:r>
              <w:rPr>
                <w:noProof/>
              </w:rPr>
              <w:fldChar w:fldCharType="separate"/>
            </w:r>
            <w:r>
              <w:rPr>
                <w:noProof/>
              </w:rPr>
              <w:t>75</w:t>
            </w:r>
            <w:r>
              <w:rPr>
                <w:noProof/>
              </w:rPr>
              <w:fldChar w:fldCharType="end"/>
            </w:r>
          </w:hyperlink>
        </w:p>
        <w:p w14:paraId="31254FA4" w14:textId="267EE1BB" w:rsidR="00312B08" w:rsidRDefault="00312B08" w:rsidP="00312B08">
          <w:pPr>
            <w:pStyle w:val="TOC3"/>
            <w:tabs>
              <w:tab w:val="right" w:leader="dot" w:pos="9628"/>
            </w:tabs>
            <w:rPr>
              <w:noProof/>
            </w:rPr>
          </w:pPr>
          <w:hyperlink w:anchor="_Toc241516119" w:history="1">
            <w:r w:rsidRPr="00E62B38">
              <w:rPr>
                <w:rStyle w:val="Hyperlink"/>
                <w:b/>
                <w:bCs/>
                <w:noProof/>
              </w:rPr>
              <w:t>۵.۹.۲ تحلیل</w:t>
            </w:r>
            <w:r>
              <w:rPr>
                <w:noProof/>
              </w:rPr>
              <w:tab/>
            </w:r>
            <w:r>
              <w:rPr>
                <w:noProof/>
              </w:rPr>
              <w:fldChar w:fldCharType="begin"/>
            </w:r>
            <w:r>
              <w:rPr>
                <w:noProof/>
              </w:rPr>
              <w:instrText xml:space="preserve"> PAGEREF _Toc241516119 \h </w:instrText>
            </w:r>
            <w:r>
              <w:rPr>
                <w:noProof/>
              </w:rPr>
            </w:r>
            <w:r>
              <w:rPr>
                <w:noProof/>
              </w:rPr>
              <w:fldChar w:fldCharType="separate"/>
            </w:r>
            <w:r>
              <w:rPr>
                <w:noProof/>
              </w:rPr>
              <w:t>76</w:t>
            </w:r>
            <w:r>
              <w:rPr>
                <w:noProof/>
              </w:rPr>
              <w:fldChar w:fldCharType="end"/>
            </w:r>
          </w:hyperlink>
        </w:p>
        <w:p w14:paraId="7F6D0118" w14:textId="49FF6178" w:rsidR="00312B08" w:rsidRDefault="00312B08" w:rsidP="00312B08">
          <w:pPr>
            <w:pStyle w:val="TOC3"/>
            <w:tabs>
              <w:tab w:val="right" w:leader="dot" w:pos="9628"/>
            </w:tabs>
            <w:rPr>
              <w:noProof/>
            </w:rPr>
          </w:pPr>
          <w:hyperlink w:anchor="_Toc241516120" w:history="1">
            <w:r w:rsidRPr="00E62B38">
              <w:rPr>
                <w:rStyle w:val="Hyperlink"/>
                <w:b/>
                <w:bCs/>
                <w:noProof/>
              </w:rPr>
              <w:t>۵.۹.۳ محدودیت اساسی</w:t>
            </w:r>
            <w:r>
              <w:rPr>
                <w:noProof/>
              </w:rPr>
              <w:tab/>
            </w:r>
            <w:r>
              <w:rPr>
                <w:noProof/>
              </w:rPr>
              <w:fldChar w:fldCharType="begin"/>
            </w:r>
            <w:r>
              <w:rPr>
                <w:noProof/>
              </w:rPr>
              <w:instrText xml:space="preserve"> PAGEREF _Toc241516120 \h </w:instrText>
            </w:r>
            <w:r>
              <w:rPr>
                <w:noProof/>
              </w:rPr>
            </w:r>
            <w:r>
              <w:rPr>
                <w:noProof/>
              </w:rPr>
              <w:fldChar w:fldCharType="separate"/>
            </w:r>
            <w:r>
              <w:rPr>
                <w:noProof/>
              </w:rPr>
              <w:t>77</w:t>
            </w:r>
            <w:r>
              <w:rPr>
                <w:noProof/>
              </w:rPr>
              <w:fldChar w:fldCharType="end"/>
            </w:r>
          </w:hyperlink>
        </w:p>
        <w:p w14:paraId="13CFF09B" w14:textId="0E59639E" w:rsidR="00312B08" w:rsidRDefault="00312B08" w:rsidP="00312B08">
          <w:pPr>
            <w:pStyle w:val="TOC3"/>
            <w:tabs>
              <w:tab w:val="right" w:leader="dot" w:pos="9628"/>
            </w:tabs>
            <w:rPr>
              <w:noProof/>
            </w:rPr>
          </w:pPr>
          <w:hyperlink w:anchor="_Toc241516121" w:history="1">
            <w:r w:rsidRPr="00E62B38">
              <w:rPr>
                <w:rStyle w:val="Hyperlink"/>
                <w:b/>
                <w:bCs/>
                <w:noProof/>
              </w:rPr>
              <w:t>۵.۹.۴ ملاحظه‌ی محرمانگی</w:t>
            </w:r>
            <w:r>
              <w:rPr>
                <w:noProof/>
              </w:rPr>
              <w:tab/>
            </w:r>
            <w:r>
              <w:rPr>
                <w:noProof/>
              </w:rPr>
              <w:fldChar w:fldCharType="begin"/>
            </w:r>
            <w:r>
              <w:rPr>
                <w:noProof/>
              </w:rPr>
              <w:instrText xml:space="preserve"> PAGEREF _Toc241516121 \h </w:instrText>
            </w:r>
            <w:r>
              <w:rPr>
                <w:noProof/>
              </w:rPr>
            </w:r>
            <w:r>
              <w:rPr>
                <w:noProof/>
              </w:rPr>
              <w:fldChar w:fldCharType="separate"/>
            </w:r>
            <w:r>
              <w:rPr>
                <w:noProof/>
              </w:rPr>
              <w:t>77</w:t>
            </w:r>
            <w:r>
              <w:rPr>
                <w:noProof/>
              </w:rPr>
              <w:fldChar w:fldCharType="end"/>
            </w:r>
          </w:hyperlink>
        </w:p>
        <w:p w14:paraId="2B4E1997" w14:textId="7D583921" w:rsidR="00312B08" w:rsidRDefault="00312B08" w:rsidP="00312B08">
          <w:pPr>
            <w:pStyle w:val="TOC2"/>
            <w:tabs>
              <w:tab w:val="right" w:leader="dot" w:pos="9628"/>
            </w:tabs>
            <w:rPr>
              <w:noProof/>
            </w:rPr>
          </w:pPr>
          <w:hyperlink w:anchor="_Toc241516122" w:history="1">
            <w:r w:rsidRPr="00E62B38">
              <w:rPr>
                <w:rStyle w:val="Hyperlink"/>
                <w:b/>
                <w:bCs/>
                <w:noProof/>
              </w:rPr>
              <w:t>۵.۱۰ نیمرخ تمرکز و جمع‌بندی ریسک</w:t>
            </w:r>
            <w:r>
              <w:rPr>
                <w:noProof/>
              </w:rPr>
              <w:tab/>
            </w:r>
            <w:r>
              <w:rPr>
                <w:noProof/>
              </w:rPr>
              <w:fldChar w:fldCharType="begin"/>
            </w:r>
            <w:r>
              <w:rPr>
                <w:noProof/>
              </w:rPr>
              <w:instrText xml:space="preserve"> PAGEREF _Toc241516122 \h </w:instrText>
            </w:r>
            <w:r>
              <w:rPr>
                <w:noProof/>
              </w:rPr>
            </w:r>
            <w:r>
              <w:rPr>
                <w:noProof/>
              </w:rPr>
              <w:fldChar w:fldCharType="separate"/>
            </w:r>
            <w:r>
              <w:rPr>
                <w:noProof/>
              </w:rPr>
              <w:t>77</w:t>
            </w:r>
            <w:r>
              <w:rPr>
                <w:noProof/>
              </w:rPr>
              <w:fldChar w:fldCharType="end"/>
            </w:r>
          </w:hyperlink>
        </w:p>
        <w:p w14:paraId="6E3880EE" w14:textId="2D54DAC2" w:rsidR="00312B08" w:rsidRDefault="00312B08" w:rsidP="00312B08">
          <w:pPr>
            <w:pStyle w:val="TOC3"/>
            <w:tabs>
              <w:tab w:val="right" w:leader="dot" w:pos="9628"/>
            </w:tabs>
            <w:rPr>
              <w:noProof/>
            </w:rPr>
          </w:pPr>
          <w:hyperlink w:anchor="_Toc241516123" w:history="1">
            <w:r w:rsidRPr="00E62B38">
              <w:rPr>
                <w:rStyle w:val="Hyperlink"/>
                <w:b/>
                <w:bCs/>
                <w:noProof/>
              </w:rPr>
              <w:t>۵.۱۰.۱ مقایسه‌ی تمرکز در دو سمت ترازنامه</w:t>
            </w:r>
            <w:r>
              <w:rPr>
                <w:noProof/>
              </w:rPr>
              <w:tab/>
            </w:r>
            <w:r>
              <w:rPr>
                <w:noProof/>
              </w:rPr>
              <w:fldChar w:fldCharType="begin"/>
            </w:r>
            <w:r>
              <w:rPr>
                <w:noProof/>
              </w:rPr>
              <w:instrText xml:space="preserve"> PAGEREF _Toc241516123 \h </w:instrText>
            </w:r>
            <w:r>
              <w:rPr>
                <w:noProof/>
              </w:rPr>
            </w:r>
            <w:r>
              <w:rPr>
                <w:noProof/>
              </w:rPr>
              <w:fldChar w:fldCharType="separate"/>
            </w:r>
            <w:r>
              <w:rPr>
                <w:noProof/>
              </w:rPr>
              <w:t>77</w:t>
            </w:r>
            <w:r>
              <w:rPr>
                <w:noProof/>
              </w:rPr>
              <w:fldChar w:fldCharType="end"/>
            </w:r>
          </w:hyperlink>
        </w:p>
        <w:p w14:paraId="08B72AD1" w14:textId="110D27B8" w:rsidR="00312B08" w:rsidRDefault="00312B08" w:rsidP="00312B08">
          <w:pPr>
            <w:pStyle w:val="TOC3"/>
            <w:tabs>
              <w:tab w:val="right" w:leader="dot" w:pos="9628"/>
            </w:tabs>
            <w:rPr>
              <w:noProof/>
            </w:rPr>
          </w:pPr>
          <w:hyperlink w:anchor="_Toc241516124" w:history="1">
            <w:r w:rsidRPr="00E62B38">
              <w:rPr>
                <w:rStyle w:val="Hyperlink"/>
                <w:b/>
                <w:bCs/>
                <w:noProof/>
              </w:rPr>
              <w:t>۵.۱۰.۲ نیمرخ ریسک بانک</w:t>
            </w:r>
            <w:r>
              <w:rPr>
                <w:noProof/>
              </w:rPr>
              <w:tab/>
            </w:r>
            <w:r>
              <w:rPr>
                <w:noProof/>
              </w:rPr>
              <w:fldChar w:fldCharType="begin"/>
            </w:r>
            <w:r>
              <w:rPr>
                <w:noProof/>
              </w:rPr>
              <w:instrText xml:space="preserve"> PAGEREF _Toc241516124 \h </w:instrText>
            </w:r>
            <w:r>
              <w:rPr>
                <w:noProof/>
              </w:rPr>
            </w:r>
            <w:r>
              <w:rPr>
                <w:noProof/>
              </w:rPr>
              <w:fldChar w:fldCharType="separate"/>
            </w:r>
            <w:r>
              <w:rPr>
                <w:noProof/>
              </w:rPr>
              <w:t>77</w:t>
            </w:r>
            <w:r>
              <w:rPr>
                <w:noProof/>
              </w:rPr>
              <w:fldChar w:fldCharType="end"/>
            </w:r>
          </w:hyperlink>
        </w:p>
        <w:p w14:paraId="75F24D3E" w14:textId="2585053B" w:rsidR="00312B08" w:rsidRDefault="00312B08" w:rsidP="00312B08">
          <w:pPr>
            <w:pStyle w:val="TOC2"/>
            <w:tabs>
              <w:tab w:val="right" w:leader="dot" w:pos="9628"/>
            </w:tabs>
            <w:rPr>
              <w:noProof/>
            </w:rPr>
          </w:pPr>
          <w:hyperlink w:anchor="_Toc241516125" w:history="1">
            <w:r w:rsidRPr="00E62B38">
              <w:rPr>
                <w:rStyle w:val="Hyperlink"/>
                <w:b/>
                <w:bCs/>
                <w:noProof/>
              </w:rPr>
              <w:t>۵.۱۱ جمع‌بندی فصل</w:t>
            </w:r>
            <w:r>
              <w:rPr>
                <w:noProof/>
              </w:rPr>
              <w:tab/>
            </w:r>
            <w:r>
              <w:rPr>
                <w:noProof/>
              </w:rPr>
              <w:fldChar w:fldCharType="begin"/>
            </w:r>
            <w:r>
              <w:rPr>
                <w:noProof/>
              </w:rPr>
              <w:instrText xml:space="preserve"> PAGEREF _Toc241516125 \h </w:instrText>
            </w:r>
            <w:r>
              <w:rPr>
                <w:noProof/>
              </w:rPr>
            </w:r>
            <w:r>
              <w:rPr>
                <w:noProof/>
              </w:rPr>
              <w:fldChar w:fldCharType="separate"/>
            </w:r>
            <w:r>
              <w:rPr>
                <w:noProof/>
              </w:rPr>
              <w:t>78</w:t>
            </w:r>
            <w:r>
              <w:rPr>
                <w:noProof/>
              </w:rPr>
              <w:fldChar w:fldCharType="end"/>
            </w:r>
          </w:hyperlink>
        </w:p>
        <w:p w14:paraId="6B8A4200" w14:textId="0B5E5746" w:rsidR="00312B08" w:rsidRDefault="00312B08" w:rsidP="00312B08">
          <w:pPr>
            <w:pStyle w:val="TOC3"/>
            <w:tabs>
              <w:tab w:val="right" w:leader="dot" w:pos="9628"/>
            </w:tabs>
            <w:rPr>
              <w:noProof/>
            </w:rPr>
          </w:pPr>
          <w:hyperlink w:anchor="_Toc241516126" w:history="1">
            <w:r w:rsidRPr="00E62B38">
              <w:rPr>
                <w:rStyle w:val="Hyperlink"/>
                <w:b/>
                <w:bCs/>
                <w:noProof/>
              </w:rPr>
              <w:t>۵.۱۱.۱ وضعیت کنونی</w:t>
            </w:r>
            <w:r>
              <w:rPr>
                <w:noProof/>
              </w:rPr>
              <w:tab/>
            </w:r>
            <w:r>
              <w:rPr>
                <w:noProof/>
              </w:rPr>
              <w:fldChar w:fldCharType="begin"/>
            </w:r>
            <w:r>
              <w:rPr>
                <w:noProof/>
              </w:rPr>
              <w:instrText xml:space="preserve"> PAGEREF _Toc241516126 \h </w:instrText>
            </w:r>
            <w:r>
              <w:rPr>
                <w:noProof/>
              </w:rPr>
            </w:r>
            <w:r>
              <w:rPr>
                <w:noProof/>
              </w:rPr>
              <w:fldChar w:fldCharType="separate"/>
            </w:r>
            <w:r>
              <w:rPr>
                <w:noProof/>
              </w:rPr>
              <w:t>78</w:t>
            </w:r>
            <w:r>
              <w:rPr>
                <w:noProof/>
              </w:rPr>
              <w:fldChar w:fldCharType="end"/>
            </w:r>
          </w:hyperlink>
        </w:p>
        <w:p w14:paraId="3212EB38" w14:textId="61FD7E73" w:rsidR="00312B08" w:rsidRDefault="00312B08" w:rsidP="00312B08">
          <w:pPr>
            <w:pStyle w:val="TOC3"/>
            <w:tabs>
              <w:tab w:val="right" w:leader="dot" w:pos="9628"/>
            </w:tabs>
            <w:rPr>
              <w:noProof/>
            </w:rPr>
          </w:pPr>
          <w:hyperlink w:anchor="_Toc241516127" w:history="1">
            <w:r w:rsidRPr="00E62B38">
              <w:rPr>
                <w:rStyle w:val="Hyperlink"/>
                <w:b/>
                <w:bCs/>
                <w:noProof/>
              </w:rPr>
              <w:t>۵.۱۱.۲ منابع ریسک</w:t>
            </w:r>
            <w:r>
              <w:rPr>
                <w:noProof/>
              </w:rPr>
              <w:tab/>
            </w:r>
            <w:r>
              <w:rPr>
                <w:noProof/>
              </w:rPr>
              <w:fldChar w:fldCharType="begin"/>
            </w:r>
            <w:r>
              <w:rPr>
                <w:noProof/>
              </w:rPr>
              <w:instrText xml:space="preserve"> PAGEREF _Toc241516127 \h </w:instrText>
            </w:r>
            <w:r>
              <w:rPr>
                <w:noProof/>
              </w:rPr>
            </w:r>
            <w:r>
              <w:rPr>
                <w:noProof/>
              </w:rPr>
              <w:fldChar w:fldCharType="separate"/>
            </w:r>
            <w:r>
              <w:rPr>
                <w:noProof/>
              </w:rPr>
              <w:t>78</w:t>
            </w:r>
            <w:r>
              <w:rPr>
                <w:noProof/>
              </w:rPr>
              <w:fldChar w:fldCharType="end"/>
            </w:r>
          </w:hyperlink>
        </w:p>
        <w:p w14:paraId="1AD68881" w14:textId="05F2FA6B" w:rsidR="00312B08" w:rsidRDefault="00312B08" w:rsidP="00312B08">
          <w:pPr>
            <w:pStyle w:val="TOC3"/>
            <w:tabs>
              <w:tab w:val="right" w:leader="dot" w:pos="9628"/>
            </w:tabs>
            <w:rPr>
              <w:noProof/>
            </w:rPr>
          </w:pPr>
          <w:hyperlink w:anchor="_Toc241516128" w:history="1">
            <w:r w:rsidRPr="00E62B38">
              <w:rPr>
                <w:rStyle w:val="Hyperlink"/>
                <w:b/>
                <w:bCs/>
                <w:noProof/>
              </w:rPr>
              <w:t>۵.۱۱.۳ سیگنال‌های پیش‌نگر</w:t>
            </w:r>
            <w:r>
              <w:rPr>
                <w:noProof/>
              </w:rPr>
              <w:tab/>
            </w:r>
            <w:r>
              <w:rPr>
                <w:noProof/>
              </w:rPr>
              <w:fldChar w:fldCharType="begin"/>
            </w:r>
            <w:r>
              <w:rPr>
                <w:noProof/>
              </w:rPr>
              <w:instrText xml:space="preserve"> PAGEREF _Toc241516128 \h </w:instrText>
            </w:r>
            <w:r>
              <w:rPr>
                <w:noProof/>
              </w:rPr>
            </w:r>
            <w:r>
              <w:rPr>
                <w:noProof/>
              </w:rPr>
              <w:fldChar w:fldCharType="separate"/>
            </w:r>
            <w:r>
              <w:rPr>
                <w:noProof/>
              </w:rPr>
              <w:t>78</w:t>
            </w:r>
            <w:r>
              <w:rPr>
                <w:noProof/>
              </w:rPr>
              <w:fldChar w:fldCharType="end"/>
            </w:r>
          </w:hyperlink>
        </w:p>
        <w:p w14:paraId="333F8971" w14:textId="4AD69482" w:rsidR="00312B08" w:rsidRDefault="00312B08" w:rsidP="00312B08">
          <w:pPr>
            <w:pStyle w:val="TOC3"/>
            <w:tabs>
              <w:tab w:val="right" w:leader="dot" w:pos="9628"/>
            </w:tabs>
            <w:rPr>
              <w:noProof/>
            </w:rPr>
          </w:pPr>
          <w:hyperlink w:anchor="_Toc241516129" w:history="1">
            <w:r w:rsidRPr="00E62B38">
              <w:rPr>
                <w:rStyle w:val="Hyperlink"/>
                <w:b/>
                <w:bCs/>
                <w:noProof/>
              </w:rPr>
              <w:t>۵.۱۱.۴ تصحیح انجام‌شده</w:t>
            </w:r>
            <w:r>
              <w:rPr>
                <w:noProof/>
              </w:rPr>
              <w:tab/>
            </w:r>
            <w:r>
              <w:rPr>
                <w:noProof/>
              </w:rPr>
              <w:fldChar w:fldCharType="begin"/>
            </w:r>
            <w:r>
              <w:rPr>
                <w:noProof/>
              </w:rPr>
              <w:instrText xml:space="preserve"> PAGEREF _Toc241516129 \h </w:instrText>
            </w:r>
            <w:r>
              <w:rPr>
                <w:noProof/>
              </w:rPr>
            </w:r>
            <w:r>
              <w:rPr>
                <w:noProof/>
              </w:rPr>
              <w:fldChar w:fldCharType="separate"/>
            </w:r>
            <w:r>
              <w:rPr>
                <w:noProof/>
              </w:rPr>
              <w:t>78</w:t>
            </w:r>
            <w:r>
              <w:rPr>
                <w:noProof/>
              </w:rPr>
              <w:fldChar w:fldCharType="end"/>
            </w:r>
          </w:hyperlink>
        </w:p>
        <w:p w14:paraId="27887FF4" w14:textId="5A53080E" w:rsidR="00312B08" w:rsidRDefault="00312B08" w:rsidP="00312B08">
          <w:pPr>
            <w:pStyle w:val="TOC3"/>
            <w:tabs>
              <w:tab w:val="right" w:leader="dot" w:pos="9628"/>
            </w:tabs>
            <w:rPr>
              <w:noProof/>
            </w:rPr>
          </w:pPr>
          <w:hyperlink w:anchor="_Toc241516130" w:history="1">
            <w:r w:rsidRPr="00E62B38">
              <w:rPr>
                <w:rStyle w:val="Hyperlink"/>
                <w:b/>
                <w:bCs/>
                <w:noProof/>
              </w:rPr>
              <w:t>۵.۱۱.۵ محدودیت‌ها</w:t>
            </w:r>
            <w:r>
              <w:rPr>
                <w:noProof/>
              </w:rPr>
              <w:tab/>
            </w:r>
            <w:r>
              <w:rPr>
                <w:noProof/>
              </w:rPr>
              <w:fldChar w:fldCharType="begin"/>
            </w:r>
            <w:r>
              <w:rPr>
                <w:noProof/>
              </w:rPr>
              <w:instrText xml:space="preserve"> PAGEREF _Toc241516130 \h </w:instrText>
            </w:r>
            <w:r>
              <w:rPr>
                <w:noProof/>
              </w:rPr>
            </w:r>
            <w:r>
              <w:rPr>
                <w:noProof/>
              </w:rPr>
              <w:fldChar w:fldCharType="separate"/>
            </w:r>
            <w:r>
              <w:rPr>
                <w:noProof/>
              </w:rPr>
              <w:t>79</w:t>
            </w:r>
            <w:r>
              <w:rPr>
                <w:noProof/>
              </w:rPr>
              <w:fldChar w:fldCharType="end"/>
            </w:r>
          </w:hyperlink>
        </w:p>
        <w:p w14:paraId="3AA18D8E" w14:textId="5B1E9FAD" w:rsidR="00312B08" w:rsidRDefault="00312B08" w:rsidP="00312B08">
          <w:pPr>
            <w:pStyle w:val="TOC2"/>
            <w:tabs>
              <w:tab w:val="right" w:leader="dot" w:pos="9628"/>
            </w:tabs>
            <w:rPr>
              <w:noProof/>
            </w:rPr>
          </w:pPr>
          <w:hyperlink w:anchor="_Toc241516131" w:history="1">
            <w:r w:rsidRPr="00E62B38">
              <w:rPr>
                <w:rStyle w:val="Hyperlink"/>
                <w:b/>
                <w:bCs/>
                <w:noProof/>
              </w:rPr>
              <w:t>۶.۰ هدف و دامنه‌ی فصل</w:t>
            </w:r>
            <w:r>
              <w:rPr>
                <w:noProof/>
              </w:rPr>
              <w:tab/>
            </w:r>
            <w:r>
              <w:rPr>
                <w:noProof/>
              </w:rPr>
              <w:fldChar w:fldCharType="begin"/>
            </w:r>
            <w:r>
              <w:rPr>
                <w:noProof/>
              </w:rPr>
              <w:instrText xml:space="preserve"> PAGEREF _Toc241516131 \h </w:instrText>
            </w:r>
            <w:r>
              <w:rPr>
                <w:noProof/>
              </w:rPr>
            </w:r>
            <w:r>
              <w:rPr>
                <w:noProof/>
              </w:rPr>
              <w:fldChar w:fldCharType="separate"/>
            </w:r>
            <w:r>
              <w:rPr>
                <w:noProof/>
              </w:rPr>
              <w:t>79</w:t>
            </w:r>
            <w:r>
              <w:rPr>
                <w:noProof/>
              </w:rPr>
              <w:fldChar w:fldCharType="end"/>
            </w:r>
          </w:hyperlink>
        </w:p>
        <w:p w14:paraId="62C05939" w14:textId="0502C917" w:rsidR="00312B08" w:rsidRDefault="00312B08" w:rsidP="00312B08">
          <w:pPr>
            <w:pStyle w:val="TOC2"/>
            <w:tabs>
              <w:tab w:val="right" w:leader="dot" w:pos="9628"/>
            </w:tabs>
            <w:rPr>
              <w:noProof/>
            </w:rPr>
          </w:pPr>
          <w:hyperlink w:anchor="_Toc241516132" w:history="1">
            <w:r w:rsidRPr="00E62B38">
              <w:rPr>
                <w:rStyle w:val="Hyperlink"/>
                <w:b/>
                <w:bCs/>
                <w:noProof/>
              </w:rPr>
              <w:t>۶.۱ توزیع استانی منابع و مصارف (آمار رسمی بانک)</w:t>
            </w:r>
            <w:r>
              <w:rPr>
                <w:noProof/>
              </w:rPr>
              <w:tab/>
            </w:r>
            <w:r>
              <w:rPr>
                <w:noProof/>
              </w:rPr>
              <w:fldChar w:fldCharType="begin"/>
            </w:r>
            <w:r>
              <w:rPr>
                <w:noProof/>
              </w:rPr>
              <w:instrText xml:space="preserve"> PAGEREF _Toc241516132 \h </w:instrText>
            </w:r>
            <w:r>
              <w:rPr>
                <w:noProof/>
              </w:rPr>
            </w:r>
            <w:r>
              <w:rPr>
                <w:noProof/>
              </w:rPr>
              <w:fldChar w:fldCharType="separate"/>
            </w:r>
            <w:r>
              <w:rPr>
                <w:noProof/>
              </w:rPr>
              <w:t>79</w:t>
            </w:r>
            <w:r>
              <w:rPr>
                <w:noProof/>
              </w:rPr>
              <w:fldChar w:fldCharType="end"/>
            </w:r>
          </w:hyperlink>
        </w:p>
        <w:p w14:paraId="082BDB58" w14:textId="4B1FB369" w:rsidR="00312B08" w:rsidRDefault="00312B08" w:rsidP="00312B08">
          <w:pPr>
            <w:pStyle w:val="TOC2"/>
            <w:tabs>
              <w:tab w:val="right" w:leader="dot" w:pos="9628"/>
            </w:tabs>
            <w:rPr>
              <w:noProof/>
            </w:rPr>
          </w:pPr>
          <w:hyperlink w:anchor="_Toc241516133" w:history="1">
            <w:r w:rsidRPr="00E62B38">
              <w:rPr>
                <w:rStyle w:val="Hyperlink"/>
                <w:b/>
                <w:bCs/>
                <w:noProof/>
              </w:rPr>
              <w:t>۶.۲ نقشه‌ی جغرافیایی توزیع منابع و کیفیت دارایی‌ها</w:t>
            </w:r>
            <w:r>
              <w:rPr>
                <w:noProof/>
              </w:rPr>
              <w:tab/>
            </w:r>
            <w:r>
              <w:rPr>
                <w:noProof/>
              </w:rPr>
              <w:fldChar w:fldCharType="begin"/>
            </w:r>
            <w:r>
              <w:rPr>
                <w:noProof/>
              </w:rPr>
              <w:instrText xml:space="preserve"> PAGEREF _Toc241516133 \h </w:instrText>
            </w:r>
            <w:r>
              <w:rPr>
                <w:noProof/>
              </w:rPr>
            </w:r>
            <w:r>
              <w:rPr>
                <w:noProof/>
              </w:rPr>
              <w:fldChar w:fldCharType="separate"/>
            </w:r>
            <w:r>
              <w:rPr>
                <w:noProof/>
              </w:rPr>
              <w:t>80</w:t>
            </w:r>
            <w:r>
              <w:rPr>
                <w:noProof/>
              </w:rPr>
              <w:fldChar w:fldCharType="end"/>
            </w:r>
          </w:hyperlink>
        </w:p>
        <w:p w14:paraId="158A6735" w14:textId="2494AC03" w:rsidR="00312B08" w:rsidRDefault="00312B08" w:rsidP="00312B08">
          <w:pPr>
            <w:pStyle w:val="TOC2"/>
            <w:tabs>
              <w:tab w:val="right" w:leader="dot" w:pos="9628"/>
            </w:tabs>
            <w:rPr>
              <w:noProof/>
            </w:rPr>
          </w:pPr>
          <w:hyperlink w:anchor="_Toc241516134" w:history="1">
            <w:r w:rsidRPr="00E62B38">
              <w:rPr>
                <w:rStyle w:val="Hyperlink"/>
                <w:b/>
                <w:bCs/>
                <w:noProof/>
              </w:rPr>
              <w:t>۶.۳ مقایسه‌ی الگوی نمونه با آمار رسمی در سطح استان</w:t>
            </w:r>
            <w:r>
              <w:rPr>
                <w:noProof/>
              </w:rPr>
              <w:tab/>
            </w:r>
            <w:r>
              <w:rPr>
                <w:noProof/>
              </w:rPr>
              <w:fldChar w:fldCharType="begin"/>
            </w:r>
            <w:r>
              <w:rPr>
                <w:noProof/>
              </w:rPr>
              <w:instrText xml:space="preserve"> PAGEREF _Toc241516134 \h </w:instrText>
            </w:r>
            <w:r>
              <w:rPr>
                <w:noProof/>
              </w:rPr>
            </w:r>
            <w:r>
              <w:rPr>
                <w:noProof/>
              </w:rPr>
              <w:fldChar w:fldCharType="separate"/>
            </w:r>
            <w:r>
              <w:rPr>
                <w:noProof/>
              </w:rPr>
              <w:t>81</w:t>
            </w:r>
            <w:r>
              <w:rPr>
                <w:noProof/>
              </w:rPr>
              <w:fldChar w:fldCharType="end"/>
            </w:r>
          </w:hyperlink>
        </w:p>
        <w:p w14:paraId="79A6247B" w14:textId="34668DC7" w:rsidR="00312B08" w:rsidRDefault="00312B08" w:rsidP="00312B08">
          <w:pPr>
            <w:pStyle w:val="TOC2"/>
            <w:tabs>
              <w:tab w:val="right" w:leader="dot" w:pos="9628"/>
            </w:tabs>
            <w:rPr>
              <w:noProof/>
            </w:rPr>
          </w:pPr>
          <w:hyperlink w:anchor="_Toc241516135" w:history="1">
            <w:r w:rsidRPr="00E62B38">
              <w:rPr>
                <w:rStyle w:val="Hyperlink"/>
                <w:b/>
                <w:bCs/>
                <w:noProof/>
              </w:rPr>
              <w:t>۶.۴ تحلیل تراکنش و تمرکز بر اساس شعبه‌ی اصلی مشتری</w:t>
            </w:r>
            <w:r>
              <w:rPr>
                <w:noProof/>
              </w:rPr>
              <w:tab/>
            </w:r>
            <w:r>
              <w:rPr>
                <w:noProof/>
              </w:rPr>
              <w:fldChar w:fldCharType="begin"/>
            </w:r>
            <w:r>
              <w:rPr>
                <w:noProof/>
              </w:rPr>
              <w:instrText xml:space="preserve"> PAGEREF _Toc241516135 \h </w:instrText>
            </w:r>
            <w:r>
              <w:rPr>
                <w:noProof/>
              </w:rPr>
            </w:r>
            <w:r>
              <w:rPr>
                <w:noProof/>
              </w:rPr>
              <w:fldChar w:fldCharType="separate"/>
            </w:r>
            <w:r>
              <w:rPr>
                <w:noProof/>
              </w:rPr>
              <w:t>81</w:t>
            </w:r>
            <w:r>
              <w:rPr>
                <w:noProof/>
              </w:rPr>
              <w:fldChar w:fldCharType="end"/>
            </w:r>
          </w:hyperlink>
        </w:p>
        <w:p w14:paraId="75D286C7" w14:textId="5A4B36F5" w:rsidR="00312B08" w:rsidRDefault="00312B08" w:rsidP="00312B08">
          <w:pPr>
            <w:pStyle w:val="TOC2"/>
            <w:tabs>
              <w:tab w:val="right" w:leader="dot" w:pos="9628"/>
            </w:tabs>
            <w:rPr>
              <w:noProof/>
            </w:rPr>
          </w:pPr>
          <w:hyperlink w:anchor="_Toc241516136" w:history="1">
            <w:r w:rsidRPr="00E62B38">
              <w:rPr>
                <w:rStyle w:val="Hyperlink"/>
                <w:b/>
                <w:bCs/>
                <w:noProof/>
              </w:rPr>
              <w:t>۶.۵ جمع‌بندی فصل</w:t>
            </w:r>
            <w:r>
              <w:rPr>
                <w:noProof/>
              </w:rPr>
              <w:tab/>
            </w:r>
            <w:r>
              <w:rPr>
                <w:noProof/>
              </w:rPr>
              <w:fldChar w:fldCharType="begin"/>
            </w:r>
            <w:r>
              <w:rPr>
                <w:noProof/>
              </w:rPr>
              <w:instrText xml:space="preserve"> PAGEREF _Toc241516136 \h </w:instrText>
            </w:r>
            <w:r>
              <w:rPr>
                <w:noProof/>
              </w:rPr>
            </w:r>
            <w:r>
              <w:rPr>
                <w:noProof/>
              </w:rPr>
              <w:fldChar w:fldCharType="separate"/>
            </w:r>
            <w:r>
              <w:rPr>
                <w:noProof/>
              </w:rPr>
              <w:t>81</w:t>
            </w:r>
            <w:r>
              <w:rPr>
                <w:noProof/>
              </w:rPr>
              <w:fldChar w:fldCharType="end"/>
            </w:r>
          </w:hyperlink>
        </w:p>
        <w:p w14:paraId="2889897D" w14:textId="0E939978" w:rsidR="00312B08" w:rsidRDefault="00312B08" w:rsidP="00312B08">
          <w:pPr>
            <w:pStyle w:val="TOC2"/>
            <w:tabs>
              <w:tab w:val="right" w:leader="dot" w:pos="9628"/>
            </w:tabs>
            <w:rPr>
              <w:noProof/>
            </w:rPr>
          </w:pPr>
          <w:hyperlink w:anchor="_Toc241516137" w:history="1">
            <w:r w:rsidRPr="00E62B38">
              <w:rPr>
                <w:rStyle w:val="Hyperlink"/>
                <w:b/>
                <w:bCs/>
                <w:noProof/>
              </w:rPr>
              <w:t>۷.۰ هدف، مبنا و محدودیت‌های اساسی</w:t>
            </w:r>
            <w:r>
              <w:rPr>
                <w:noProof/>
              </w:rPr>
              <w:tab/>
            </w:r>
            <w:r>
              <w:rPr>
                <w:noProof/>
              </w:rPr>
              <w:fldChar w:fldCharType="begin"/>
            </w:r>
            <w:r>
              <w:rPr>
                <w:noProof/>
              </w:rPr>
              <w:instrText xml:space="preserve"> PAGEREF _Toc241516137 \h </w:instrText>
            </w:r>
            <w:r>
              <w:rPr>
                <w:noProof/>
              </w:rPr>
            </w:r>
            <w:r>
              <w:rPr>
                <w:noProof/>
              </w:rPr>
              <w:fldChar w:fldCharType="separate"/>
            </w:r>
            <w:r>
              <w:rPr>
                <w:noProof/>
              </w:rPr>
              <w:t>81</w:t>
            </w:r>
            <w:r>
              <w:rPr>
                <w:noProof/>
              </w:rPr>
              <w:fldChar w:fldCharType="end"/>
            </w:r>
          </w:hyperlink>
        </w:p>
        <w:p w14:paraId="3F6C4A5D" w14:textId="16AD99B1" w:rsidR="00312B08" w:rsidRDefault="00312B08" w:rsidP="00312B08">
          <w:pPr>
            <w:pStyle w:val="TOC2"/>
            <w:tabs>
              <w:tab w:val="right" w:leader="dot" w:pos="9628"/>
            </w:tabs>
            <w:rPr>
              <w:noProof/>
            </w:rPr>
          </w:pPr>
          <w:hyperlink w:anchor="_Toc241516138" w:history="1">
            <w:r w:rsidRPr="00E62B38">
              <w:rPr>
                <w:rStyle w:val="Hyperlink"/>
                <w:b/>
                <w:bCs/>
                <w:noProof/>
              </w:rPr>
              <w:t>۷.۱ درآمد سود و جریمه‌ی تسهیلات</w:t>
            </w:r>
            <w:r>
              <w:rPr>
                <w:noProof/>
              </w:rPr>
              <w:tab/>
            </w:r>
            <w:r>
              <w:rPr>
                <w:noProof/>
              </w:rPr>
              <w:fldChar w:fldCharType="begin"/>
            </w:r>
            <w:r>
              <w:rPr>
                <w:noProof/>
              </w:rPr>
              <w:instrText xml:space="preserve"> PAGEREF _Toc241516138 \h </w:instrText>
            </w:r>
            <w:r>
              <w:rPr>
                <w:noProof/>
              </w:rPr>
            </w:r>
            <w:r>
              <w:rPr>
                <w:noProof/>
              </w:rPr>
              <w:fldChar w:fldCharType="separate"/>
            </w:r>
            <w:r>
              <w:rPr>
                <w:noProof/>
              </w:rPr>
              <w:t>81</w:t>
            </w:r>
            <w:r>
              <w:rPr>
                <w:noProof/>
              </w:rPr>
              <w:fldChar w:fldCharType="end"/>
            </w:r>
          </w:hyperlink>
        </w:p>
        <w:p w14:paraId="386DB657" w14:textId="6DCB8FCD" w:rsidR="00312B08" w:rsidRDefault="00312B08" w:rsidP="00312B08">
          <w:pPr>
            <w:pStyle w:val="TOC2"/>
            <w:tabs>
              <w:tab w:val="right" w:leader="dot" w:pos="9628"/>
            </w:tabs>
            <w:rPr>
              <w:noProof/>
            </w:rPr>
          </w:pPr>
          <w:hyperlink w:anchor="_Toc241516139" w:history="1">
            <w:r w:rsidRPr="00E62B38">
              <w:rPr>
                <w:rStyle w:val="Hyperlink"/>
                <w:b/>
                <w:bCs/>
                <w:noProof/>
              </w:rPr>
              <w:t>۷.۲ درآمد کارمزد (غیرقابل اتکا)</w:t>
            </w:r>
            <w:r>
              <w:rPr>
                <w:noProof/>
              </w:rPr>
              <w:tab/>
            </w:r>
            <w:r>
              <w:rPr>
                <w:noProof/>
              </w:rPr>
              <w:fldChar w:fldCharType="begin"/>
            </w:r>
            <w:r>
              <w:rPr>
                <w:noProof/>
              </w:rPr>
              <w:instrText xml:space="preserve"> PAGEREF _Toc241516139 \h </w:instrText>
            </w:r>
            <w:r>
              <w:rPr>
                <w:noProof/>
              </w:rPr>
            </w:r>
            <w:r>
              <w:rPr>
                <w:noProof/>
              </w:rPr>
              <w:fldChar w:fldCharType="separate"/>
            </w:r>
            <w:r>
              <w:rPr>
                <w:noProof/>
              </w:rPr>
              <w:t>82</w:t>
            </w:r>
            <w:r>
              <w:rPr>
                <w:noProof/>
              </w:rPr>
              <w:fldChar w:fldCharType="end"/>
            </w:r>
          </w:hyperlink>
        </w:p>
        <w:p w14:paraId="63F8F84D" w14:textId="2590DFAA" w:rsidR="00312B08" w:rsidRDefault="00312B08" w:rsidP="00312B08">
          <w:pPr>
            <w:pStyle w:val="TOC2"/>
            <w:tabs>
              <w:tab w:val="right" w:leader="dot" w:pos="9628"/>
            </w:tabs>
            <w:rPr>
              <w:noProof/>
            </w:rPr>
          </w:pPr>
          <w:hyperlink w:anchor="_Toc241516140" w:history="1">
            <w:r w:rsidRPr="00E62B38">
              <w:rPr>
                <w:rStyle w:val="Hyperlink"/>
                <w:b/>
                <w:bCs/>
                <w:noProof/>
              </w:rPr>
              <w:t>۷.۳ هزینه‌ی سود سپرده — سه مبنا</w:t>
            </w:r>
            <w:r>
              <w:rPr>
                <w:noProof/>
              </w:rPr>
              <w:tab/>
            </w:r>
            <w:r>
              <w:rPr>
                <w:noProof/>
              </w:rPr>
              <w:fldChar w:fldCharType="begin"/>
            </w:r>
            <w:r>
              <w:rPr>
                <w:noProof/>
              </w:rPr>
              <w:instrText xml:space="preserve"> PAGEREF _Toc241516140 \h </w:instrText>
            </w:r>
            <w:r>
              <w:rPr>
                <w:noProof/>
              </w:rPr>
            </w:r>
            <w:r>
              <w:rPr>
                <w:noProof/>
              </w:rPr>
              <w:fldChar w:fldCharType="separate"/>
            </w:r>
            <w:r>
              <w:rPr>
                <w:noProof/>
              </w:rPr>
              <w:t>82</w:t>
            </w:r>
            <w:r>
              <w:rPr>
                <w:noProof/>
              </w:rPr>
              <w:fldChar w:fldCharType="end"/>
            </w:r>
          </w:hyperlink>
        </w:p>
        <w:p w14:paraId="615A93DD" w14:textId="7C20249F" w:rsidR="00312B08" w:rsidRDefault="00312B08" w:rsidP="00312B08">
          <w:pPr>
            <w:pStyle w:val="TOC2"/>
            <w:tabs>
              <w:tab w:val="right" w:leader="dot" w:pos="9628"/>
            </w:tabs>
            <w:rPr>
              <w:noProof/>
            </w:rPr>
          </w:pPr>
          <w:hyperlink w:anchor="_Toc241516141" w:history="1">
            <w:r w:rsidRPr="00E62B38">
              <w:rPr>
                <w:rStyle w:val="Hyperlink"/>
                <w:b/>
                <w:bCs/>
                <w:noProof/>
              </w:rPr>
              <w:t>۷.۴ حاشیه‌ی سود — برآورد بازه‌ای و برآورد وزنی تازه</w:t>
            </w:r>
            <w:r>
              <w:rPr>
                <w:noProof/>
              </w:rPr>
              <w:tab/>
            </w:r>
            <w:r>
              <w:rPr>
                <w:noProof/>
              </w:rPr>
              <w:fldChar w:fldCharType="begin"/>
            </w:r>
            <w:r>
              <w:rPr>
                <w:noProof/>
              </w:rPr>
              <w:instrText xml:space="preserve"> PAGEREF _Toc241516141 \h </w:instrText>
            </w:r>
            <w:r>
              <w:rPr>
                <w:noProof/>
              </w:rPr>
            </w:r>
            <w:r>
              <w:rPr>
                <w:noProof/>
              </w:rPr>
              <w:fldChar w:fldCharType="separate"/>
            </w:r>
            <w:r>
              <w:rPr>
                <w:noProof/>
              </w:rPr>
              <w:t>82</w:t>
            </w:r>
            <w:r>
              <w:rPr>
                <w:noProof/>
              </w:rPr>
              <w:fldChar w:fldCharType="end"/>
            </w:r>
          </w:hyperlink>
        </w:p>
        <w:p w14:paraId="6AE762B8" w14:textId="7B589907" w:rsidR="00312B08" w:rsidRDefault="00312B08" w:rsidP="00312B08">
          <w:pPr>
            <w:pStyle w:val="TOC2"/>
            <w:tabs>
              <w:tab w:val="right" w:leader="dot" w:pos="9628"/>
            </w:tabs>
            <w:rPr>
              <w:noProof/>
            </w:rPr>
          </w:pPr>
          <w:hyperlink w:anchor="_Toc241516142" w:history="1">
            <w:r w:rsidRPr="00E62B38">
              <w:rPr>
                <w:rStyle w:val="Hyperlink"/>
                <w:b/>
                <w:bCs/>
                <w:noProof/>
              </w:rPr>
              <w:t>۷.۵ برآورد سود/زیان ماهانه (با/بدون کارمزد)</w:t>
            </w:r>
            <w:r>
              <w:rPr>
                <w:noProof/>
              </w:rPr>
              <w:tab/>
            </w:r>
            <w:r>
              <w:rPr>
                <w:noProof/>
              </w:rPr>
              <w:fldChar w:fldCharType="begin"/>
            </w:r>
            <w:r>
              <w:rPr>
                <w:noProof/>
              </w:rPr>
              <w:instrText xml:space="preserve"> PAGEREF _Toc241516142 \h </w:instrText>
            </w:r>
            <w:r>
              <w:rPr>
                <w:noProof/>
              </w:rPr>
            </w:r>
            <w:r>
              <w:rPr>
                <w:noProof/>
              </w:rPr>
              <w:fldChar w:fldCharType="separate"/>
            </w:r>
            <w:r>
              <w:rPr>
                <w:noProof/>
              </w:rPr>
              <w:t>82</w:t>
            </w:r>
            <w:r>
              <w:rPr>
                <w:noProof/>
              </w:rPr>
              <w:fldChar w:fldCharType="end"/>
            </w:r>
          </w:hyperlink>
        </w:p>
        <w:p w14:paraId="49C31A17" w14:textId="6CCD76ED" w:rsidR="00312B08" w:rsidRDefault="00312B08" w:rsidP="00312B08">
          <w:pPr>
            <w:pStyle w:val="TOC2"/>
            <w:tabs>
              <w:tab w:val="right" w:leader="dot" w:pos="9628"/>
            </w:tabs>
            <w:rPr>
              <w:noProof/>
            </w:rPr>
          </w:pPr>
          <w:hyperlink w:anchor="_Toc241516143" w:history="1">
            <w:r w:rsidRPr="00E62B38">
              <w:rPr>
                <w:rStyle w:val="Hyperlink"/>
                <w:b/>
                <w:bCs/>
                <w:noProof/>
              </w:rPr>
              <w:t>۷.۶ جمع‌بندی و محدودیت‌ها</w:t>
            </w:r>
            <w:r>
              <w:rPr>
                <w:noProof/>
              </w:rPr>
              <w:tab/>
            </w:r>
            <w:r>
              <w:rPr>
                <w:noProof/>
              </w:rPr>
              <w:fldChar w:fldCharType="begin"/>
            </w:r>
            <w:r>
              <w:rPr>
                <w:noProof/>
              </w:rPr>
              <w:instrText xml:space="preserve"> PAGEREF _Toc241516143 \h </w:instrText>
            </w:r>
            <w:r>
              <w:rPr>
                <w:noProof/>
              </w:rPr>
            </w:r>
            <w:r>
              <w:rPr>
                <w:noProof/>
              </w:rPr>
              <w:fldChar w:fldCharType="separate"/>
            </w:r>
            <w:r>
              <w:rPr>
                <w:noProof/>
              </w:rPr>
              <w:t>83</w:t>
            </w:r>
            <w:r>
              <w:rPr>
                <w:noProof/>
              </w:rPr>
              <w:fldChar w:fldCharType="end"/>
            </w:r>
          </w:hyperlink>
        </w:p>
        <w:p w14:paraId="5CCCB7E6" w14:textId="53BAB895" w:rsidR="00312B08" w:rsidRDefault="00312B08" w:rsidP="00312B08">
          <w:pPr>
            <w:pStyle w:val="TOC2"/>
            <w:tabs>
              <w:tab w:val="right" w:leader="dot" w:pos="9628"/>
            </w:tabs>
            <w:rPr>
              <w:noProof/>
            </w:rPr>
          </w:pPr>
          <w:hyperlink w:anchor="_Toc241516144" w:history="1">
            <w:r w:rsidRPr="00E62B38">
              <w:rPr>
                <w:rStyle w:val="Hyperlink"/>
                <w:b/>
                <w:bCs/>
                <w:noProof/>
              </w:rPr>
              <w:t>فصل ۸: فهرست یکپارچه‌ی محدودیت‌ها، ابهامات و پرسش‌های باز</w:t>
            </w:r>
            <w:r>
              <w:rPr>
                <w:noProof/>
              </w:rPr>
              <w:tab/>
            </w:r>
            <w:r>
              <w:rPr>
                <w:noProof/>
              </w:rPr>
              <w:fldChar w:fldCharType="begin"/>
            </w:r>
            <w:r>
              <w:rPr>
                <w:noProof/>
              </w:rPr>
              <w:instrText xml:space="preserve"> PAGEREF _Toc241516144 \h </w:instrText>
            </w:r>
            <w:r>
              <w:rPr>
                <w:noProof/>
              </w:rPr>
            </w:r>
            <w:r>
              <w:rPr>
                <w:noProof/>
              </w:rPr>
              <w:fldChar w:fldCharType="separate"/>
            </w:r>
            <w:r>
              <w:rPr>
                <w:noProof/>
              </w:rPr>
              <w:t>83</w:t>
            </w:r>
            <w:r>
              <w:rPr>
                <w:noProof/>
              </w:rPr>
              <w:fldChar w:fldCharType="end"/>
            </w:r>
          </w:hyperlink>
        </w:p>
        <w:p w14:paraId="34B7E0B3" w14:textId="1086DC58" w:rsidR="00312B08" w:rsidRDefault="00312B08" w:rsidP="00312B08">
          <w:pPr>
            <w:pStyle w:val="TOC3"/>
            <w:tabs>
              <w:tab w:val="right" w:leader="dot" w:pos="9628"/>
            </w:tabs>
            <w:rPr>
              <w:noProof/>
            </w:rPr>
          </w:pPr>
          <w:hyperlink w:anchor="_Toc241516145" w:history="1">
            <w:r w:rsidRPr="00E62B38">
              <w:rPr>
                <w:rStyle w:val="Hyperlink"/>
                <w:b/>
                <w:bCs/>
                <w:noProof/>
              </w:rPr>
              <w:t>الف) پرسش‌های مستقیم از بانک (نیازمند پاسخ رسمی)</w:t>
            </w:r>
            <w:r>
              <w:rPr>
                <w:noProof/>
              </w:rPr>
              <w:tab/>
            </w:r>
            <w:r>
              <w:rPr>
                <w:noProof/>
              </w:rPr>
              <w:fldChar w:fldCharType="begin"/>
            </w:r>
            <w:r>
              <w:rPr>
                <w:noProof/>
              </w:rPr>
              <w:instrText xml:space="preserve"> PAGEREF _Toc241516145 \h </w:instrText>
            </w:r>
            <w:r>
              <w:rPr>
                <w:noProof/>
              </w:rPr>
            </w:r>
            <w:r>
              <w:rPr>
                <w:noProof/>
              </w:rPr>
              <w:fldChar w:fldCharType="separate"/>
            </w:r>
            <w:r>
              <w:rPr>
                <w:noProof/>
              </w:rPr>
              <w:t>83</w:t>
            </w:r>
            <w:r>
              <w:rPr>
                <w:noProof/>
              </w:rPr>
              <w:fldChar w:fldCharType="end"/>
            </w:r>
          </w:hyperlink>
        </w:p>
        <w:p w14:paraId="0D340D52" w14:textId="7B82E331" w:rsidR="00312B08" w:rsidRDefault="00312B08" w:rsidP="00312B08">
          <w:pPr>
            <w:pStyle w:val="TOC3"/>
            <w:tabs>
              <w:tab w:val="right" w:leader="dot" w:pos="9628"/>
            </w:tabs>
            <w:rPr>
              <w:noProof/>
            </w:rPr>
          </w:pPr>
          <w:hyperlink w:anchor="_Toc241516146" w:history="1">
            <w:r w:rsidRPr="00E62B38">
              <w:rPr>
                <w:rStyle w:val="Hyperlink"/>
                <w:b/>
                <w:bCs/>
                <w:noProof/>
              </w:rPr>
              <w:t>ب) ابهامات آزمون‌شده بدون نتیجه‌ی قطعی</w:t>
            </w:r>
            <w:r>
              <w:rPr>
                <w:noProof/>
              </w:rPr>
              <w:tab/>
            </w:r>
            <w:r>
              <w:rPr>
                <w:noProof/>
              </w:rPr>
              <w:fldChar w:fldCharType="begin"/>
            </w:r>
            <w:r>
              <w:rPr>
                <w:noProof/>
              </w:rPr>
              <w:instrText xml:space="preserve"> PAGEREF _Toc241516146 \h </w:instrText>
            </w:r>
            <w:r>
              <w:rPr>
                <w:noProof/>
              </w:rPr>
            </w:r>
            <w:r>
              <w:rPr>
                <w:noProof/>
              </w:rPr>
              <w:fldChar w:fldCharType="separate"/>
            </w:r>
            <w:r>
              <w:rPr>
                <w:noProof/>
              </w:rPr>
              <w:t>84</w:t>
            </w:r>
            <w:r>
              <w:rPr>
                <w:noProof/>
              </w:rPr>
              <w:fldChar w:fldCharType="end"/>
            </w:r>
          </w:hyperlink>
        </w:p>
        <w:p w14:paraId="20EFB18C" w14:textId="6EB6CCDD" w:rsidR="00312B08" w:rsidRDefault="00312B08" w:rsidP="00312B08">
          <w:pPr>
            <w:pStyle w:val="TOC3"/>
            <w:tabs>
              <w:tab w:val="right" w:leader="dot" w:pos="9628"/>
            </w:tabs>
            <w:rPr>
              <w:noProof/>
            </w:rPr>
          </w:pPr>
          <w:hyperlink w:anchor="_Toc241516147" w:history="1">
            <w:r w:rsidRPr="00E62B38">
              <w:rPr>
                <w:rStyle w:val="Hyperlink"/>
                <w:b/>
                <w:bCs/>
                <w:noProof/>
              </w:rPr>
              <w:t>پ) محدودیت‌های ساختاری شناخته‌شده</w:t>
            </w:r>
            <w:r>
              <w:rPr>
                <w:noProof/>
              </w:rPr>
              <w:tab/>
            </w:r>
            <w:r>
              <w:rPr>
                <w:noProof/>
              </w:rPr>
              <w:fldChar w:fldCharType="begin"/>
            </w:r>
            <w:r>
              <w:rPr>
                <w:noProof/>
              </w:rPr>
              <w:instrText xml:space="preserve"> PAGEREF _Toc241516147 \h </w:instrText>
            </w:r>
            <w:r>
              <w:rPr>
                <w:noProof/>
              </w:rPr>
            </w:r>
            <w:r>
              <w:rPr>
                <w:noProof/>
              </w:rPr>
              <w:fldChar w:fldCharType="separate"/>
            </w:r>
            <w:r>
              <w:rPr>
                <w:noProof/>
              </w:rPr>
              <w:t>84</w:t>
            </w:r>
            <w:r>
              <w:rPr>
                <w:noProof/>
              </w:rPr>
              <w:fldChar w:fldCharType="end"/>
            </w:r>
          </w:hyperlink>
        </w:p>
        <w:p w14:paraId="5E7D3D45" w14:textId="267B0886" w:rsidR="00410D38" w:rsidRDefault="00000000" w:rsidP="00312B08">
          <w:r>
            <w:fldChar w:fldCharType="end"/>
          </w:r>
        </w:p>
      </w:sdtContent>
    </w:sdt>
    <w:p w14:paraId="5E7D3D46" w14:textId="77777777" w:rsidR="00410D38" w:rsidRDefault="00000000" w:rsidP="00312B08">
      <w:pPr>
        <w:pageBreakBefore/>
      </w:pPr>
      <w:r>
        <w:lastRenderedPageBreak/>
        <w:br/>
      </w:r>
    </w:p>
    <w:p w14:paraId="5E7D3D47" w14:textId="77777777" w:rsidR="00410D38" w:rsidRDefault="00000000" w:rsidP="00312B08">
      <w:pPr>
        <w:pStyle w:val="Heading1"/>
        <w:spacing w:before="280" w:after="160"/>
      </w:pPr>
      <w:bookmarkStart w:id="0" w:name="_Toc241515925"/>
      <w:r>
        <w:rPr>
          <w:b/>
          <w:bCs/>
          <w:sz w:val="34"/>
          <w:szCs w:val="34"/>
        </w:rPr>
        <w:t>گزارش نهایی فاز ۱</w:t>
      </w:r>
      <w:bookmarkEnd w:id="0"/>
    </w:p>
    <w:p w14:paraId="5E7D3D48" w14:textId="77777777" w:rsidR="00410D38" w:rsidRDefault="00000000" w:rsidP="00312B08">
      <w:pPr>
        <w:pStyle w:val="Heading2"/>
        <w:spacing w:before="280" w:after="160"/>
      </w:pPr>
      <w:bookmarkStart w:id="1" w:name="_Toc241515926"/>
      <w:r>
        <w:rPr>
          <w:b/>
          <w:bCs/>
          <w:sz w:val="28"/>
          <w:szCs w:val="28"/>
        </w:rPr>
        <w:t>تحلیل رفتار مشتریان بانک توسعه تعاون — گزارش وضعیت موجود و شناخت بازار</w:t>
      </w:r>
      <w:bookmarkEnd w:id="1"/>
    </w:p>
    <w:p w14:paraId="5E7D3D49" w14:textId="77777777" w:rsidR="00410D38" w:rsidRDefault="00410D38" w:rsidP="00312B08">
      <w:pPr>
        <w:pBdr>
          <w:bottom w:val="single" w:sz="6" w:space="0" w:color="999999"/>
        </w:pBdr>
        <w:spacing w:before="120" w:after="120"/>
      </w:pPr>
    </w:p>
    <w:p w14:paraId="5E7D3D4A" w14:textId="77777777" w:rsidR="00410D38" w:rsidRDefault="00000000" w:rsidP="00312B08">
      <w:pPr>
        <w:pStyle w:val="Heading3"/>
        <w:spacing w:before="280" w:after="160"/>
      </w:pPr>
      <w:bookmarkStart w:id="2" w:name="_Toc241515927"/>
      <w:r>
        <w:rPr>
          <w:b/>
          <w:bCs/>
        </w:rPr>
        <w:t>مشخصات سند</w:t>
      </w:r>
      <w:bookmarkEnd w:id="2"/>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3D4D" w14:textId="77777777">
        <w:trPr>
          <w:tblHeader/>
        </w:trPr>
        <w:tc>
          <w:tcPr>
            <w:tcW w:w="4675" w:type="dxa"/>
            <w:shd w:val="clear" w:color="auto" w:fill="D9D9D9"/>
          </w:tcPr>
          <w:p w14:paraId="5E7D3D4B" w14:textId="77777777" w:rsidR="00410D38" w:rsidRDefault="00410D38" w:rsidP="00312B08">
            <w:pPr>
              <w:spacing w:after="40"/>
            </w:pPr>
          </w:p>
        </w:tc>
        <w:tc>
          <w:tcPr>
            <w:tcW w:w="4675" w:type="dxa"/>
            <w:shd w:val="clear" w:color="auto" w:fill="D9D9D9"/>
          </w:tcPr>
          <w:p w14:paraId="5E7D3D4C" w14:textId="77777777" w:rsidR="00410D38" w:rsidRDefault="00410D38" w:rsidP="00312B08">
            <w:pPr>
              <w:spacing w:after="40"/>
            </w:pPr>
          </w:p>
        </w:tc>
      </w:tr>
      <w:tr w:rsidR="00410D38" w14:paraId="5E7D3D50" w14:textId="77777777">
        <w:tc>
          <w:tcPr>
            <w:tcW w:w="4675" w:type="dxa"/>
          </w:tcPr>
          <w:p w14:paraId="5E7D3D4E" w14:textId="77777777" w:rsidR="00410D38" w:rsidRDefault="00000000" w:rsidP="00312B08">
            <w:pPr>
              <w:spacing w:after="40"/>
            </w:pPr>
            <w:r>
              <w:rPr>
                <w:b/>
                <w:bCs/>
              </w:rPr>
              <w:t>عنوان</w:t>
            </w:r>
          </w:p>
        </w:tc>
        <w:tc>
          <w:tcPr>
            <w:tcW w:w="4675" w:type="dxa"/>
          </w:tcPr>
          <w:p w14:paraId="5E7D3D4F" w14:textId="77777777" w:rsidR="00410D38" w:rsidRDefault="00000000" w:rsidP="00312B08">
            <w:pPr>
              <w:spacing w:after="40"/>
            </w:pPr>
            <w:r>
              <w:t>گزارش وضعیت موجود و شناخت بازار (Market Overview) — فاز ۱</w:t>
            </w:r>
          </w:p>
        </w:tc>
      </w:tr>
      <w:tr w:rsidR="00410D38" w14:paraId="5E7D3D53" w14:textId="77777777">
        <w:tc>
          <w:tcPr>
            <w:tcW w:w="4675" w:type="dxa"/>
          </w:tcPr>
          <w:p w14:paraId="5E7D3D51" w14:textId="77777777" w:rsidR="00410D38" w:rsidRDefault="00000000" w:rsidP="00312B08">
            <w:pPr>
              <w:spacing w:after="40"/>
            </w:pPr>
            <w:r>
              <w:rPr>
                <w:b/>
                <w:bCs/>
              </w:rPr>
              <w:t>منبع داده</w:t>
            </w:r>
          </w:p>
        </w:tc>
        <w:tc>
          <w:tcPr>
            <w:tcW w:w="4675" w:type="dxa"/>
          </w:tcPr>
          <w:p w14:paraId="5E7D3D52" w14:textId="77777777" w:rsidR="00410D38" w:rsidRDefault="00000000" w:rsidP="00312B08">
            <w:pPr>
              <w:spacing w:after="40"/>
            </w:pPr>
            <w:r>
              <w:t xml:space="preserve">پایگاه‌داده‌ی </w:t>
            </w:r>
            <w:r>
              <w:rPr>
                <w:rFonts w:ascii="Consolas" w:eastAsia="Consolas" w:hAnsi="Consolas" w:cs="Consolas"/>
                <w:sz w:val="18"/>
                <w:szCs w:val="18"/>
                <w:rtl w:val="0"/>
              </w:rPr>
              <w:t>Alzahra_Final_DB</w:t>
            </w:r>
            <w:r>
              <w:t xml:space="preserve"> (بک‌آپ کامل SQL Server، ۱۴ جدول)</w:t>
            </w:r>
          </w:p>
        </w:tc>
      </w:tr>
      <w:tr w:rsidR="00410D38" w14:paraId="5E7D3D56" w14:textId="77777777">
        <w:tc>
          <w:tcPr>
            <w:tcW w:w="4675" w:type="dxa"/>
          </w:tcPr>
          <w:p w14:paraId="5E7D3D54" w14:textId="77777777" w:rsidR="00410D38" w:rsidRDefault="00000000" w:rsidP="00312B08">
            <w:pPr>
              <w:spacing w:after="40"/>
            </w:pPr>
            <w:r>
              <w:rPr>
                <w:b/>
                <w:bCs/>
              </w:rPr>
              <w:t>بازه‌ی رسمی تحلیل</w:t>
            </w:r>
          </w:p>
        </w:tc>
        <w:tc>
          <w:tcPr>
            <w:tcW w:w="4675" w:type="dxa"/>
          </w:tcPr>
          <w:p w14:paraId="5E7D3D55" w14:textId="77777777" w:rsidR="00410D38" w:rsidRDefault="00000000" w:rsidP="00312B08">
            <w:pPr>
              <w:spacing w:after="40"/>
            </w:pPr>
            <w:r>
              <w:t>فروردین ۱۴۰۰ تا اسفند ۱۴۰۴ (۶۰ ماه)</w:t>
            </w:r>
          </w:p>
        </w:tc>
      </w:tr>
      <w:tr w:rsidR="00410D38" w14:paraId="5E7D3D59" w14:textId="77777777">
        <w:tc>
          <w:tcPr>
            <w:tcW w:w="4675" w:type="dxa"/>
          </w:tcPr>
          <w:p w14:paraId="5E7D3D57" w14:textId="77777777" w:rsidR="00410D38" w:rsidRDefault="00000000" w:rsidP="00312B08">
            <w:pPr>
              <w:spacing w:after="40"/>
            </w:pPr>
            <w:r>
              <w:rPr>
                <w:b/>
                <w:bCs/>
              </w:rPr>
              <w:t>آخرین مقطع قابل استناد</w:t>
            </w:r>
          </w:p>
        </w:tc>
        <w:tc>
          <w:tcPr>
            <w:tcW w:w="4675" w:type="dxa"/>
          </w:tcPr>
          <w:p w14:paraId="5E7D3D58" w14:textId="77777777" w:rsidR="00410D38" w:rsidRDefault="00000000" w:rsidP="00312B08">
            <w:pPr>
              <w:spacing w:after="40"/>
            </w:pPr>
            <w:r>
              <w:t>اسفند ۱۴۰۴</w:t>
            </w:r>
          </w:p>
        </w:tc>
      </w:tr>
      <w:tr w:rsidR="00410D38" w14:paraId="5E7D3D5C" w14:textId="77777777">
        <w:tc>
          <w:tcPr>
            <w:tcW w:w="4675" w:type="dxa"/>
          </w:tcPr>
          <w:p w14:paraId="5E7D3D5A" w14:textId="77777777" w:rsidR="00410D38" w:rsidRDefault="00000000" w:rsidP="00312B08">
            <w:pPr>
              <w:spacing w:after="40"/>
            </w:pPr>
            <w:r>
              <w:rPr>
                <w:b/>
                <w:bCs/>
              </w:rPr>
              <w:t>واحد پولی</w:t>
            </w:r>
          </w:p>
        </w:tc>
        <w:tc>
          <w:tcPr>
            <w:tcW w:w="4675" w:type="dxa"/>
          </w:tcPr>
          <w:p w14:paraId="5E7D3D5B" w14:textId="77777777" w:rsidR="00410D38" w:rsidRDefault="00000000" w:rsidP="00312B08">
            <w:pPr>
              <w:spacing w:after="40"/>
            </w:pPr>
            <w:r>
              <w:t>هزار میلیارد تومان (در چکیده‌ی مدیریتی: همت)</w:t>
            </w:r>
          </w:p>
        </w:tc>
      </w:tr>
      <w:tr w:rsidR="00410D38" w14:paraId="5E7D3D5F" w14:textId="77777777">
        <w:tc>
          <w:tcPr>
            <w:tcW w:w="4675" w:type="dxa"/>
          </w:tcPr>
          <w:p w14:paraId="5E7D3D5D" w14:textId="77777777" w:rsidR="00410D38" w:rsidRDefault="00000000" w:rsidP="00312B08">
            <w:pPr>
              <w:spacing w:after="40"/>
            </w:pPr>
            <w:r>
              <w:rPr>
                <w:b/>
                <w:bCs/>
              </w:rPr>
              <w:t>تاریخ تدوین</w:t>
            </w:r>
          </w:p>
        </w:tc>
        <w:tc>
          <w:tcPr>
            <w:tcW w:w="4675" w:type="dxa"/>
          </w:tcPr>
          <w:p w14:paraId="5E7D3D5E" w14:textId="77777777" w:rsidR="00410D38" w:rsidRDefault="00000000" w:rsidP="00312B08">
            <w:pPr>
              <w:spacing w:after="40"/>
            </w:pPr>
            <w:r>
              <w:t>شهریور ۱۴۰۵</w:t>
            </w:r>
          </w:p>
        </w:tc>
      </w:tr>
      <w:tr w:rsidR="00410D38" w14:paraId="5E7D3D62" w14:textId="77777777">
        <w:tc>
          <w:tcPr>
            <w:tcW w:w="4675" w:type="dxa"/>
          </w:tcPr>
          <w:p w14:paraId="5E7D3D60" w14:textId="77777777" w:rsidR="00410D38" w:rsidRDefault="00000000" w:rsidP="00312B08">
            <w:pPr>
              <w:spacing w:after="40"/>
            </w:pPr>
            <w:r>
              <w:rPr>
                <w:b/>
                <w:bCs/>
              </w:rPr>
              <w:t>وضعیت</w:t>
            </w:r>
          </w:p>
        </w:tc>
        <w:tc>
          <w:tcPr>
            <w:tcW w:w="4675" w:type="dxa"/>
          </w:tcPr>
          <w:p w14:paraId="5E7D3D61" w14:textId="77777777" w:rsidR="00410D38" w:rsidRDefault="00000000" w:rsidP="00312B08">
            <w:pPr>
              <w:spacing w:after="40"/>
            </w:pPr>
            <w:r>
              <w:t>پیش‌نویس جهت بررسی کارفرما</w:t>
            </w:r>
          </w:p>
        </w:tc>
      </w:tr>
    </w:tbl>
    <w:p w14:paraId="5E7D3D63" w14:textId="77777777" w:rsidR="00410D38" w:rsidRDefault="00410D38" w:rsidP="00312B08">
      <w:pPr>
        <w:spacing w:after="160"/>
      </w:pPr>
    </w:p>
    <w:p w14:paraId="5E7D3D64" w14:textId="77777777" w:rsidR="00410D38" w:rsidRDefault="00410D38" w:rsidP="00312B08">
      <w:pPr>
        <w:pBdr>
          <w:bottom w:val="single" w:sz="6" w:space="0" w:color="999999"/>
        </w:pBdr>
        <w:spacing w:before="120" w:after="120"/>
      </w:pPr>
    </w:p>
    <w:p w14:paraId="5E7D3D65" w14:textId="77777777" w:rsidR="00410D38" w:rsidRDefault="00000000" w:rsidP="00312B08">
      <w:pPr>
        <w:pStyle w:val="Heading3"/>
        <w:spacing w:before="280" w:after="160"/>
      </w:pPr>
      <w:bookmarkStart w:id="3" w:name="_Toc241515928"/>
      <w:r>
        <w:rPr>
          <w:b/>
          <w:bCs/>
        </w:rPr>
        <w:t>راهنمای مطالعه</w:t>
      </w:r>
      <w:bookmarkEnd w:id="3"/>
    </w:p>
    <w:p w14:paraId="5E7D3D66" w14:textId="77777777" w:rsidR="00410D38" w:rsidRDefault="00000000" w:rsidP="00312B08">
      <w:pPr>
        <w:spacing w:after="160" w:line="300" w:lineRule="auto"/>
      </w:pPr>
      <w:r>
        <w:t>این گزارش از یک بک‌آپ عملیاتی خام تهیه شده است، نه از یک انبار داده‌ی صحت‌سنجی‌شده. این واقعیت دو پیامد دارد که ساختار سند را شکل داده است.</w:t>
      </w:r>
    </w:p>
    <w:p w14:paraId="5E7D3D67" w14:textId="77777777" w:rsidR="00410D38" w:rsidRDefault="00000000" w:rsidP="00312B08">
      <w:pPr>
        <w:spacing w:after="160" w:line="300" w:lineRule="auto"/>
      </w:pPr>
      <w:r>
        <w:t xml:space="preserve">نخست آن‌که در چنین داده‌ای، هر «جمع کل» بسته به جدول منبع و قاعده‌ی حذف تکرار، می‌تواند مقدار متفاوتی بدهد. به همین دلیل </w:t>
      </w:r>
      <w:r>
        <w:rPr>
          <w:b/>
          <w:bCs/>
        </w:rPr>
        <w:t>فصل ۱ پیش از هر تحلیلی آمده است</w:t>
      </w:r>
      <w:r>
        <w:t xml:space="preserve"> و بخش ۱.۶ آن (جدول تطبیق) مرجع رسمی تمام ارقام سند است. هیچ رقمی در این گزارش بدون تصریح مبنای محاسبه ارائه نشده است.</w:t>
      </w:r>
    </w:p>
    <w:p w14:paraId="5E7D3D68" w14:textId="77777777" w:rsidR="00410D38" w:rsidRDefault="00000000" w:rsidP="00312B08">
      <w:pPr>
        <w:spacing w:after="160" w:line="300" w:lineRule="auto"/>
      </w:pPr>
      <w:r>
        <w:t xml:space="preserve">دوم آن‌که بخشی از داده‌ی لازم برای یک تحلیل کامل در اختیار تیم قرار نگرفته است. مطابق تصمیم کارفرما، این کاستی‌ها موجب توقف کار نشده‌اند؛ در عوض </w:t>
      </w:r>
      <w:r>
        <w:rPr>
          <w:b/>
          <w:bCs/>
        </w:rPr>
        <w:t>هر محدودیت در محل مصرف خود و به‌صورت مشخص اعلام شده</w:t>
      </w:r>
      <w:r>
        <w:t xml:space="preserve"> و فهرست تجمیعی آن‌ها به‌همراه پرسش‌های مربوطه در فصل ۸ آمده است.</w:t>
      </w:r>
    </w:p>
    <w:p w14:paraId="5E7D3D69" w14:textId="77777777" w:rsidR="00410D38" w:rsidRDefault="00000000" w:rsidP="00312B08">
      <w:pPr>
        <w:spacing w:after="160" w:line="300" w:lineRule="auto"/>
      </w:pPr>
      <w:r>
        <w:rPr>
          <w:b/>
          <w:bCs/>
        </w:rPr>
        <w:t>قراردادهای نگارشی سند: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3D6C" w14:textId="77777777">
        <w:trPr>
          <w:tblHeader/>
        </w:trPr>
        <w:tc>
          <w:tcPr>
            <w:tcW w:w="4675" w:type="dxa"/>
            <w:shd w:val="clear" w:color="auto" w:fill="D9D9D9"/>
          </w:tcPr>
          <w:p w14:paraId="5E7D3D6A" w14:textId="77777777" w:rsidR="00410D38" w:rsidRDefault="00000000" w:rsidP="00312B08">
            <w:pPr>
              <w:spacing w:after="40"/>
            </w:pPr>
            <w:r>
              <w:t>نشانه</w:t>
            </w:r>
          </w:p>
        </w:tc>
        <w:tc>
          <w:tcPr>
            <w:tcW w:w="4675" w:type="dxa"/>
            <w:shd w:val="clear" w:color="auto" w:fill="D9D9D9"/>
          </w:tcPr>
          <w:p w14:paraId="5E7D3D6B" w14:textId="77777777" w:rsidR="00410D38" w:rsidRDefault="00000000" w:rsidP="00312B08">
            <w:pPr>
              <w:spacing w:after="40"/>
            </w:pPr>
            <w:r>
              <w:t>معنا</w:t>
            </w:r>
          </w:p>
        </w:tc>
      </w:tr>
      <w:tr w:rsidR="00410D38" w14:paraId="5E7D3D6F" w14:textId="77777777">
        <w:tc>
          <w:tcPr>
            <w:tcW w:w="4675" w:type="dxa"/>
          </w:tcPr>
          <w:p w14:paraId="5E7D3D6D" w14:textId="77777777" w:rsidR="00410D38" w:rsidRDefault="00000000" w:rsidP="00312B08">
            <w:pPr>
              <w:spacing w:after="40"/>
            </w:pPr>
            <w:r>
              <w:rPr>
                <w:b/>
                <w:bCs/>
              </w:rPr>
              <w:t>محدودیت اساسی</w:t>
            </w:r>
          </w:p>
        </w:tc>
        <w:tc>
          <w:tcPr>
            <w:tcW w:w="4675" w:type="dxa"/>
          </w:tcPr>
          <w:p w14:paraId="5E7D3D6E" w14:textId="77777777" w:rsidR="00410D38" w:rsidRDefault="00000000" w:rsidP="00312B08">
            <w:pPr>
              <w:spacing w:after="40"/>
            </w:pPr>
            <w:r>
              <w:t>قیدی که اعتبار یک دسته از نتایج را مشروط می‌کند و باید همراه آن‌ها خوانده شود</w:t>
            </w:r>
          </w:p>
        </w:tc>
      </w:tr>
      <w:tr w:rsidR="00410D38" w14:paraId="5E7D3D72" w14:textId="77777777">
        <w:tc>
          <w:tcPr>
            <w:tcW w:w="4675" w:type="dxa"/>
          </w:tcPr>
          <w:p w14:paraId="5E7D3D70" w14:textId="77777777" w:rsidR="00410D38" w:rsidRDefault="00000000" w:rsidP="00312B08">
            <w:pPr>
              <w:spacing w:after="40"/>
            </w:pPr>
            <w:r>
              <w:rPr>
                <w:b/>
                <w:bCs/>
              </w:rPr>
              <w:t>تذکر روش‌شناختی</w:t>
            </w:r>
          </w:p>
        </w:tc>
        <w:tc>
          <w:tcPr>
            <w:tcW w:w="4675" w:type="dxa"/>
          </w:tcPr>
          <w:p w14:paraId="5E7D3D71" w14:textId="77777777" w:rsidR="00410D38" w:rsidRDefault="00000000" w:rsidP="00312B08">
            <w:pPr>
              <w:spacing w:after="40"/>
            </w:pPr>
            <w:r>
              <w:t>نکته‌ای درباره‌ی نحوه‌ی محاسبه که بر تفسیر رقم اثر می‌گذارد</w:t>
            </w:r>
          </w:p>
        </w:tc>
      </w:tr>
      <w:tr w:rsidR="00410D38" w14:paraId="5E7D3D75" w14:textId="77777777">
        <w:tc>
          <w:tcPr>
            <w:tcW w:w="4675" w:type="dxa"/>
          </w:tcPr>
          <w:p w14:paraId="5E7D3D73" w14:textId="77777777" w:rsidR="00410D38" w:rsidRDefault="00000000" w:rsidP="00312B08">
            <w:pPr>
              <w:spacing w:after="40"/>
            </w:pPr>
            <w:r>
              <w:rPr>
                <w:b/>
                <w:bCs/>
              </w:rPr>
              <w:t>مسئله‌ی بازدارنده</w:t>
            </w:r>
          </w:p>
        </w:tc>
        <w:tc>
          <w:tcPr>
            <w:tcW w:w="4675" w:type="dxa"/>
          </w:tcPr>
          <w:p w14:paraId="5E7D3D74" w14:textId="77777777" w:rsidR="00410D38" w:rsidRDefault="00000000" w:rsidP="00312B08">
            <w:pPr>
              <w:spacing w:after="40"/>
            </w:pPr>
            <w:r>
              <w:t>موضوعی که تا دریافت پاسخ از بانک، رقم مربوطه قابل نهایی‌شدن نیست</w:t>
            </w:r>
          </w:p>
        </w:tc>
      </w:tr>
      <w:tr w:rsidR="00410D38" w14:paraId="5E7D3D78" w14:textId="77777777">
        <w:tc>
          <w:tcPr>
            <w:tcW w:w="4675" w:type="dxa"/>
          </w:tcPr>
          <w:p w14:paraId="5E7D3D76" w14:textId="77777777" w:rsidR="00410D38" w:rsidRDefault="00000000" w:rsidP="00312B08">
            <w:pPr>
              <w:spacing w:after="40"/>
            </w:pPr>
            <w:r>
              <w:rPr>
                <w:b/>
                <w:bCs/>
              </w:rPr>
              <w:t>مبنای رسمی</w:t>
            </w:r>
          </w:p>
        </w:tc>
        <w:tc>
          <w:tcPr>
            <w:tcW w:w="4675" w:type="dxa"/>
          </w:tcPr>
          <w:p w14:paraId="5E7D3D77" w14:textId="77777777" w:rsidR="00410D38" w:rsidRDefault="00000000" w:rsidP="00312B08">
            <w:pPr>
              <w:spacing w:after="40"/>
            </w:pPr>
            <w:r>
              <w:t>ارجاع به یکی از مبناهای جدول تطبیق (بخش ۱.۶)</w:t>
            </w:r>
          </w:p>
        </w:tc>
      </w:tr>
    </w:tbl>
    <w:p w14:paraId="5E7D3D79" w14:textId="77777777" w:rsidR="00410D38" w:rsidRDefault="00410D38" w:rsidP="00312B08">
      <w:pPr>
        <w:spacing w:after="160"/>
      </w:pPr>
    </w:p>
    <w:p w14:paraId="5E7D3D7A" w14:textId="77777777" w:rsidR="00410D38" w:rsidRDefault="00000000" w:rsidP="00312B08">
      <w:pPr>
        <w:spacing w:after="160" w:line="300" w:lineRule="auto"/>
      </w:pPr>
      <w:r>
        <w:t>جداول و نمودارها در هر فصل به‌صورت مستقل شماره‌گذاری شده‌اند (نمونه: جدول ۳-۲ یعنی جدول دوم از فصل سوم).</w:t>
      </w:r>
    </w:p>
    <w:p w14:paraId="5E7D3D7B" w14:textId="77777777" w:rsidR="00410D38" w:rsidRDefault="00410D38" w:rsidP="00312B08">
      <w:pPr>
        <w:pBdr>
          <w:bottom w:val="single" w:sz="6" w:space="0" w:color="999999"/>
        </w:pBdr>
        <w:spacing w:before="120" w:after="120"/>
      </w:pPr>
    </w:p>
    <w:p w14:paraId="5E7D3D7C" w14:textId="77777777" w:rsidR="00410D38" w:rsidRDefault="00000000" w:rsidP="00312B08">
      <w:pPr>
        <w:pStyle w:val="Heading3"/>
        <w:spacing w:before="280" w:after="160"/>
      </w:pPr>
      <w:bookmarkStart w:id="4" w:name="_Toc241515929"/>
      <w:r>
        <w:rPr>
          <w:b/>
          <w:bCs/>
        </w:rPr>
        <w:t>فهرست فصل‌ها</w:t>
      </w:r>
      <w:bookmarkEnd w:id="4"/>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3D7F" w14:textId="77777777">
        <w:trPr>
          <w:tblHeader/>
        </w:trPr>
        <w:tc>
          <w:tcPr>
            <w:tcW w:w="4675" w:type="dxa"/>
            <w:shd w:val="clear" w:color="auto" w:fill="D9D9D9"/>
          </w:tcPr>
          <w:p w14:paraId="5E7D3D7D" w14:textId="77777777" w:rsidR="00410D38" w:rsidRDefault="00000000" w:rsidP="00312B08">
            <w:pPr>
              <w:spacing w:after="40"/>
            </w:pPr>
            <w:r>
              <w:t>فصل</w:t>
            </w:r>
          </w:p>
        </w:tc>
        <w:tc>
          <w:tcPr>
            <w:tcW w:w="4675" w:type="dxa"/>
            <w:shd w:val="clear" w:color="auto" w:fill="D9D9D9"/>
          </w:tcPr>
          <w:p w14:paraId="5E7D3D7E" w14:textId="77777777" w:rsidR="00410D38" w:rsidRDefault="00000000" w:rsidP="00312B08">
            <w:pPr>
              <w:spacing w:after="40"/>
            </w:pPr>
            <w:r>
              <w:t>عنوان</w:t>
            </w:r>
          </w:p>
        </w:tc>
      </w:tr>
      <w:tr w:rsidR="00410D38" w14:paraId="5E7D3D82" w14:textId="77777777">
        <w:tc>
          <w:tcPr>
            <w:tcW w:w="4675" w:type="dxa"/>
          </w:tcPr>
          <w:p w14:paraId="5E7D3D80" w14:textId="77777777" w:rsidR="00410D38" w:rsidRDefault="00000000" w:rsidP="00312B08">
            <w:pPr>
              <w:spacing w:after="40"/>
            </w:pPr>
            <w:r>
              <w:t>۰</w:t>
            </w:r>
          </w:p>
        </w:tc>
        <w:tc>
          <w:tcPr>
            <w:tcW w:w="4675" w:type="dxa"/>
          </w:tcPr>
          <w:p w14:paraId="5E7D3D81" w14:textId="77777777" w:rsidR="00410D38" w:rsidRDefault="00000000" w:rsidP="00312B08">
            <w:pPr>
              <w:spacing w:after="40"/>
            </w:pPr>
            <w:r>
              <w:t>چکیده‌ی مدیریتی</w:t>
            </w:r>
          </w:p>
        </w:tc>
      </w:tr>
      <w:tr w:rsidR="00410D38" w14:paraId="5E7D3D85" w14:textId="77777777">
        <w:tc>
          <w:tcPr>
            <w:tcW w:w="4675" w:type="dxa"/>
          </w:tcPr>
          <w:p w14:paraId="5E7D3D83" w14:textId="77777777" w:rsidR="00410D38" w:rsidRDefault="00000000" w:rsidP="00312B08">
            <w:pPr>
              <w:spacing w:after="40"/>
            </w:pPr>
            <w:r>
              <w:t>۱</w:t>
            </w:r>
          </w:p>
        </w:tc>
        <w:tc>
          <w:tcPr>
            <w:tcW w:w="4675" w:type="dxa"/>
          </w:tcPr>
          <w:p w14:paraId="5E7D3D84" w14:textId="77777777" w:rsidR="00410D38" w:rsidRDefault="00000000" w:rsidP="00312B08">
            <w:pPr>
              <w:spacing w:after="40"/>
            </w:pPr>
            <w:r>
              <w:t>داده، روش‌شناسی و چارچوب صحت</w:t>
            </w:r>
          </w:p>
        </w:tc>
      </w:tr>
      <w:tr w:rsidR="00410D38" w14:paraId="5E7D3D88" w14:textId="77777777">
        <w:tc>
          <w:tcPr>
            <w:tcW w:w="4675" w:type="dxa"/>
          </w:tcPr>
          <w:p w14:paraId="5E7D3D86" w14:textId="77777777" w:rsidR="00410D38" w:rsidRDefault="00000000" w:rsidP="00312B08">
            <w:pPr>
              <w:spacing w:after="40"/>
            </w:pPr>
            <w:r>
              <w:t>۲</w:t>
            </w:r>
          </w:p>
        </w:tc>
        <w:tc>
          <w:tcPr>
            <w:tcW w:w="4675" w:type="dxa"/>
          </w:tcPr>
          <w:p w14:paraId="5E7D3D87" w14:textId="77777777" w:rsidR="00410D38" w:rsidRDefault="00000000" w:rsidP="00312B08">
            <w:pPr>
              <w:spacing w:after="40"/>
            </w:pPr>
            <w:r>
              <w:t>جمعیت، رابطه و ماندگاری مشتری</w:t>
            </w:r>
          </w:p>
        </w:tc>
      </w:tr>
      <w:tr w:rsidR="00410D38" w14:paraId="5E7D3D8B" w14:textId="77777777">
        <w:tc>
          <w:tcPr>
            <w:tcW w:w="4675" w:type="dxa"/>
          </w:tcPr>
          <w:p w14:paraId="5E7D3D89" w14:textId="77777777" w:rsidR="00410D38" w:rsidRDefault="00000000" w:rsidP="00312B08">
            <w:pPr>
              <w:spacing w:after="40"/>
            </w:pPr>
            <w:r>
              <w:t>۳</w:t>
            </w:r>
          </w:p>
        </w:tc>
        <w:tc>
          <w:tcPr>
            <w:tcW w:w="4675" w:type="dxa"/>
          </w:tcPr>
          <w:p w14:paraId="5E7D3D8A" w14:textId="77777777" w:rsidR="00410D38" w:rsidRDefault="00000000" w:rsidP="00312B08">
            <w:pPr>
              <w:spacing w:after="40"/>
            </w:pPr>
            <w:r>
              <w:t>بازار سپرده</w:t>
            </w:r>
          </w:p>
        </w:tc>
      </w:tr>
      <w:tr w:rsidR="00410D38" w14:paraId="5E7D3D8E" w14:textId="77777777">
        <w:tc>
          <w:tcPr>
            <w:tcW w:w="4675" w:type="dxa"/>
          </w:tcPr>
          <w:p w14:paraId="5E7D3D8C" w14:textId="77777777" w:rsidR="00410D38" w:rsidRDefault="00000000" w:rsidP="00312B08">
            <w:pPr>
              <w:spacing w:after="40"/>
            </w:pPr>
            <w:r>
              <w:t>۴</w:t>
            </w:r>
          </w:p>
        </w:tc>
        <w:tc>
          <w:tcPr>
            <w:tcW w:w="4675" w:type="dxa"/>
          </w:tcPr>
          <w:p w14:paraId="5E7D3D8D" w14:textId="77777777" w:rsidR="00410D38" w:rsidRDefault="00000000" w:rsidP="00312B08">
            <w:pPr>
              <w:spacing w:after="40"/>
            </w:pPr>
            <w:r>
              <w:t>بازار تسهیلات</w:t>
            </w:r>
          </w:p>
        </w:tc>
      </w:tr>
      <w:tr w:rsidR="00410D38" w14:paraId="5E7D3D91" w14:textId="77777777">
        <w:tc>
          <w:tcPr>
            <w:tcW w:w="4675" w:type="dxa"/>
          </w:tcPr>
          <w:p w14:paraId="5E7D3D8F" w14:textId="77777777" w:rsidR="00410D38" w:rsidRDefault="00000000" w:rsidP="00312B08">
            <w:pPr>
              <w:spacing w:after="40"/>
            </w:pPr>
            <w:r>
              <w:t>۵</w:t>
            </w:r>
          </w:p>
        </w:tc>
        <w:tc>
          <w:tcPr>
            <w:tcW w:w="4675" w:type="dxa"/>
          </w:tcPr>
          <w:p w14:paraId="5E7D3D90" w14:textId="77777777" w:rsidR="00410D38" w:rsidRDefault="00000000" w:rsidP="00312B08">
            <w:pPr>
              <w:spacing w:after="40"/>
            </w:pPr>
            <w:r>
              <w:t>کیفیت دارایی، ریسک اعتباری و تمرکز</w:t>
            </w:r>
          </w:p>
        </w:tc>
      </w:tr>
      <w:tr w:rsidR="00410D38" w14:paraId="5E7D3D94" w14:textId="77777777">
        <w:tc>
          <w:tcPr>
            <w:tcW w:w="4675" w:type="dxa"/>
          </w:tcPr>
          <w:p w14:paraId="5E7D3D92" w14:textId="77777777" w:rsidR="00410D38" w:rsidRDefault="00000000" w:rsidP="00312B08">
            <w:pPr>
              <w:spacing w:after="40"/>
            </w:pPr>
            <w:r>
              <w:t>۶</w:t>
            </w:r>
          </w:p>
        </w:tc>
        <w:tc>
          <w:tcPr>
            <w:tcW w:w="4675" w:type="dxa"/>
          </w:tcPr>
          <w:p w14:paraId="5E7D3D93" w14:textId="77777777" w:rsidR="00410D38" w:rsidRDefault="00000000" w:rsidP="00312B08">
            <w:pPr>
              <w:spacing w:after="40"/>
            </w:pPr>
            <w:r>
              <w:t>شبکه‌ی شعب و توزیع جغرافیایی</w:t>
            </w:r>
          </w:p>
        </w:tc>
      </w:tr>
      <w:tr w:rsidR="00410D38" w14:paraId="5E7D3D97" w14:textId="77777777">
        <w:tc>
          <w:tcPr>
            <w:tcW w:w="4675" w:type="dxa"/>
          </w:tcPr>
          <w:p w14:paraId="5E7D3D95" w14:textId="77777777" w:rsidR="00410D38" w:rsidRDefault="00000000" w:rsidP="00312B08">
            <w:pPr>
              <w:spacing w:after="40"/>
            </w:pPr>
            <w:r>
              <w:t>۷</w:t>
            </w:r>
          </w:p>
        </w:tc>
        <w:tc>
          <w:tcPr>
            <w:tcW w:w="4675" w:type="dxa"/>
          </w:tcPr>
          <w:p w14:paraId="5E7D3D96" w14:textId="77777777" w:rsidR="00410D38" w:rsidRDefault="00000000" w:rsidP="00312B08">
            <w:pPr>
              <w:spacing w:after="40"/>
            </w:pPr>
            <w:r>
              <w:t>برآورد سودآوری</w:t>
            </w:r>
          </w:p>
        </w:tc>
      </w:tr>
      <w:tr w:rsidR="00410D38" w14:paraId="5E7D3D9A" w14:textId="77777777">
        <w:tc>
          <w:tcPr>
            <w:tcW w:w="4675" w:type="dxa"/>
          </w:tcPr>
          <w:p w14:paraId="5E7D3D98" w14:textId="77777777" w:rsidR="00410D38" w:rsidRDefault="00000000" w:rsidP="00312B08">
            <w:pPr>
              <w:spacing w:after="40"/>
            </w:pPr>
            <w:r>
              <w:t>۸</w:t>
            </w:r>
          </w:p>
        </w:tc>
        <w:tc>
          <w:tcPr>
            <w:tcW w:w="4675" w:type="dxa"/>
          </w:tcPr>
          <w:p w14:paraId="5E7D3D99" w14:textId="77777777" w:rsidR="00410D38" w:rsidRDefault="00000000" w:rsidP="00312B08">
            <w:pPr>
              <w:spacing w:after="40"/>
            </w:pPr>
            <w:r>
              <w:t>محدودیت‌ها، پرسش‌ها از بانک و مسیر پیش رو</w:t>
            </w:r>
          </w:p>
        </w:tc>
      </w:tr>
      <w:tr w:rsidR="00410D38" w14:paraId="5E7D3D9D" w14:textId="77777777">
        <w:tc>
          <w:tcPr>
            <w:tcW w:w="4675" w:type="dxa"/>
          </w:tcPr>
          <w:p w14:paraId="5E7D3D9B" w14:textId="77777777" w:rsidR="00410D38" w:rsidRDefault="00000000" w:rsidP="00312B08">
            <w:pPr>
              <w:spacing w:after="40"/>
            </w:pPr>
            <w:r>
              <w:t>پیوست‌ها</w:t>
            </w:r>
          </w:p>
        </w:tc>
        <w:tc>
          <w:tcPr>
            <w:tcW w:w="4675" w:type="dxa"/>
          </w:tcPr>
          <w:p w14:paraId="5E7D3D9C" w14:textId="77777777" w:rsidR="00410D38" w:rsidRDefault="00000000" w:rsidP="00312B08">
            <w:pPr>
              <w:spacing w:after="40"/>
            </w:pPr>
            <w:r>
              <w:t>الف تا ج</w:t>
            </w:r>
          </w:p>
        </w:tc>
      </w:tr>
    </w:tbl>
    <w:p w14:paraId="5E7D3D9E" w14:textId="77777777" w:rsidR="00410D38" w:rsidRDefault="00410D38" w:rsidP="00312B08">
      <w:pPr>
        <w:spacing w:after="160"/>
      </w:pPr>
    </w:p>
    <w:p w14:paraId="5E7D3D9F" w14:textId="77777777" w:rsidR="00410D38" w:rsidRDefault="00000000" w:rsidP="00312B08">
      <w:pPr>
        <w:pStyle w:val="Heading2"/>
        <w:spacing w:before="280" w:after="160"/>
      </w:pPr>
      <w:bookmarkStart w:id="5" w:name="_Toc241515930"/>
      <w:r>
        <w:rPr>
          <w:b/>
          <w:bCs/>
          <w:sz w:val="28"/>
          <w:szCs w:val="28"/>
        </w:rPr>
        <w:t>فصل ۰: چکیده مدیریتی</w:t>
      </w:r>
      <w:bookmarkEnd w:id="5"/>
    </w:p>
    <w:p w14:paraId="5E7D3DA0" w14:textId="77777777" w:rsidR="00410D38" w:rsidRDefault="00000000" w:rsidP="00312B08">
      <w:pPr>
        <w:spacing w:after="160" w:line="300" w:lineRule="auto"/>
      </w:pPr>
      <w:r>
        <w:t>این سند، گزارش جامع فاز اول تحلیل داده‌های کلان بانک در مقطع اسفند ۱۴۰۴ و روند ۶۰ ماهه‌ی منتهی به آن است. هدف اصلی این فاز، ارزیابی کیفیت، پوشش و ثبات داده‌های استخراج‌شده در پایگاه‌داده تحلیلی (</w:t>
      </w:r>
      <w:r>
        <w:rPr>
          <w:rFonts w:ascii="Consolas" w:eastAsia="Consolas" w:hAnsi="Consolas" w:cs="Consolas"/>
          <w:sz w:val="18"/>
          <w:szCs w:val="18"/>
          <w:rtl w:val="0"/>
        </w:rPr>
        <w:t>Alzahra_Final_DB</w:t>
      </w:r>
      <w:r>
        <w:t>) و اعتبارسنجی قابلیت تعمیم آن‌ها به کل شبکه‌ی بانک بوده است.</w:t>
      </w:r>
    </w:p>
    <w:p w14:paraId="5E7D3DA1" w14:textId="77777777" w:rsidR="00410D38" w:rsidRDefault="00000000" w:rsidP="00312B08">
      <w:pPr>
        <w:pStyle w:val="Heading3"/>
        <w:spacing w:before="280" w:after="160"/>
      </w:pPr>
      <w:bookmarkStart w:id="6" w:name="_Toc241515931"/>
      <w:r>
        <w:rPr>
          <w:b/>
          <w:bCs/>
        </w:rPr>
        <w:t>داشبورد شاخص‌های کلیدی (نمونه‌ی تحلیلی)</w:t>
      </w:r>
      <w:bookmarkEnd w:id="6"/>
    </w:p>
    <w:p w14:paraId="5E7D3DA2" w14:textId="77777777" w:rsidR="00410D38" w:rsidRDefault="00000000" w:rsidP="00312B08">
      <w:pPr>
        <w:spacing w:after="160" w:line="300" w:lineRule="auto"/>
      </w:pPr>
      <w:r>
        <w:t>ارقام زیر مستقیماً از ارقام ازپیش‌تثبیت‌شده‌ی بخش‌های ۱ تا ۷ استخراج شده‌اند:</w:t>
      </w:r>
    </w:p>
    <w:p w14:paraId="5E7D3DA3" w14:textId="77777777" w:rsidR="00410D38" w:rsidRDefault="00000000" w:rsidP="00312B08">
      <w:pPr>
        <w:spacing w:after="120" w:line="300" w:lineRule="auto"/>
        <w:ind w:left="300"/>
      </w:pPr>
      <w:r>
        <w:t xml:space="preserve">• </w:t>
      </w:r>
      <w:r>
        <w:rPr>
          <w:b/>
          <w:bCs/>
        </w:rPr>
        <w:t>مانده کل تسهیلات:</w:t>
      </w:r>
      <w:r>
        <w:t xml:space="preserve"> ۱۲۸.۲ همت</w:t>
      </w:r>
    </w:p>
    <w:p w14:paraId="5E7D3DA4" w14:textId="77777777" w:rsidR="00410D38" w:rsidRDefault="00000000" w:rsidP="00312B08">
      <w:pPr>
        <w:spacing w:after="120" w:line="300" w:lineRule="auto"/>
        <w:ind w:left="300"/>
      </w:pPr>
      <w:r>
        <w:t xml:space="preserve">• </w:t>
      </w:r>
      <w:r>
        <w:rPr>
          <w:b/>
          <w:bCs/>
        </w:rPr>
        <w:t>مانده کل سپرده‌ها:</w:t>
      </w:r>
      <w:r>
        <w:t xml:space="preserve"> ۸۴.۸ همت</w:t>
      </w:r>
    </w:p>
    <w:p w14:paraId="5E7D3DA5" w14:textId="77777777" w:rsidR="00410D38" w:rsidRDefault="00000000" w:rsidP="00312B08">
      <w:pPr>
        <w:spacing w:after="120" w:line="300" w:lineRule="auto"/>
        <w:ind w:left="300"/>
      </w:pPr>
      <w:r>
        <w:t xml:space="preserve">• </w:t>
      </w:r>
      <w:r>
        <w:rPr>
          <w:b/>
          <w:bCs/>
        </w:rPr>
        <w:t>نسبت مطالبات غیرجاری (NPL):</w:t>
      </w:r>
      <w:r>
        <w:t xml:space="preserve"> ۸.۷۶٪</w:t>
      </w:r>
    </w:p>
    <w:p w14:paraId="5E7D3DA6" w14:textId="77777777" w:rsidR="00410D38" w:rsidRDefault="00000000" w:rsidP="00312B08">
      <w:pPr>
        <w:spacing w:after="120" w:line="300" w:lineRule="auto"/>
        <w:ind w:left="300"/>
      </w:pPr>
      <w:r>
        <w:t xml:space="preserve">• </w:t>
      </w:r>
      <w:r>
        <w:rPr>
          <w:b/>
          <w:bCs/>
        </w:rPr>
        <w:t>نسبت مصارف به منابع (LDR):</w:t>
      </w:r>
      <w:r>
        <w:t xml:space="preserve"> ۱۵۱.۲٪</w:t>
      </w:r>
    </w:p>
    <w:p w14:paraId="5E7D3DA7" w14:textId="77777777" w:rsidR="00410D38" w:rsidRDefault="00000000" w:rsidP="00312B08">
      <w:pPr>
        <w:spacing w:after="120" w:line="300" w:lineRule="auto"/>
        <w:ind w:left="300"/>
      </w:pPr>
      <w:r>
        <w:t xml:space="preserve">• </w:t>
      </w:r>
      <w:r>
        <w:rPr>
          <w:b/>
          <w:bCs/>
        </w:rPr>
        <w:t>رشد سالانه تسهیلات:</w:t>
      </w:r>
      <w:r>
        <w:t xml:space="preserve"> ۴۴.۳٪ (مقطع ۱۴۰۴/۱۲)</w:t>
      </w:r>
    </w:p>
    <w:p w14:paraId="5E7D3DA8" w14:textId="77777777" w:rsidR="00410D38" w:rsidRDefault="00000000" w:rsidP="00312B08">
      <w:pPr>
        <w:spacing w:after="120" w:line="300" w:lineRule="auto"/>
        <w:ind w:left="300"/>
      </w:pPr>
      <w:r>
        <w:t xml:space="preserve">• </w:t>
      </w:r>
      <w:r>
        <w:rPr>
          <w:b/>
          <w:bCs/>
        </w:rPr>
        <w:t>رشد سالانه سپرده‌ها:</w:t>
      </w:r>
      <w:r>
        <w:t xml:space="preserve"> ۳۲.۵٪ (مقطع ۱۴۰۴/۱۲)</w:t>
      </w:r>
    </w:p>
    <w:p w14:paraId="5E7D3DA9" w14:textId="77777777" w:rsidR="00410D38" w:rsidRDefault="00000000" w:rsidP="00312B08">
      <w:pPr>
        <w:spacing w:after="120" w:line="300" w:lineRule="auto"/>
        <w:ind w:left="300"/>
      </w:pPr>
      <w:r>
        <w:t xml:space="preserve">• </w:t>
      </w:r>
      <w:r>
        <w:rPr>
          <w:b/>
          <w:bCs/>
        </w:rPr>
        <w:t>حاشیه سود ناخالص برآوردی:</w:t>
      </w:r>
      <w:r>
        <w:t xml:space="preserve"> ۱۱.۶+ واحد درصد</w:t>
      </w:r>
    </w:p>
    <w:p w14:paraId="5E7D3DAA" w14:textId="77777777" w:rsidR="00410D38" w:rsidRDefault="00000000" w:rsidP="00312B08">
      <w:pPr>
        <w:pStyle w:val="Heading3"/>
        <w:spacing w:before="280" w:after="160"/>
      </w:pPr>
      <w:bookmarkStart w:id="7" w:name="_Toc241515932"/>
      <w:r>
        <w:rPr>
          <w:b/>
          <w:bCs/>
        </w:rPr>
        <w:t>یافته‌های برجسته</w:t>
      </w:r>
      <w:bookmarkEnd w:id="7"/>
    </w:p>
    <w:p w14:paraId="5E7D3DAB" w14:textId="77777777" w:rsidR="00410D38" w:rsidRDefault="00000000" w:rsidP="00312B08">
      <w:pPr>
        <w:spacing w:after="120" w:line="300" w:lineRule="auto"/>
        <w:ind w:left="300"/>
      </w:pPr>
      <w:r>
        <w:t xml:space="preserve">• </w:t>
      </w:r>
      <w:r>
        <w:rPr>
          <w:b/>
          <w:bCs/>
        </w:rPr>
        <w:t>اعتبارات اسنادی:</w:t>
      </w:r>
      <w:r>
        <w:t xml:space="preserve"> تضاد فاحش میان ۲۰,۷۳۳ قرارداد در دیتابیس تحلیلی و ۸۵۳ فقره در آمار کلان رسمی، که احتمالاً ناشی از عدم ابطال قراردادهای منقضی در جداول مبدأ است.</w:t>
      </w:r>
    </w:p>
    <w:p w14:paraId="5E7D3DAC" w14:textId="77777777" w:rsidR="00410D38" w:rsidRDefault="00000000" w:rsidP="00312B08">
      <w:pPr>
        <w:spacing w:after="120" w:line="300" w:lineRule="auto"/>
        <w:ind w:left="300"/>
      </w:pPr>
      <w:r>
        <w:t xml:space="preserve">• </w:t>
      </w:r>
      <w:r>
        <w:rPr>
          <w:b/>
          <w:bCs/>
        </w:rPr>
        <w:t>نسل ۱۴۰۴:</w:t>
      </w:r>
      <w:r>
        <w:t xml:space="preserve"> با ۵۹.۲ هزار میلیارد تومان مانده، بزرگ‌ترین نسل اعطای تسهیلات در تاریخ بانک است (معادل ۳۱.۸٪ از تعداد کل قراردادهای شناخته‌شده)؛ چون هنوز نابالغ است، ریسک واقعی آن هنوز آشکار نشده.</w:t>
      </w:r>
    </w:p>
    <w:p w14:paraId="5E7D3DAD" w14:textId="77777777" w:rsidR="00410D38" w:rsidRDefault="00000000" w:rsidP="00312B08">
      <w:pPr>
        <w:spacing w:after="120" w:line="300" w:lineRule="auto"/>
        <w:ind w:left="300"/>
      </w:pPr>
      <w:r>
        <w:t xml:space="preserve">• </w:t>
      </w:r>
      <w:r>
        <w:rPr>
          <w:b/>
          <w:bCs/>
        </w:rPr>
        <w:t>تمرکز تک‌نامی:</w:t>
      </w:r>
      <w:r>
        <w:t xml:space="preserve"> ریسک تمرکز شدید منابع و مصارف حول مشتریان خاص و گروه‌های ذی‌نفع واحد.</w:t>
      </w:r>
    </w:p>
    <w:p w14:paraId="5E7D3DAE" w14:textId="77777777" w:rsidR="00410D38" w:rsidRDefault="00000000" w:rsidP="00312B08">
      <w:pPr>
        <w:spacing w:after="120" w:line="300" w:lineRule="auto"/>
        <w:ind w:left="300"/>
      </w:pPr>
      <w:r>
        <w:t xml:space="preserve">• </w:t>
      </w:r>
      <w:r>
        <w:rPr>
          <w:b/>
          <w:bCs/>
        </w:rPr>
        <w:t>رشد نامتوازن:</w:t>
      </w:r>
      <w:r>
        <w:t xml:space="preserve"> پیشی گرفتن مستمر سرعت رشد تسهیلات از سپرده‌ها که منجر به افزایش چشمگیر LDR و فشار نقدینگی شده است.</w:t>
      </w:r>
    </w:p>
    <w:p w14:paraId="5E7D3DAF" w14:textId="77777777" w:rsidR="00410D38" w:rsidRDefault="00000000" w:rsidP="00312B08">
      <w:pPr>
        <w:pStyle w:val="Heading3"/>
        <w:spacing w:before="280" w:after="160"/>
      </w:pPr>
      <w:bookmarkStart w:id="8" w:name="_Toc241515933"/>
      <w:r>
        <w:rPr>
          <w:b/>
          <w:bCs/>
        </w:rPr>
        <w:t>محدودیت اساسی</w:t>
      </w:r>
      <w:bookmarkEnd w:id="8"/>
    </w:p>
    <w:p w14:paraId="5E7D3DB0" w14:textId="77777777" w:rsidR="00410D38" w:rsidRDefault="00000000" w:rsidP="00312B08">
      <w:pPr>
        <w:spacing w:after="160" w:line="300" w:lineRule="auto"/>
      </w:pPr>
      <w:r>
        <w:lastRenderedPageBreak/>
        <w:t>همان‌طور که در بخش ۱.۱۰ تشریح شد، کلیدی‌ترین محدودیت این تحلیل مقیاس نمونه (</w:t>
      </w:r>
      <w:r>
        <w:rPr>
          <w:rFonts w:ascii="Consolas" w:eastAsia="Consolas" w:hAnsi="Consolas" w:cs="Consolas"/>
          <w:sz w:val="18"/>
          <w:szCs w:val="18"/>
          <w:rtl w:val="0"/>
        </w:rPr>
        <w:t>Alzahra_Final_DB</w:t>
      </w:r>
      <w:r>
        <w:t>) است که نیازمند دریافت تأییدیه‌ی رسمی معیار انتخاب داده‌ها از سوی بانک برای کالیبراسیون و اثبات تعمیم‌پذیری مطلق است.</w:t>
      </w:r>
    </w:p>
    <w:p w14:paraId="5E7D3DB1" w14:textId="77777777" w:rsidR="00410D38" w:rsidRDefault="00410D38" w:rsidP="00312B08">
      <w:pPr>
        <w:pBdr>
          <w:bottom w:val="single" w:sz="6" w:space="0" w:color="999999"/>
        </w:pBdr>
        <w:spacing w:before="120" w:after="120"/>
      </w:pPr>
    </w:p>
    <w:p w14:paraId="5E7D3DB2" w14:textId="77777777" w:rsidR="00410D38" w:rsidRDefault="00410D38" w:rsidP="00312B08">
      <w:pPr>
        <w:pBdr>
          <w:bottom w:val="single" w:sz="6" w:space="0" w:color="999999"/>
        </w:pBdr>
        <w:spacing w:before="120" w:after="120"/>
      </w:pPr>
    </w:p>
    <w:p w14:paraId="5E7D3DB3" w14:textId="77777777" w:rsidR="00410D38" w:rsidRDefault="00000000" w:rsidP="00312B08">
      <w:pPr>
        <w:pStyle w:val="Heading1"/>
        <w:spacing w:before="280" w:after="160"/>
      </w:pPr>
      <w:bookmarkStart w:id="9" w:name="_Toc241515934"/>
      <w:r>
        <w:rPr>
          <w:b/>
          <w:bCs/>
          <w:sz w:val="34"/>
          <w:szCs w:val="34"/>
        </w:rPr>
        <w:t>فصل ۱ — داده، روش‌شناسی و چارچوب صحت</w:t>
      </w:r>
      <w:bookmarkEnd w:id="9"/>
    </w:p>
    <w:p w14:paraId="5E7D3DB4" w14:textId="77777777" w:rsidR="00410D38" w:rsidRDefault="00000000" w:rsidP="00312B08">
      <w:pPr>
        <w:pStyle w:val="Heading2"/>
        <w:spacing w:before="280" w:after="160"/>
      </w:pPr>
      <w:bookmarkStart w:id="10" w:name="_Toc241515935"/>
      <w:r>
        <w:rPr>
          <w:b/>
          <w:bCs/>
          <w:sz w:val="28"/>
          <w:szCs w:val="28"/>
        </w:rPr>
        <w:t>۱.۰ هدف و جایگاه این فصل</w:t>
      </w:r>
      <w:bookmarkEnd w:id="10"/>
    </w:p>
    <w:p w14:paraId="5E7D3DB5" w14:textId="77777777" w:rsidR="00410D38" w:rsidRDefault="00000000" w:rsidP="00312B08">
      <w:pPr>
        <w:spacing w:after="160" w:line="300" w:lineRule="auto"/>
      </w:pPr>
      <w:commentRangeStart w:id="11"/>
      <w:r>
        <w:t xml:space="preserve">هدف این فصل پاسخ به یک پرسش مقدماتی است: </w:t>
      </w:r>
      <w:r>
        <w:rPr>
          <w:b/>
          <w:bCs/>
        </w:rPr>
        <w:t>ارقام این گزارش تا چه حد قابل استناد است و مرزهای اعتبار آن‌ها کجاست؟</w:t>
      </w:r>
      <w:commentRangeEnd w:id="11"/>
      <w:r w:rsidR="001F0E4B">
        <w:rPr>
          <w:rStyle w:val="CommentReference"/>
          <w:sz w:val="21"/>
          <w:szCs w:val="21"/>
        </w:rPr>
        <w:commentReference w:id="11"/>
      </w:r>
    </w:p>
    <w:p w14:paraId="5E7D3DB6" w14:textId="77777777" w:rsidR="00410D38" w:rsidRDefault="00000000" w:rsidP="00312B08">
      <w:pPr>
        <w:spacing w:after="160" w:line="300" w:lineRule="auto"/>
      </w:pPr>
      <w:commentRangeStart w:id="12"/>
      <w:r>
        <w:t>در جریان تحلیل فاز ۱، در مقاطع مختلف سه رقم متفاوت برای «مانده‌ی کل تسهیلات» و دو رقم متفاوت برای «تعداد قراردادهای تسهیلات» در گردش بود. هیچ‌کدام از این ارقام از نظر فنی نادرست نبودند؛ هر یک حاصل یک قاعده‌ی محاسباتی متفاوت و معنای متفاوتی بودند. تجربه نشان داده است که چنین چندگانگی‌ای، اگر پیشاپیش و به‌صورت شفاف تعیین‌تکلیف نشود، در نخستین بازبینی داخلی بانک اعتبار کل گزارش را زیر سؤال می‌برد.</w:t>
      </w:r>
      <w:commentRangeEnd w:id="12"/>
      <w:r w:rsidR="00DC795E">
        <w:rPr>
          <w:rStyle w:val="CommentReference"/>
          <w:sz w:val="21"/>
          <w:szCs w:val="21"/>
        </w:rPr>
        <w:commentReference w:id="12"/>
      </w:r>
    </w:p>
    <w:p w14:paraId="5E7D3DB7" w14:textId="77777777" w:rsidR="00410D38" w:rsidRDefault="00000000" w:rsidP="00312B08">
      <w:pPr>
        <w:spacing w:after="160" w:line="300" w:lineRule="auto"/>
      </w:pPr>
      <w:commentRangeStart w:id="13"/>
      <w:r>
        <w:t>بنابراین این فصل چهار کار انجام می‌دهد: دامنه و بازه‌ی تحلیل را تثبیت می‌کند (۱.۱ و ۱.۲)، محدودیت‌های ساختاری اثرگذار بر کل سند را اعلام می‌کند (۱.۳ و ۱.۴)، قواعد محاسباتی را مستند می‌کند (۱.۵)، و در نهایت جدول تطبیق را به‌عنوان مرجع واحد ارقام ارائه می‌دهد (۱.۶). بخش‌های ۱.۷ تا ۱.۹ به ناهنجاری‌های کیفیت داده، سوابق اصلاح محاسبات، و قراردادهای نمایش اختصاص دارند.</w:t>
      </w:r>
      <w:commentRangeEnd w:id="13"/>
      <w:r w:rsidR="000D2617">
        <w:rPr>
          <w:rStyle w:val="CommentReference"/>
          <w:sz w:val="21"/>
          <w:szCs w:val="21"/>
        </w:rPr>
        <w:commentReference w:id="13"/>
      </w:r>
    </w:p>
    <w:p w14:paraId="5E7D3DB8" w14:textId="77777777" w:rsidR="00410D38" w:rsidRDefault="00000000" w:rsidP="00312B08">
      <w:pPr>
        <w:spacing w:after="160" w:line="300" w:lineRule="auto"/>
      </w:pPr>
      <w:r>
        <w:t>توصیه می‌شود این فصل پیش از سایر فصول مطالعه شود.</w:t>
      </w:r>
    </w:p>
    <w:p w14:paraId="5E7D3DB9" w14:textId="77777777" w:rsidR="00410D38" w:rsidRDefault="00410D38" w:rsidP="00312B08">
      <w:pPr>
        <w:pBdr>
          <w:bottom w:val="single" w:sz="6" w:space="0" w:color="999999"/>
        </w:pBdr>
        <w:spacing w:before="120" w:after="120"/>
      </w:pPr>
    </w:p>
    <w:p w14:paraId="5E7D3DBA" w14:textId="77777777" w:rsidR="00410D38" w:rsidRDefault="00000000" w:rsidP="00312B08">
      <w:pPr>
        <w:pStyle w:val="Heading2"/>
        <w:spacing w:before="280" w:after="160"/>
      </w:pPr>
      <w:bookmarkStart w:id="14" w:name="_Toc241515936"/>
      <w:r>
        <w:rPr>
          <w:b/>
          <w:bCs/>
          <w:sz w:val="28"/>
          <w:szCs w:val="28"/>
        </w:rPr>
        <w:t>۱.۱ منبع داده، دامنه و فرآیند تولید ارقام</w:t>
      </w:r>
      <w:bookmarkEnd w:id="14"/>
    </w:p>
    <w:p w14:paraId="5E7D3DBB" w14:textId="77777777" w:rsidR="00410D38" w:rsidRDefault="00000000" w:rsidP="00312B08">
      <w:pPr>
        <w:pStyle w:val="Heading3"/>
        <w:spacing w:before="280" w:after="160"/>
      </w:pPr>
      <w:bookmarkStart w:id="15" w:name="_Toc241515937"/>
      <w:r>
        <w:rPr>
          <w:b/>
          <w:bCs/>
        </w:rPr>
        <w:t>۱.۱.۱ منبع</w:t>
      </w:r>
      <w:bookmarkEnd w:id="15"/>
    </w:p>
    <w:p w14:paraId="5E7D3DBC" w14:textId="77777777" w:rsidR="00410D38" w:rsidRDefault="00000000" w:rsidP="00312B08">
      <w:pPr>
        <w:spacing w:after="160" w:line="300" w:lineRule="auto"/>
      </w:pPr>
      <w:commentRangeStart w:id="16"/>
      <w:r>
        <w:t xml:space="preserve">تمام تحلیل‌های فاز ۱ بر یک منبع واحد استوارند: بک‌آپ کامل پایگاه‌داده‌ی </w:t>
      </w:r>
      <w:r>
        <w:rPr>
          <w:rFonts w:ascii="Consolas" w:eastAsia="Consolas" w:hAnsi="Consolas" w:cs="Consolas"/>
          <w:sz w:val="18"/>
          <w:szCs w:val="18"/>
          <w:rtl w:val="0"/>
        </w:rPr>
        <w:t>Alzahra_Final_DB</w:t>
      </w:r>
      <w:r>
        <w:t xml:space="preserve"> که توسط بانک توسعه تعاون در اختیار تیم قرار گرفته است. هیچ داده‌ی بیرونی، تخمین کارشناسی، یا رقم برگرفته از گزارش‌های پیشین در محاسبات وارد نشده است. این انتخاب آگاهانه بوده است: هدف فاز ۱ ترسیم تصویری است که تماماً از داده‌ی خود بانک قابل بازتولید باشد.</w:t>
      </w:r>
      <w:commentRangeEnd w:id="16"/>
      <w:r w:rsidR="00077CEB">
        <w:rPr>
          <w:rStyle w:val="CommentReference"/>
          <w:sz w:val="21"/>
          <w:szCs w:val="21"/>
        </w:rPr>
        <w:commentReference w:id="16"/>
      </w:r>
    </w:p>
    <w:p w14:paraId="5E7D3DBD" w14:textId="77777777" w:rsidR="00410D38" w:rsidRDefault="00000000" w:rsidP="00312B08">
      <w:pPr>
        <w:spacing w:after="160" w:line="300" w:lineRule="auto"/>
      </w:pPr>
      <w:r>
        <w:t>جدول ۱-۱ حجم و پوشش زمانی هر یک از چهارده جدول منبع را نشان می‌دهد. ستون «موجودیت یکتا» عمداً در کنار «تعداد رکورد» آمده است، زیرا در چند جدول کلیدی فاصله‌ی این دو ستون قابل‌توجه است و همین فاصله، موضوع بخش ۱.۵ را تشکیل می‌دهد.</w:t>
      </w:r>
    </w:p>
    <w:p w14:paraId="5E7D3DBE" w14:textId="77777777" w:rsidR="00410D38" w:rsidRDefault="00000000" w:rsidP="00312B08">
      <w:pPr>
        <w:spacing w:after="160" w:line="300" w:lineRule="auto"/>
      </w:pPr>
      <w:r>
        <w:rPr>
          <w:b/>
          <w:bCs/>
        </w:rPr>
        <w:t>جدول ۱-۱: جداول منبع پایگاه‌داده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2283"/>
        <w:gridCol w:w="2283"/>
        <w:gridCol w:w="2289"/>
      </w:tblGrid>
      <w:tr w:rsidR="00410D38" w14:paraId="5E7D3DC3" w14:textId="77777777">
        <w:trPr>
          <w:tblHeader/>
        </w:trPr>
        <w:tc>
          <w:tcPr>
            <w:tcW w:w="2337" w:type="dxa"/>
            <w:shd w:val="clear" w:color="auto" w:fill="D9D9D9"/>
          </w:tcPr>
          <w:p w14:paraId="5E7D3DBF" w14:textId="77777777" w:rsidR="00410D38" w:rsidRDefault="00000000" w:rsidP="00312B08">
            <w:pPr>
              <w:spacing w:after="40"/>
            </w:pPr>
            <w:r>
              <w:t>جدول</w:t>
            </w:r>
          </w:p>
        </w:tc>
        <w:tc>
          <w:tcPr>
            <w:tcW w:w="2337" w:type="dxa"/>
            <w:shd w:val="clear" w:color="auto" w:fill="D9D9D9"/>
          </w:tcPr>
          <w:p w14:paraId="5E7D3DC0" w14:textId="77777777" w:rsidR="00410D38" w:rsidRDefault="00000000" w:rsidP="00312B08">
            <w:pPr>
              <w:spacing w:after="40"/>
            </w:pPr>
            <w:r>
              <w:t>تعداد رکورد</w:t>
            </w:r>
          </w:p>
        </w:tc>
        <w:tc>
          <w:tcPr>
            <w:tcW w:w="2337" w:type="dxa"/>
            <w:shd w:val="clear" w:color="auto" w:fill="D9D9D9"/>
          </w:tcPr>
          <w:p w14:paraId="5E7D3DC1" w14:textId="77777777" w:rsidR="00410D38" w:rsidRDefault="00000000" w:rsidP="00312B08">
            <w:pPr>
              <w:spacing w:after="40"/>
            </w:pPr>
            <w:r>
              <w:t>موجودیت یکتا</w:t>
            </w:r>
          </w:p>
        </w:tc>
        <w:tc>
          <w:tcPr>
            <w:tcW w:w="2337" w:type="dxa"/>
            <w:shd w:val="clear" w:color="auto" w:fill="D9D9D9"/>
          </w:tcPr>
          <w:p w14:paraId="5E7D3DC2" w14:textId="77777777" w:rsidR="00410D38" w:rsidRDefault="00000000" w:rsidP="00312B08">
            <w:pPr>
              <w:spacing w:after="40"/>
            </w:pPr>
            <w:r>
              <w:t>بازه‌ی زمانی</w:t>
            </w:r>
          </w:p>
        </w:tc>
      </w:tr>
      <w:tr w:rsidR="00410D38" w14:paraId="5E7D3DC8" w14:textId="77777777">
        <w:tc>
          <w:tcPr>
            <w:tcW w:w="2337" w:type="dxa"/>
          </w:tcPr>
          <w:p w14:paraId="5E7D3DC4" w14:textId="77777777" w:rsidR="00410D38" w:rsidRDefault="00000000" w:rsidP="00312B08">
            <w:pPr>
              <w:spacing w:after="40"/>
            </w:pPr>
            <w:r>
              <w:rPr>
                <w:rFonts w:ascii="Consolas" w:eastAsia="Consolas" w:hAnsi="Consolas" w:cs="Consolas"/>
                <w:sz w:val="18"/>
                <w:szCs w:val="18"/>
                <w:rtl w:val="0"/>
              </w:rPr>
              <w:t>Deposit_Monthly_Activity</w:t>
            </w:r>
          </w:p>
        </w:tc>
        <w:tc>
          <w:tcPr>
            <w:tcW w:w="2337" w:type="dxa"/>
          </w:tcPr>
          <w:p w14:paraId="5E7D3DC5" w14:textId="77777777" w:rsidR="00410D38" w:rsidRDefault="00000000" w:rsidP="00312B08">
            <w:pPr>
              <w:spacing w:after="40"/>
            </w:pPr>
            <w:r>
              <w:t>۱۱۳,۳۹۶,۲۰۲</w:t>
            </w:r>
          </w:p>
        </w:tc>
        <w:tc>
          <w:tcPr>
            <w:tcW w:w="2337" w:type="dxa"/>
          </w:tcPr>
          <w:p w14:paraId="5E7D3DC6" w14:textId="77777777" w:rsidR="00410D38" w:rsidRDefault="00000000" w:rsidP="00312B08">
            <w:pPr>
              <w:spacing w:after="40"/>
            </w:pPr>
            <w:r>
              <w:t>۲,۰۹۰,۲۶۱ حساب</w:t>
            </w:r>
          </w:p>
        </w:tc>
        <w:tc>
          <w:tcPr>
            <w:tcW w:w="2337" w:type="dxa"/>
          </w:tcPr>
          <w:p w14:paraId="5E7D3DC7" w14:textId="77777777" w:rsidR="00410D38" w:rsidRDefault="00000000" w:rsidP="00312B08">
            <w:pPr>
              <w:spacing w:after="40"/>
            </w:pPr>
            <w:commentRangeStart w:id="17"/>
            <w:r>
              <w:t>۱۳۹۹/۰۱ – ۱۴۰۴/۱۲</w:t>
            </w:r>
            <w:commentRangeEnd w:id="17"/>
            <w:r w:rsidR="002B2A03">
              <w:rPr>
                <w:rStyle w:val="CommentReference"/>
                <w:sz w:val="21"/>
                <w:szCs w:val="21"/>
              </w:rPr>
              <w:commentReference w:id="17"/>
            </w:r>
          </w:p>
        </w:tc>
      </w:tr>
      <w:tr w:rsidR="00410D38" w14:paraId="5E7D3DCD" w14:textId="77777777">
        <w:tc>
          <w:tcPr>
            <w:tcW w:w="2337" w:type="dxa"/>
          </w:tcPr>
          <w:p w14:paraId="5E7D3DC9" w14:textId="77777777" w:rsidR="00410D38" w:rsidRDefault="00000000" w:rsidP="00312B08">
            <w:pPr>
              <w:spacing w:after="40"/>
            </w:pPr>
            <w:r>
              <w:rPr>
                <w:rFonts w:ascii="Consolas" w:eastAsia="Consolas" w:hAnsi="Consolas" w:cs="Consolas"/>
                <w:sz w:val="18"/>
                <w:szCs w:val="18"/>
                <w:rtl w:val="0"/>
              </w:rPr>
              <w:t>Loan_Remain</w:t>
            </w:r>
          </w:p>
        </w:tc>
        <w:tc>
          <w:tcPr>
            <w:tcW w:w="2337" w:type="dxa"/>
          </w:tcPr>
          <w:p w14:paraId="5E7D3DCA" w14:textId="77777777" w:rsidR="00410D38" w:rsidRDefault="00000000" w:rsidP="00312B08">
            <w:pPr>
              <w:spacing w:after="40"/>
            </w:pPr>
            <w:r>
              <w:t>۷۰,۶۳۵,۹۱۲</w:t>
            </w:r>
          </w:p>
        </w:tc>
        <w:tc>
          <w:tcPr>
            <w:tcW w:w="2337" w:type="dxa"/>
          </w:tcPr>
          <w:p w14:paraId="5E7D3DCB" w14:textId="77777777" w:rsidR="00410D38" w:rsidRDefault="00000000" w:rsidP="00312B08">
            <w:pPr>
              <w:spacing w:after="40"/>
            </w:pPr>
            <w:r>
              <w:t xml:space="preserve">۱,۳۲۲,۳۰۳ </w:t>
            </w:r>
            <w:commentRangeStart w:id="18"/>
            <w:r>
              <w:t>قرارداد / ۵۱۸,۰۰۶ مشتری</w:t>
            </w:r>
            <w:commentRangeEnd w:id="18"/>
            <w:r w:rsidR="000F3591">
              <w:rPr>
                <w:rStyle w:val="CommentReference"/>
                <w:sz w:val="21"/>
                <w:szCs w:val="21"/>
              </w:rPr>
              <w:commentReference w:id="18"/>
            </w:r>
          </w:p>
        </w:tc>
        <w:tc>
          <w:tcPr>
            <w:tcW w:w="2337" w:type="dxa"/>
          </w:tcPr>
          <w:p w14:paraId="5E7D3DCC" w14:textId="77777777" w:rsidR="00410D38" w:rsidRDefault="00000000" w:rsidP="00312B08">
            <w:pPr>
              <w:spacing w:after="40"/>
            </w:pPr>
            <w:r>
              <w:t>۱۴۰۰/۰۱ – ۱۴۰۴/۱۲</w:t>
            </w:r>
          </w:p>
        </w:tc>
      </w:tr>
      <w:tr w:rsidR="00410D38" w14:paraId="5E7D3DD2" w14:textId="77777777">
        <w:tc>
          <w:tcPr>
            <w:tcW w:w="2337" w:type="dxa"/>
          </w:tcPr>
          <w:p w14:paraId="5E7D3DCE" w14:textId="77777777" w:rsidR="00410D38" w:rsidRDefault="00000000" w:rsidP="00312B08">
            <w:pPr>
              <w:spacing w:after="40"/>
            </w:pPr>
            <w:r>
              <w:rPr>
                <w:rFonts w:ascii="Consolas" w:eastAsia="Consolas" w:hAnsi="Consolas" w:cs="Consolas"/>
                <w:sz w:val="18"/>
                <w:szCs w:val="18"/>
                <w:rtl w:val="0"/>
              </w:rPr>
              <w:t>Customer_Monthly_Activity</w:t>
            </w:r>
          </w:p>
        </w:tc>
        <w:tc>
          <w:tcPr>
            <w:tcW w:w="2337" w:type="dxa"/>
          </w:tcPr>
          <w:p w14:paraId="5E7D3DCF" w14:textId="77777777" w:rsidR="00410D38" w:rsidRDefault="00000000" w:rsidP="00312B08">
            <w:pPr>
              <w:spacing w:after="40"/>
            </w:pPr>
            <w:r>
              <w:t>۳۳,۲۰۸,۶۶۶</w:t>
            </w:r>
          </w:p>
        </w:tc>
        <w:tc>
          <w:tcPr>
            <w:tcW w:w="2337" w:type="dxa"/>
          </w:tcPr>
          <w:p w14:paraId="5E7D3DD0" w14:textId="77777777" w:rsidR="00410D38" w:rsidRDefault="00000000" w:rsidP="00312B08">
            <w:pPr>
              <w:spacing w:after="40"/>
            </w:pPr>
            <w:r>
              <w:t>۳۲۸,۷۸۹ مشتری</w:t>
            </w:r>
          </w:p>
        </w:tc>
        <w:tc>
          <w:tcPr>
            <w:tcW w:w="2337" w:type="dxa"/>
          </w:tcPr>
          <w:p w14:paraId="5E7D3DD1" w14:textId="77777777" w:rsidR="00410D38" w:rsidRDefault="00000000" w:rsidP="00312B08">
            <w:pPr>
              <w:spacing w:after="40"/>
            </w:pPr>
            <w:r>
              <w:t>۱۳۹۹/۰۱ – ۱۴۰۴/۱۲</w:t>
            </w:r>
          </w:p>
        </w:tc>
      </w:tr>
      <w:tr w:rsidR="00410D38" w14:paraId="5E7D3DD7" w14:textId="77777777">
        <w:tc>
          <w:tcPr>
            <w:tcW w:w="2337" w:type="dxa"/>
          </w:tcPr>
          <w:p w14:paraId="5E7D3DD3" w14:textId="77777777" w:rsidR="00410D38" w:rsidRDefault="00000000" w:rsidP="00312B08">
            <w:pPr>
              <w:spacing w:after="40"/>
            </w:pPr>
            <w:r>
              <w:rPr>
                <w:rFonts w:ascii="Consolas" w:eastAsia="Consolas" w:hAnsi="Consolas" w:cs="Consolas"/>
                <w:sz w:val="18"/>
                <w:szCs w:val="18"/>
                <w:rtl w:val="0"/>
              </w:rPr>
              <w:t>DepositIDInterest</w:t>
            </w:r>
          </w:p>
        </w:tc>
        <w:tc>
          <w:tcPr>
            <w:tcW w:w="2337" w:type="dxa"/>
          </w:tcPr>
          <w:p w14:paraId="5E7D3DD4" w14:textId="77777777" w:rsidR="00410D38" w:rsidRDefault="00000000" w:rsidP="00312B08">
            <w:pPr>
              <w:spacing w:after="40"/>
            </w:pPr>
            <w:r>
              <w:t>۱۹,۵۲۰,۵۹۸</w:t>
            </w:r>
          </w:p>
        </w:tc>
        <w:tc>
          <w:tcPr>
            <w:tcW w:w="2337" w:type="dxa"/>
          </w:tcPr>
          <w:p w14:paraId="5E7D3DD5" w14:textId="77777777" w:rsidR="00410D38" w:rsidRDefault="00000000" w:rsidP="00312B08">
            <w:pPr>
              <w:spacing w:after="40"/>
            </w:pPr>
            <w:r>
              <w:t>۴۷۵,۲۳۰ حساب</w:t>
            </w:r>
          </w:p>
        </w:tc>
        <w:tc>
          <w:tcPr>
            <w:tcW w:w="2337" w:type="dxa"/>
          </w:tcPr>
          <w:p w14:paraId="5E7D3DD6" w14:textId="77777777" w:rsidR="00410D38" w:rsidRDefault="00000000" w:rsidP="00312B08">
            <w:pPr>
              <w:spacing w:after="40"/>
            </w:pPr>
            <w:r>
              <w:t>۱۴۰۰/۰۱ – ۱۴۰۴/۱۲</w:t>
            </w:r>
          </w:p>
        </w:tc>
      </w:tr>
      <w:tr w:rsidR="00410D38" w14:paraId="5E7D3DDC" w14:textId="77777777">
        <w:tc>
          <w:tcPr>
            <w:tcW w:w="2337" w:type="dxa"/>
          </w:tcPr>
          <w:p w14:paraId="5E7D3DD8" w14:textId="77777777" w:rsidR="00410D38" w:rsidRDefault="00000000" w:rsidP="00312B08">
            <w:pPr>
              <w:spacing w:after="40"/>
            </w:pPr>
            <w:r>
              <w:rPr>
                <w:rFonts w:ascii="Consolas" w:eastAsia="Consolas" w:hAnsi="Consolas" w:cs="Consolas"/>
                <w:sz w:val="18"/>
                <w:szCs w:val="18"/>
                <w:rtl w:val="0"/>
              </w:rPr>
              <w:t>Loan_Monthly_Activity</w:t>
            </w:r>
          </w:p>
        </w:tc>
        <w:tc>
          <w:tcPr>
            <w:tcW w:w="2337" w:type="dxa"/>
          </w:tcPr>
          <w:p w14:paraId="5E7D3DD9" w14:textId="77777777" w:rsidR="00410D38" w:rsidRDefault="00000000" w:rsidP="00312B08">
            <w:pPr>
              <w:spacing w:after="40"/>
            </w:pPr>
            <w:r>
              <w:t>۱۷,۰۲۴,۷۹۲</w:t>
            </w:r>
          </w:p>
        </w:tc>
        <w:tc>
          <w:tcPr>
            <w:tcW w:w="2337" w:type="dxa"/>
          </w:tcPr>
          <w:p w14:paraId="5E7D3DDA" w14:textId="77777777" w:rsidR="00410D38" w:rsidRDefault="00000000" w:rsidP="00312B08">
            <w:pPr>
              <w:spacing w:after="40"/>
            </w:pPr>
            <w:r>
              <w:t>۶۶۷,۰۷۸ قرارداد</w:t>
            </w:r>
          </w:p>
        </w:tc>
        <w:tc>
          <w:tcPr>
            <w:tcW w:w="2337" w:type="dxa"/>
          </w:tcPr>
          <w:p w14:paraId="5E7D3DDB" w14:textId="77777777" w:rsidR="00410D38" w:rsidRDefault="00000000" w:rsidP="00312B08">
            <w:pPr>
              <w:spacing w:after="40"/>
            </w:pPr>
            <w:r>
              <w:t>۱۳۹۹/۰۱ – ۱۴۰۵/۰۳</w:t>
            </w:r>
          </w:p>
        </w:tc>
      </w:tr>
      <w:tr w:rsidR="00410D38" w14:paraId="5E7D3DE1" w14:textId="77777777">
        <w:tc>
          <w:tcPr>
            <w:tcW w:w="2337" w:type="dxa"/>
          </w:tcPr>
          <w:p w14:paraId="5E7D3DDD" w14:textId="77777777" w:rsidR="00410D38" w:rsidRDefault="00000000" w:rsidP="00312B08">
            <w:pPr>
              <w:spacing w:after="40"/>
            </w:pPr>
            <w:r>
              <w:rPr>
                <w:rFonts w:ascii="Consolas" w:eastAsia="Consolas" w:hAnsi="Consolas" w:cs="Consolas"/>
                <w:sz w:val="18"/>
                <w:szCs w:val="18"/>
                <w:rtl w:val="0"/>
              </w:rPr>
              <w:lastRenderedPageBreak/>
              <w:t>Deposit_Accoutnt_Info</w:t>
            </w:r>
          </w:p>
        </w:tc>
        <w:tc>
          <w:tcPr>
            <w:tcW w:w="2337" w:type="dxa"/>
          </w:tcPr>
          <w:p w14:paraId="5E7D3DDE" w14:textId="77777777" w:rsidR="00410D38" w:rsidRDefault="00000000" w:rsidP="00312B08">
            <w:pPr>
              <w:spacing w:after="40"/>
            </w:pPr>
            <w:r>
              <w:t>۱,۵۲۲,۹۷۱</w:t>
            </w:r>
          </w:p>
        </w:tc>
        <w:tc>
          <w:tcPr>
            <w:tcW w:w="2337" w:type="dxa"/>
          </w:tcPr>
          <w:p w14:paraId="5E7D3DDF" w14:textId="77777777" w:rsidR="00410D38" w:rsidRDefault="00000000" w:rsidP="00312B08">
            <w:pPr>
              <w:spacing w:after="40"/>
            </w:pPr>
            <w:r>
              <w:t>۱,۲۶۸,۲۶۶ حساب / ۷۰۶,۵۰۹ مشتری</w:t>
            </w:r>
          </w:p>
        </w:tc>
        <w:tc>
          <w:tcPr>
            <w:tcW w:w="2337" w:type="dxa"/>
          </w:tcPr>
          <w:p w14:paraId="5E7D3DE0" w14:textId="77777777" w:rsidR="00410D38" w:rsidRDefault="00000000" w:rsidP="00312B08">
            <w:pPr>
              <w:spacing w:after="40"/>
            </w:pPr>
            <w:r>
              <w:t>افتتاح تا ۱۴۰۵/۰۳</w:t>
            </w:r>
          </w:p>
        </w:tc>
      </w:tr>
      <w:tr w:rsidR="00410D38" w14:paraId="5E7D3DE6" w14:textId="77777777">
        <w:tc>
          <w:tcPr>
            <w:tcW w:w="2337" w:type="dxa"/>
          </w:tcPr>
          <w:p w14:paraId="5E7D3DE2" w14:textId="77777777" w:rsidR="00410D38" w:rsidRDefault="00000000" w:rsidP="00312B08">
            <w:pPr>
              <w:spacing w:after="40"/>
            </w:pPr>
            <w:r>
              <w:rPr>
                <w:rFonts w:ascii="Consolas" w:eastAsia="Consolas" w:hAnsi="Consolas" w:cs="Consolas"/>
                <w:sz w:val="18"/>
                <w:szCs w:val="18"/>
                <w:rtl w:val="0"/>
              </w:rPr>
              <w:t>Loan_Contract_Info</w:t>
            </w:r>
          </w:p>
        </w:tc>
        <w:tc>
          <w:tcPr>
            <w:tcW w:w="2337" w:type="dxa"/>
          </w:tcPr>
          <w:p w14:paraId="5E7D3DE3" w14:textId="77777777" w:rsidR="00410D38" w:rsidRDefault="00000000" w:rsidP="00312B08">
            <w:pPr>
              <w:spacing w:after="40"/>
            </w:pPr>
            <w:r>
              <w:t>۷۸۰,۷۹۰</w:t>
            </w:r>
          </w:p>
        </w:tc>
        <w:tc>
          <w:tcPr>
            <w:tcW w:w="2337" w:type="dxa"/>
          </w:tcPr>
          <w:p w14:paraId="5E7D3DE4" w14:textId="77777777" w:rsidR="00410D38" w:rsidRDefault="00000000" w:rsidP="00312B08">
            <w:pPr>
              <w:spacing w:after="40"/>
            </w:pPr>
            <w:r>
              <w:t>۶۸۴,۳۲۸ قرارداد / ۴۵۰,۸۶۰ مشتری</w:t>
            </w:r>
          </w:p>
        </w:tc>
        <w:tc>
          <w:tcPr>
            <w:tcW w:w="2337" w:type="dxa"/>
          </w:tcPr>
          <w:p w14:paraId="5E7D3DE5" w14:textId="77777777" w:rsidR="00410D38" w:rsidRDefault="00000000" w:rsidP="00312B08">
            <w:pPr>
              <w:spacing w:after="40"/>
            </w:pPr>
            <w:r>
              <w:t>اعطا ۱۳۹۹/۰۱ – ۱۴۰۴/۱۲</w:t>
            </w:r>
          </w:p>
        </w:tc>
      </w:tr>
      <w:tr w:rsidR="00410D38" w14:paraId="5E7D3DEB" w14:textId="77777777">
        <w:tc>
          <w:tcPr>
            <w:tcW w:w="2337" w:type="dxa"/>
          </w:tcPr>
          <w:p w14:paraId="5E7D3DE7" w14:textId="77777777" w:rsidR="00410D38" w:rsidRDefault="00000000" w:rsidP="00312B08">
            <w:pPr>
              <w:spacing w:after="40"/>
            </w:pPr>
            <w:r>
              <w:rPr>
                <w:rFonts w:ascii="Consolas" w:eastAsia="Consolas" w:hAnsi="Consolas" w:cs="Consolas"/>
                <w:sz w:val="18"/>
                <w:szCs w:val="18"/>
                <w:rtl w:val="0"/>
              </w:rPr>
              <w:t>LoanFileID_Brnach</w:t>
            </w:r>
          </w:p>
        </w:tc>
        <w:tc>
          <w:tcPr>
            <w:tcW w:w="2337" w:type="dxa"/>
          </w:tcPr>
          <w:p w14:paraId="5E7D3DE8" w14:textId="77777777" w:rsidR="00410D38" w:rsidRDefault="00000000" w:rsidP="00312B08">
            <w:pPr>
              <w:spacing w:after="40"/>
            </w:pPr>
            <w:r>
              <w:t>۷۸۰,۷۹۰</w:t>
            </w:r>
          </w:p>
        </w:tc>
        <w:tc>
          <w:tcPr>
            <w:tcW w:w="2337" w:type="dxa"/>
          </w:tcPr>
          <w:p w14:paraId="5E7D3DE9" w14:textId="77777777" w:rsidR="00410D38" w:rsidRDefault="00000000" w:rsidP="00312B08">
            <w:pPr>
              <w:spacing w:after="40"/>
            </w:pPr>
            <w:r>
              <w:t>۶۸۴,۳۲۸ قرارداد</w:t>
            </w:r>
          </w:p>
        </w:tc>
        <w:tc>
          <w:tcPr>
            <w:tcW w:w="2337" w:type="dxa"/>
          </w:tcPr>
          <w:p w14:paraId="5E7D3DEA" w14:textId="77777777" w:rsidR="00410D38" w:rsidRDefault="00000000" w:rsidP="00312B08">
            <w:pPr>
              <w:spacing w:after="40"/>
            </w:pPr>
            <w:r>
              <w:t>—</w:t>
            </w:r>
          </w:p>
        </w:tc>
      </w:tr>
      <w:tr w:rsidR="00410D38" w14:paraId="5E7D3DF0" w14:textId="77777777">
        <w:tc>
          <w:tcPr>
            <w:tcW w:w="2337" w:type="dxa"/>
          </w:tcPr>
          <w:p w14:paraId="5E7D3DEC" w14:textId="77777777" w:rsidR="00410D38" w:rsidRDefault="00000000" w:rsidP="00312B08">
            <w:pPr>
              <w:spacing w:after="40"/>
            </w:pPr>
            <w:r>
              <w:rPr>
                <w:rFonts w:ascii="Consolas" w:eastAsia="Consolas" w:hAnsi="Consolas" w:cs="Consolas"/>
                <w:sz w:val="18"/>
                <w:szCs w:val="18"/>
                <w:rtl w:val="0"/>
              </w:rPr>
              <w:t>Customer_Profile</w:t>
            </w:r>
          </w:p>
        </w:tc>
        <w:tc>
          <w:tcPr>
            <w:tcW w:w="2337" w:type="dxa"/>
          </w:tcPr>
          <w:p w14:paraId="5E7D3DED" w14:textId="77777777" w:rsidR="00410D38" w:rsidRDefault="00000000" w:rsidP="00312B08">
            <w:pPr>
              <w:spacing w:after="40"/>
            </w:pPr>
            <w:r>
              <w:t>۷۱۸,۱۳۶</w:t>
            </w:r>
          </w:p>
        </w:tc>
        <w:tc>
          <w:tcPr>
            <w:tcW w:w="2337" w:type="dxa"/>
          </w:tcPr>
          <w:p w14:paraId="5E7D3DEE" w14:textId="77777777" w:rsidR="00410D38" w:rsidRDefault="00000000" w:rsidP="00312B08">
            <w:pPr>
              <w:spacing w:after="40"/>
            </w:pPr>
            <w:r>
              <w:t>۷۰۶,۶۱۴ مشتری</w:t>
            </w:r>
          </w:p>
        </w:tc>
        <w:tc>
          <w:tcPr>
            <w:tcW w:w="2337" w:type="dxa"/>
          </w:tcPr>
          <w:p w14:paraId="5E7D3DEF" w14:textId="77777777" w:rsidR="00410D38" w:rsidRDefault="00000000" w:rsidP="00312B08">
            <w:pPr>
              <w:spacing w:after="40"/>
            </w:pPr>
            <w:r>
              <w:t>—</w:t>
            </w:r>
          </w:p>
        </w:tc>
      </w:tr>
      <w:tr w:rsidR="00410D38" w14:paraId="5E7D3DF5" w14:textId="77777777">
        <w:tc>
          <w:tcPr>
            <w:tcW w:w="2337" w:type="dxa"/>
          </w:tcPr>
          <w:p w14:paraId="5E7D3DF1" w14:textId="77777777" w:rsidR="00410D38" w:rsidRDefault="00000000" w:rsidP="00312B08">
            <w:pPr>
              <w:spacing w:after="40"/>
            </w:pPr>
            <w:r>
              <w:rPr>
                <w:rFonts w:ascii="Consolas" w:eastAsia="Consolas" w:hAnsi="Consolas" w:cs="Consolas"/>
                <w:sz w:val="18"/>
                <w:szCs w:val="18"/>
                <w:rtl w:val="0"/>
              </w:rPr>
              <w:t>Deposit_Customer</w:t>
            </w:r>
          </w:p>
        </w:tc>
        <w:tc>
          <w:tcPr>
            <w:tcW w:w="2337" w:type="dxa"/>
          </w:tcPr>
          <w:p w14:paraId="5E7D3DF2" w14:textId="77777777" w:rsidR="00410D38" w:rsidRDefault="00000000" w:rsidP="00312B08">
            <w:pPr>
              <w:spacing w:after="40"/>
            </w:pPr>
            <w:r>
              <w:t>۳۷۰,۹۵۲</w:t>
            </w:r>
          </w:p>
        </w:tc>
        <w:tc>
          <w:tcPr>
            <w:tcW w:w="2337" w:type="dxa"/>
          </w:tcPr>
          <w:p w14:paraId="5E7D3DF3" w14:textId="77777777" w:rsidR="00410D38" w:rsidRDefault="00000000" w:rsidP="00312B08">
            <w:pPr>
              <w:spacing w:after="40"/>
            </w:pPr>
            <w:r>
              <w:t>۳۵۱,۶۶۳ مشتری</w:t>
            </w:r>
          </w:p>
        </w:tc>
        <w:tc>
          <w:tcPr>
            <w:tcW w:w="2337" w:type="dxa"/>
          </w:tcPr>
          <w:p w14:paraId="5E7D3DF4" w14:textId="77777777" w:rsidR="00410D38" w:rsidRDefault="00000000" w:rsidP="00312B08">
            <w:pPr>
              <w:spacing w:after="40"/>
            </w:pPr>
            <w:r>
              <w:t>—</w:t>
            </w:r>
          </w:p>
        </w:tc>
      </w:tr>
      <w:tr w:rsidR="00410D38" w14:paraId="5E7D3DFA" w14:textId="77777777">
        <w:tc>
          <w:tcPr>
            <w:tcW w:w="2337" w:type="dxa"/>
          </w:tcPr>
          <w:p w14:paraId="5E7D3DF6" w14:textId="77777777" w:rsidR="00410D38" w:rsidRDefault="00000000" w:rsidP="00312B08">
            <w:pPr>
              <w:spacing w:after="40"/>
            </w:pPr>
            <w:r>
              <w:rPr>
                <w:rFonts w:ascii="Consolas" w:eastAsia="Consolas" w:hAnsi="Consolas" w:cs="Consolas"/>
                <w:sz w:val="18"/>
                <w:szCs w:val="18"/>
                <w:rtl w:val="0"/>
              </w:rPr>
              <w:t>Loan_Remain_Customer</w:t>
            </w:r>
          </w:p>
        </w:tc>
        <w:tc>
          <w:tcPr>
            <w:tcW w:w="2337" w:type="dxa"/>
          </w:tcPr>
          <w:p w14:paraId="5E7D3DF7" w14:textId="77777777" w:rsidR="00410D38" w:rsidRDefault="00000000" w:rsidP="00312B08">
            <w:pPr>
              <w:spacing w:after="40"/>
            </w:pPr>
            <w:r>
              <w:t>۲۹۷,۰۶۴</w:t>
            </w:r>
          </w:p>
        </w:tc>
        <w:tc>
          <w:tcPr>
            <w:tcW w:w="2337" w:type="dxa"/>
          </w:tcPr>
          <w:p w14:paraId="5E7D3DF8" w14:textId="77777777" w:rsidR="00410D38" w:rsidRDefault="00000000" w:rsidP="00312B08">
            <w:pPr>
              <w:spacing w:after="40"/>
            </w:pPr>
            <w:r>
              <w:t>۲۷۳,۱۴۸ مشتری</w:t>
            </w:r>
          </w:p>
        </w:tc>
        <w:tc>
          <w:tcPr>
            <w:tcW w:w="2337" w:type="dxa"/>
          </w:tcPr>
          <w:p w14:paraId="5E7D3DF9" w14:textId="77777777" w:rsidR="00410D38" w:rsidRDefault="00000000" w:rsidP="00312B08">
            <w:pPr>
              <w:spacing w:after="40"/>
            </w:pPr>
            <w:r>
              <w:t>—</w:t>
            </w:r>
          </w:p>
        </w:tc>
      </w:tr>
      <w:tr w:rsidR="00410D38" w14:paraId="5E7D3DFF" w14:textId="77777777">
        <w:tc>
          <w:tcPr>
            <w:tcW w:w="2337" w:type="dxa"/>
          </w:tcPr>
          <w:p w14:paraId="5E7D3DFB" w14:textId="77777777" w:rsidR="00410D38" w:rsidRDefault="00000000" w:rsidP="00312B08">
            <w:pPr>
              <w:spacing w:after="40"/>
            </w:pPr>
            <w:r>
              <w:rPr>
                <w:rFonts w:ascii="Consolas" w:eastAsia="Consolas" w:hAnsi="Consolas" w:cs="Consolas"/>
                <w:sz w:val="18"/>
                <w:szCs w:val="18"/>
                <w:rtl w:val="0"/>
              </w:rPr>
              <w:t>Loan_Grant_Customer</w:t>
            </w:r>
          </w:p>
        </w:tc>
        <w:tc>
          <w:tcPr>
            <w:tcW w:w="2337" w:type="dxa"/>
          </w:tcPr>
          <w:p w14:paraId="5E7D3DFC" w14:textId="77777777" w:rsidR="00410D38" w:rsidRDefault="00000000" w:rsidP="00312B08">
            <w:pPr>
              <w:spacing w:after="40"/>
            </w:pPr>
            <w:r>
              <w:t>۲۷۲,۵۵۰</w:t>
            </w:r>
          </w:p>
        </w:tc>
        <w:tc>
          <w:tcPr>
            <w:tcW w:w="2337" w:type="dxa"/>
          </w:tcPr>
          <w:p w14:paraId="5E7D3DFD" w14:textId="77777777" w:rsidR="00410D38" w:rsidRDefault="00000000" w:rsidP="00312B08">
            <w:pPr>
              <w:spacing w:after="40"/>
            </w:pPr>
            <w:r>
              <w:t>۲۴۹,۷۰۸ مشتری</w:t>
            </w:r>
          </w:p>
        </w:tc>
        <w:tc>
          <w:tcPr>
            <w:tcW w:w="2337" w:type="dxa"/>
          </w:tcPr>
          <w:p w14:paraId="5E7D3DFE" w14:textId="77777777" w:rsidR="00410D38" w:rsidRDefault="00000000" w:rsidP="00312B08">
            <w:pPr>
              <w:spacing w:after="40"/>
            </w:pPr>
            <w:r>
              <w:t>—</w:t>
            </w:r>
          </w:p>
        </w:tc>
      </w:tr>
      <w:tr w:rsidR="00410D38" w14:paraId="5E7D3E04" w14:textId="77777777">
        <w:tc>
          <w:tcPr>
            <w:tcW w:w="2337" w:type="dxa"/>
          </w:tcPr>
          <w:p w14:paraId="5E7D3E00" w14:textId="77777777" w:rsidR="00410D38" w:rsidRDefault="00000000" w:rsidP="00312B08">
            <w:pPr>
              <w:spacing w:after="40"/>
            </w:pPr>
            <w:r>
              <w:rPr>
                <w:rFonts w:ascii="Consolas" w:eastAsia="Consolas" w:hAnsi="Consolas" w:cs="Consolas"/>
                <w:sz w:val="18"/>
                <w:szCs w:val="18"/>
                <w:rtl w:val="0"/>
              </w:rPr>
              <w:t>Interset_branch_sum</w:t>
            </w:r>
          </w:p>
        </w:tc>
        <w:tc>
          <w:tcPr>
            <w:tcW w:w="2337" w:type="dxa"/>
          </w:tcPr>
          <w:p w14:paraId="5E7D3E01" w14:textId="77777777" w:rsidR="00410D38" w:rsidRDefault="00000000" w:rsidP="00312B08">
            <w:pPr>
              <w:spacing w:after="40"/>
            </w:pPr>
            <w:r>
              <w:t>۲۵,۹۲۴</w:t>
            </w:r>
          </w:p>
        </w:tc>
        <w:tc>
          <w:tcPr>
            <w:tcW w:w="2337" w:type="dxa"/>
          </w:tcPr>
          <w:p w14:paraId="5E7D3E02" w14:textId="77777777" w:rsidR="00410D38" w:rsidRDefault="00000000" w:rsidP="00312B08">
            <w:pPr>
              <w:spacing w:after="40"/>
            </w:pPr>
            <w:r>
              <w:t>۴۵۰ شعبه</w:t>
            </w:r>
          </w:p>
        </w:tc>
        <w:tc>
          <w:tcPr>
            <w:tcW w:w="2337" w:type="dxa"/>
          </w:tcPr>
          <w:p w14:paraId="5E7D3E03" w14:textId="77777777" w:rsidR="00410D38" w:rsidRDefault="00000000" w:rsidP="00312B08">
            <w:pPr>
              <w:spacing w:after="40"/>
            </w:pPr>
            <w:r>
              <w:t>۱۴۰۰/۰۱ – ۱۴۰۴/۱۲</w:t>
            </w:r>
          </w:p>
        </w:tc>
      </w:tr>
      <w:tr w:rsidR="00410D38" w14:paraId="5E7D3E09" w14:textId="77777777">
        <w:tc>
          <w:tcPr>
            <w:tcW w:w="2337" w:type="dxa"/>
          </w:tcPr>
          <w:p w14:paraId="5E7D3E05" w14:textId="77777777" w:rsidR="00410D38" w:rsidRDefault="00000000" w:rsidP="00312B08">
            <w:pPr>
              <w:spacing w:after="40"/>
            </w:pPr>
            <w:r>
              <w:rPr>
                <w:rFonts w:ascii="Consolas" w:eastAsia="Consolas" w:hAnsi="Consolas" w:cs="Consolas"/>
                <w:sz w:val="18"/>
                <w:szCs w:val="18"/>
                <w:rtl w:val="0"/>
              </w:rPr>
              <w:t>Base_Branch</w:t>
            </w:r>
          </w:p>
        </w:tc>
        <w:tc>
          <w:tcPr>
            <w:tcW w:w="2337" w:type="dxa"/>
          </w:tcPr>
          <w:p w14:paraId="5E7D3E06" w14:textId="77777777" w:rsidR="00410D38" w:rsidRDefault="00000000" w:rsidP="00312B08">
            <w:pPr>
              <w:spacing w:after="40"/>
            </w:pPr>
            <w:r>
              <w:t>۵۰۶</w:t>
            </w:r>
          </w:p>
        </w:tc>
        <w:tc>
          <w:tcPr>
            <w:tcW w:w="2337" w:type="dxa"/>
          </w:tcPr>
          <w:p w14:paraId="5E7D3E07" w14:textId="77777777" w:rsidR="00410D38" w:rsidRDefault="00000000" w:rsidP="00312B08">
            <w:pPr>
              <w:spacing w:after="40"/>
            </w:pPr>
            <w:r>
              <w:t>۵۰۶ کد شعبه</w:t>
            </w:r>
          </w:p>
        </w:tc>
        <w:tc>
          <w:tcPr>
            <w:tcW w:w="2337" w:type="dxa"/>
          </w:tcPr>
          <w:p w14:paraId="5E7D3E08" w14:textId="77777777" w:rsidR="00410D38" w:rsidRDefault="00000000" w:rsidP="00312B08">
            <w:pPr>
              <w:spacing w:after="40"/>
            </w:pPr>
            <w:r>
              <w:t>—</w:t>
            </w:r>
          </w:p>
        </w:tc>
      </w:tr>
    </w:tbl>
    <w:p w14:paraId="5E7D3E0A" w14:textId="77777777" w:rsidR="00410D38" w:rsidRDefault="00410D38" w:rsidP="00312B08">
      <w:pPr>
        <w:spacing w:after="160"/>
      </w:pPr>
    </w:p>
    <w:p w14:paraId="5E7D3E0B" w14:textId="77777777" w:rsidR="00410D38" w:rsidRDefault="00000000" w:rsidP="00312B08">
      <w:pPr>
        <w:spacing w:after="160" w:line="300" w:lineRule="auto"/>
        <w:rPr>
          <w:ins w:id="19" w:author="Payam Chiniforooshan" w:date="2026-09-28T20:28:00Z" w16du:dateUtc="2026-09-28T16:58:00Z"/>
        </w:rPr>
      </w:pPr>
      <w:r>
        <w:t>مجموع حجم داده از مرز ۲۵۰ میلیون رکورد می‌گذرد. سه جدول نخست به‌تنهایی بیش از ۸۵ درصد این حجم را تشکیل می‌دهند و ستون فقرات تحلیل‌های سری‌زمانی گزارش‌اند.</w:t>
      </w:r>
    </w:p>
    <w:p w14:paraId="4ED22CAB" w14:textId="7F410F40" w:rsidR="00D22B77" w:rsidRDefault="00D22B77" w:rsidP="00312B08">
      <w:pPr>
        <w:spacing w:after="160" w:line="300" w:lineRule="auto"/>
        <w:rPr>
          <w:ins w:id="20" w:author="Payam Chiniforooshan" w:date="2026-09-28T20:30:00Z" w16du:dateUtc="2026-09-28T17:00:00Z"/>
        </w:rPr>
      </w:pPr>
      <w:ins w:id="21" w:author="Payam Chiniforooshan" w:date="2026-09-28T20:28:00Z" w16du:dateUtc="2026-09-28T16:58:00Z">
        <w:r>
          <w:rPr>
            <w:rFonts w:hint="cs"/>
          </w:rPr>
          <w:t>در اینجا میتوانی اطلاعات مختصری هم از</w:t>
        </w:r>
      </w:ins>
      <w:ins w:id="22" w:author="Payam Chiniforooshan" w:date="2026-09-28T20:29:00Z" w16du:dateUtc="2026-09-28T16:59:00Z">
        <w:r>
          <w:rPr>
            <w:rFonts w:hint="cs"/>
          </w:rPr>
          <w:t xml:space="preserve"> </w:t>
        </w:r>
        <w:r w:rsidR="00771973">
          <w:rPr>
            <w:rFonts w:hint="cs"/>
          </w:rPr>
          <w:t xml:space="preserve">جداول مربوط به فولدر </w:t>
        </w:r>
        <w:r w:rsidR="00771973" w:rsidRPr="00771973">
          <w:rPr>
            <w:rtl w:val="0"/>
          </w:rPr>
          <w:t>provinces_branches</w:t>
        </w:r>
        <w:r w:rsidR="00771973">
          <w:rPr>
            <w:rFonts w:hint="cs"/>
          </w:rPr>
          <w:t xml:space="preserve"> واقع</w:t>
        </w:r>
        <w:r w:rsidR="00843C3A">
          <w:rPr>
            <w:rFonts w:hint="cs"/>
          </w:rPr>
          <w:t xml:space="preserve"> در مسیر زیر بدهی:</w:t>
        </w:r>
        <w:r w:rsidR="00843C3A">
          <w:br/>
        </w:r>
      </w:ins>
      <w:ins w:id="23" w:author="Payam Chiniforooshan" w:date="2026-09-28T20:30:00Z" w16du:dateUtc="2026-09-28T17:00:00Z">
        <w:r w:rsidR="009732BF" w:rsidRPr="009732BF">
          <w:rPr>
            <w:rtl w:val="0"/>
          </w:rPr>
          <w:t>D:\OneDrive\AI-Project\TT_DataAnalysis\data\provinces_branches</w:t>
        </w:r>
      </w:ins>
    </w:p>
    <w:p w14:paraId="7522A9FC" w14:textId="7550BA9D" w:rsidR="009732BF" w:rsidRDefault="009732BF" w:rsidP="00312B08">
      <w:pPr>
        <w:spacing w:after="160" w:line="300" w:lineRule="auto"/>
      </w:pPr>
      <w:ins w:id="24" w:author="Payam Chiniforooshan" w:date="2026-09-28T20:30:00Z" w16du:dateUtc="2026-09-28T17:00:00Z">
        <w:r>
          <w:rPr>
            <w:rFonts w:hint="cs"/>
          </w:rPr>
          <w:t>نکته: حواست باشد که به اسم شعب اشاره نکنی، فقط کد شعب را اشاره کن که در اختیار ما قرار گرفته.</w:t>
        </w:r>
      </w:ins>
    </w:p>
    <w:p w14:paraId="5E7D3E0C" w14:textId="77777777" w:rsidR="00410D38" w:rsidRDefault="00000000" w:rsidP="00312B08">
      <w:pPr>
        <w:pStyle w:val="Heading3"/>
        <w:spacing w:before="280" w:after="160"/>
      </w:pPr>
      <w:bookmarkStart w:id="25" w:name="_Toc241515938"/>
      <w:r>
        <w:rPr>
          <w:b/>
          <w:bCs/>
        </w:rPr>
        <w:t xml:space="preserve">۱.۱.۲ </w:t>
      </w:r>
      <w:commentRangeStart w:id="26"/>
      <w:r>
        <w:rPr>
          <w:b/>
          <w:bCs/>
        </w:rPr>
        <w:t>فرآیند تولید ارقام</w:t>
      </w:r>
      <w:bookmarkEnd w:id="25"/>
      <w:commentRangeEnd w:id="26"/>
      <w:r w:rsidR="00EB74E5">
        <w:rPr>
          <w:rStyle w:val="CommentReference"/>
          <w:sz w:val="24"/>
          <w:szCs w:val="24"/>
        </w:rPr>
        <w:commentReference w:id="26"/>
      </w:r>
    </w:p>
    <w:p w14:paraId="5E7D3E0D" w14:textId="77777777" w:rsidR="00410D38" w:rsidRDefault="00000000" w:rsidP="00312B08">
      <w:pPr>
        <w:spacing w:after="160" w:line="300" w:lineRule="auto"/>
      </w:pPr>
      <w:r>
        <w:t>ارقام این گزارش از یک زنجیره‌ی سه‌لایه‌ی کاملاً قابل بازتولید حاصل شده‌اند:</w:t>
      </w:r>
    </w:p>
    <w:p w14:paraId="5E7D3E0E" w14:textId="77777777" w:rsidR="00410D38" w:rsidRDefault="00000000" w:rsidP="00312B08">
      <w:pPr>
        <w:spacing w:after="160" w:line="300" w:lineRule="auto"/>
      </w:pPr>
      <w:r>
        <w:rPr>
          <w:b/>
          <w:bCs/>
        </w:rPr>
        <w:t>لایه‌ی نخست — جداول خام.</w:t>
      </w:r>
      <w:r>
        <w:t xml:space="preserve"> چهارده جدول جدول ۱-۱ بدون هیچ تغییری، به همان شکلی که از بانک دریافت شده‌اند.</w:t>
      </w:r>
    </w:p>
    <w:p w14:paraId="5E7D3E0F" w14:textId="77777777" w:rsidR="00410D38" w:rsidRDefault="00000000" w:rsidP="00312B08">
      <w:pPr>
        <w:spacing w:after="160" w:line="300" w:lineRule="auto"/>
      </w:pPr>
      <w:r>
        <w:rPr>
          <w:b/>
          <w:bCs/>
        </w:rPr>
        <w:t>لایه‌ی دوم — دوازده View مستقر در SQL Server.</w:t>
      </w:r>
      <w:r>
        <w:t xml:space="preserve"> این لایه وظیفه‌ی حذف تکرار، نرمال‌سازی قالب‌ها، و اعمال قواعد کلید طبیعی (بخش ۱.۵) را بر عهده دارد. در ابتدای فایل تعریف هر View، محدودیت‌ها و مسائل شناخته‌شده‌ی آن به‌صورت مکتوب ثبت شده است تا منطق محاسبه برای بازبین بیرونی شفاف باشد.</w:t>
      </w:r>
    </w:p>
    <w:p w14:paraId="5E7D3E10" w14:textId="77777777" w:rsidR="00410D38" w:rsidRDefault="00000000" w:rsidP="00312B08">
      <w:pPr>
        <w:spacing w:after="160" w:line="300" w:lineRule="auto"/>
      </w:pPr>
      <w:r>
        <w:rPr>
          <w:b/>
          <w:bCs/>
        </w:rPr>
        <w:t>لایه‌ی سوم — دوازده اسکریپت تحلیلی.</w:t>
      </w:r>
      <w:r>
        <w:t xml:space="preserve"> هر اسکریپت به‌صورت مستقل قابل اجراست و خروجی آن ۵۳ فایل داده‌ای و ۴۱ نمودار است که مبنای جداول و تصاویر این گزارش را تشکیل می‌دهند.</w:t>
      </w:r>
    </w:p>
    <w:p w14:paraId="5E7D3E11" w14:textId="4A728993" w:rsidR="00410D38" w:rsidRDefault="00000000" w:rsidP="00312B08">
      <w:pPr>
        <w:spacing w:after="160" w:line="300" w:lineRule="auto"/>
      </w:pPr>
      <w:r>
        <w:t>داشبورد شاخص‌های کلیدی (</w:t>
      </w:r>
      <w:del w:id="27" w:author="Payam Chiniforooshan" w:date="2026-09-28T20:31:00Z" w16du:dateUtc="2026-09-28T17:01:00Z">
        <w:r w:rsidDel="00EB74E5">
          <w:delText>فصل ۰</w:delText>
        </w:r>
      </w:del>
      <w:commentRangeStart w:id="28"/>
      <w:ins w:id="29" w:author="Payam Chiniforooshan" w:date="2026-09-28T20:31:00Z" w16du:dateUtc="2026-09-28T17:01:00Z">
        <w:r w:rsidR="00EB74E5">
          <w:rPr>
            <w:rFonts w:hint="cs"/>
          </w:rPr>
          <w:t>مربوط به فصل خلا</w:t>
        </w:r>
      </w:ins>
      <w:ins w:id="30" w:author="Payam Chiniforooshan" w:date="2026-09-28T20:32:00Z" w16du:dateUtc="2026-09-28T17:02:00Z">
        <w:r w:rsidR="00EB74E5">
          <w:rPr>
            <w:rFonts w:hint="cs"/>
          </w:rPr>
          <w:t>صه مدیریتی</w:t>
        </w:r>
      </w:ins>
      <w:commentRangeEnd w:id="28"/>
      <w:r w:rsidR="00EB74E5">
        <w:rPr>
          <w:rStyle w:val="CommentReference"/>
          <w:sz w:val="21"/>
          <w:szCs w:val="21"/>
        </w:rPr>
        <w:commentReference w:id="28"/>
      </w:r>
      <w:r>
        <w:t>) نیز مستقیماً از همین فایل‌های خروجی تغذیه می‌شود و هیچ رقم دستی در آن درج نشده است. نتیجه آن‌که هرگونه اصلاح آتی در داده‌ی منبع، به‌صورت خودکار در تمام لایه‌های بالادست منعکس می‌شود.</w:t>
      </w:r>
    </w:p>
    <w:p w14:paraId="5E7D3E12" w14:textId="77777777" w:rsidR="00410D38" w:rsidRDefault="00000000" w:rsidP="00312B08">
      <w:pPr>
        <w:pBdr>
          <w:right w:val="single" w:sz="18" w:space="0" w:color="808080"/>
        </w:pBdr>
        <w:shd w:val="clear" w:color="auto" w:fill="F2F2F2"/>
        <w:spacing w:before="100" w:after="160"/>
        <w:ind w:left="400"/>
      </w:pPr>
      <w:commentRangeStart w:id="31"/>
      <w:r>
        <w:rPr>
          <w:b/>
          <w:bCs/>
          <w:i/>
          <w:iCs/>
          <w:sz w:val="20"/>
          <w:szCs w:val="20"/>
        </w:rPr>
        <w:t>نمودار پیشنهادی (هنوز تولید نشده):</w:t>
      </w:r>
      <w:r>
        <w:rPr>
          <w:i/>
          <w:iCs/>
          <w:sz w:val="20"/>
          <w:szCs w:val="20"/>
        </w:rPr>
        <w:t xml:space="preserve"> در اینجا تصویر با عنوان «زنجیره‌ی تولید داده: از جدول خام تا خروجی گزارش» قرار گیرد — نمودار شماتیک سه‌لایه به‌همراه تعداد اقلام هر لایه.</w:t>
      </w:r>
      <w:commentRangeEnd w:id="31"/>
      <w:r w:rsidR="00E3699F">
        <w:rPr>
          <w:rStyle w:val="CommentReference"/>
          <w:sz w:val="21"/>
          <w:szCs w:val="21"/>
        </w:rPr>
        <w:commentReference w:id="31"/>
      </w:r>
    </w:p>
    <w:p w14:paraId="5E7D3E13" w14:textId="77777777" w:rsidR="00410D38" w:rsidRDefault="00410D38" w:rsidP="00312B08">
      <w:pPr>
        <w:pBdr>
          <w:bottom w:val="single" w:sz="6" w:space="0" w:color="999999"/>
        </w:pBdr>
        <w:spacing w:before="120" w:after="120"/>
      </w:pPr>
    </w:p>
    <w:p w14:paraId="5E7D3E14" w14:textId="77777777" w:rsidR="00410D38" w:rsidRDefault="00000000" w:rsidP="00312B08">
      <w:pPr>
        <w:pStyle w:val="Heading2"/>
        <w:spacing w:before="280" w:after="160"/>
      </w:pPr>
      <w:bookmarkStart w:id="32" w:name="_Toc241515939"/>
      <w:r>
        <w:rPr>
          <w:b/>
          <w:bCs/>
          <w:sz w:val="28"/>
          <w:szCs w:val="28"/>
        </w:rPr>
        <w:t>۱.۲ بازه‌ی زمانی رسمی گزارش</w:t>
      </w:r>
      <w:bookmarkEnd w:id="32"/>
    </w:p>
    <w:p w14:paraId="5E7D3E15" w14:textId="77777777" w:rsidR="00410D38" w:rsidRDefault="00000000" w:rsidP="00312B08">
      <w:pPr>
        <w:pStyle w:val="Heading3"/>
        <w:spacing w:before="280" w:after="160"/>
      </w:pPr>
      <w:bookmarkStart w:id="33" w:name="_Toc241515940"/>
      <w:r>
        <w:rPr>
          <w:b/>
          <w:bCs/>
        </w:rPr>
        <w:t xml:space="preserve">۱.۲.۱ </w:t>
      </w:r>
      <w:commentRangeStart w:id="34"/>
      <w:r>
        <w:rPr>
          <w:b/>
          <w:bCs/>
        </w:rPr>
        <w:t>عدم تقارن بازه‌ها و تصمیم اتخاذشده</w:t>
      </w:r>
      <w:bookmarkEnd w:id="33"/>
      <w:commentRangeEnd w:id="34"/>
      <w:r w:rsidR="00252EBC">
        <w:rPr>
          <w:rStyle w:val="CommentReference"/>
          <w:sz w:val="24"/>
          <w:szCs w:val="24"/>
        </w:rPr>
        <w:commentReference w:id="34"/>
      </w:r>
    </w:p>
    <w:p w14:paraId="5E7D3E16" w14:textId="77777777" w:rsidR="00410D38" w:rsidRDefault="00000000" w:rsidP="00312B08">
      <w:pPr>
        <w:spacing w:after="160" w:line="300" w:lineRule="auto"/>
      </w:pPr>
      <w:r>
        <w:t>داده‌ی سپرده و داده‌ی تسهیلات از یک مقطع آغاز نمی‌شوند:</w:t>
      </w:r>
    </w:p>
    <w:p w14:paraId="5E7D3E17" w14:textId="77777777" w:rsidR="00410D38" w:rsidRDefault="00000000" w:rsidP="00312B08">
      <w:pPr>
        <w:spacing w:after="160" w:line="300" w:lineRule="auto"/>
      </w:pPr>
      <w:r>
        <w:rPr>
          <w:b/>
          <w:bCs/>
        </w:rPr>
        <w:t>جدول ۱-۲: پوشش زمانی دو حوزه‌ی اصلی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396"/>
        <w:gridCol w:w="1751"/>
        <w:gridCol w:w="1751"/>
        <w:gridCol w:w="1702"/>
      </w:tblGrid>
      <w:tr w:rsidR="00410D38" w14:paraId="5E7D3E1D" w14:textId="77777777">
        <w:trPr>
          <w:tblHeader/>
        </w:trPr>
        <w:tc>
          <w:tcPr>
            <w:tcW w:w="1870" w:type="dxa"/>
            <w:shd w:val="clear" w:color="auto" w:fill="D9D9D9"/>
          </w:tcPr>
          <w:p w14:paraId="5E7D3E18" w14:textId="77777777" w:rsidR="00410D38" w:rsidRDefault="00000000" w:rsidP="00312B08">
            <w:pPr>
              <w:spacing w:after="40"/>
            </w:pPr>
            <w:r>
              <w:lastRenderedPageBreak/>
              <w:t>حوزه</w:t>
            </w:r>
          </w:p>
        </w:tc>
        <w:tc>
          <w:tcPr>
            <w:tcW w:w="1870" w:type="dxa"/>
            <w:shd w:val="clear" w:color="auto" w:fill="D9D9D9"/>
          </w:tcPr>
          <w:p w14:paraId="5E7D3E19" w14:textId="77777777" w:rsidR="00410D38" w:rsidRDefault="00000000" w:rsidP="00312B08">
            <w:pPr>
              <w:spacing w:after="40"/>
            </w:pPr>
            <w:r>
              <w:t>جدول مبنا</w:t>
            </w:r>
          </w:p>
        </w:tc>
        <w:tc>
          <w:tcPr>
            <w:tcW w:w="1870" w:type="dxa"/>
            <w:shd w:val="clear" w:color="auto" w:fill="D9D9D9"/>
          </w:tcPr>
          <w:p w14:paraId="5E7D3E1A" w14:textId="77777777" w:rsidR="00410D38" w:rsidRDefault="00000000" w:rsidP="00312B08">
            <w:pPr>
              <w:spacing w:after="40"/>
            </w:pPr>
            <w:r>
              <w:t>شروع داده</w:t>
            </w:r>
          </w:p>
        </w:tc>
        <w:tc>
          <w:tcPr>
            <w:tcW w:w="1870" w:type="dxa"/>
            <w:shd w:val="clear" w:color="auto" w:fill="D9D9D9"/>
          </w:tcPr>
          <w:p w14:paraId="5E7D3E1B" w14:textId="77777777" w:rsidR="00410D38" w:rsidRDefault="00000000" w:rsidP="00312B08">
            <w:pPr>
              <w:spacing w:after="40"/>
            </w:pPr>
            <w:r>
              <w:t>پایان داده</w:t>
            </w:r>
          </w:p>
        </w:tc>
        <w:tc>
          <w:tcPr>
            <w:tcW w:w="1870" w:type="dxa"/>
            <w:shd w:val="clear" w:color="auto" w:fill="D9D9D9"/>
          </w:tcPr>
          <w:p w14:paraId="5E7D3E1C" w14:textId="77777777" w:rsidR="00410D38" w:rsidRDefault="00000000" w:rsidP="00312B08">
            <w:pPr>
              <w:spacing w:after="40"/>
            </w:pPr>
            <w:r>
              <w:t>طول</w:t>
            </w:r>
          </w:p>
        </w:tc>
      </w:tr>
      <w:tr w:rsidR="00410D38" w14:paraId="5E7D3E23" w14:textId="77777777">
        <w:tc>
          <w:tcPr>
            <w:tcW w:w="1870" w:type="dxa"/>
          </w:tcPr>
          <w:p w14:paraId="5E7D3E1E" w14:textId="77777777" w:rsidR="00410D38" w:rsidRDefault="00000000" w:rsidP="00312B08">
            <w:pPr>
              <w:spacing w:after="40"/>
            </w:pPr>
            <w:r>
              <w:t>سپرده</w:t>
            </w:r>
          </w:p>
        </w:tc>
        <w:tc>
          <w:tcPr>
            <w:tcW w:w="1870" w:type="dxa"/>
          </w:tcPr>
          <w:p w14:paraId="5E7D3E1F" w14:textId="77777777" w:rsidR="00410D38" w:rsidRDefault="00000000" w:rsidP="00312B08">
            <w:pPr>
              <w:spacing w:after="40"/>
            </w:pPr>
            <w:r>
              <w:rPr>
                <w:rFonts w:ascii="Consolas" w:eastAsia="Consolas" w:hAnsi="Consolas" w:cs="Consolas"/>
                <w:sz w:val="18"/>
                <w:szCs w:val="18"/>
                <w:rtl w:val="0"/>
              </w:rPr>
              <w:t>Deposit_Monthly_Activity</w:t>
            </w:r>
          </w:p>
        </w:tc>
        <w:tc>
          <w:tcPr>
            <w:tcW w:w="1870" w:type="dxa"/>
          </w:tcPr>
          <w:p w14:paraId="5E7D3E20" w14:textId="77777777" w:rsidR="00410D38" w:rsidRDefault="00000000" w:rsidP="00312B08">
            <w:pPr>
              <w:spacing w:after="40"/>
            </w:pPr>
            <w:r>
              <w:t>۱۳۹۹/۰۱</w:t>
            </w:r>
          </w:p>
        </w:tc>
        <w:tc>
          <w:tcPr>
            <w:tcW w:w="1870" w:type="dxa"/>
          </w:tcPr>
          <w:p w14:paraId="5E7D3E21" w14:textId="77777777" w:rsidR="00410D38" w:rsidRDefault="00000000" w:rsidP="00312B08">
            <w:pPr>
              <w:spacing w:after="40"/>
            </w:pPr>
            <w:r>
              <w:t>۱۴۰۴/۱۲</w:t>
            </w:r>
          </w:p>
        </w:tc>
        <w:tc>
          <w:tcPr>
            <w:tcW w:w="1870" w:type="dxa"/>
          </w:tcPr>
          <w:p w14:paraId="5E7D3E22" w14:textId="77777777" w:rsidR="00410D38" w:rsidRDefault="00000000" w:rsidP="00312B08">
            <w:pPr>
              <w:spacing w:after="40"/>
            </w:pPr>
            <w:r>
              <w:t>۷۲ ماه</w:t>
            </w:r>
          </w:p>
        </w:tc>
      </w:tr>
      <w:tr w:rsidR="00410D38" w14:paraId="5E7D3E29" w14:textId="77777777">
        <w:tc>
          <w:tcPr>
            <w:tcW w:w="1870" w:type="dxa"/>
          </w:tcPr>
          <w:p w14:paraId="5E7D3E24" w14:textId="77777777" w:rsidR="00410D38" w:rsidRDefault="00000000" w:rsidP="00312B08">
            <w:pPr>
              <w:spacing w:after="40"/>
            </w:pPr>
            <w:r>
              <w:t>تسهیلات</w:t>
            </w:r>
          </w:p>
        </w:tc>
        <w:tc>
          <w:tcPr>
            <w:tcW w:w="1870" w:type="dxa"/>
          </w:tcPr>
          <w:p w14:paraId="5E7D3E25" w14:textId="77777777" w:rsidR="00410D38" w:rsidRDefault="00000000" w:rsidP="00312B08">
            <w:pPr>
              <w:spacing w:after="40"/>
            </w:pPr>
            <w:r>
              <w:rPr>
                <w:rFonts w:ascii="Consolas" w:eastAsia="Consolas" w:hAnsi="Consolas" w:cs="Consolas"/>
                <w:sz w:val="18"/>
                <w:szCs w:val="18"/>
                <w:rtl w:val="0"/>
              </w:rPr>
              <w:t>Loan_Remain</w:t>
            </w:r>
          </w:p>
        </w:tc>
        <w:tc>
          <w:tcPr>
            <w:tcW w:w="1870" w:type="dxa"/>
          </w:tcPr>
          <w:p w14:paraId="5E7D3E26" w14:textId="77777777" w:rsidR="00410D38" w:rsidRDefault="00000000" w:rsidP="00312B08">
            <w:pPr>
              <w:spacing w:after="40"/>
            </w:pPr>
            <w:r>
              <w:t>۱۴۰۰/۰۱</w:t>
            </w:r>
          </w:p>
        </w:tc>
        <w:tc>
          <w:tcPr>
            <w:tcW w:w="1870" w:type="dxa"/>
          </w:tcPr>
          <w:p w14:paraId="5E7D3E27" w14:textId="77777777" w:rsidR="00410D38" w:rsidRDefault="00000000" w:rsidP="00312B08">
            <w:pPr>
              <w:spacing w:after="40"/>
            </w:pPr>
            <w:r>
              <w:t>۱۴۰۴/۱۲</w:t>
            </w:r>
          </w:p>
        </w:tc>
        <w:tc>
          <w:tcPr>
            <w:tcW w:w="1870" w:type="dxa"/>
          </w:tcPr>
          <w:p w14:paraId="5E7D3E28" w14:textId="77777777" w:rsidR="00410D38" w:rsidRDefault="00000000" w:rsidP="00312B08">
            <w:pPr>
              <w:spacing w:after="40"/>
            </w:pPr>
            <w:r>
              <w:t>۶۰ ماه</w:t>
            </w:r>
          </w:p>
        </w:tc>
      </w:tr>
    </w:tbl>
    <w:p w14:paraId="5E7D3E2A" w14:textId="77777777" w:rsidR="00410D38" w:rsidRDefault="00410D38" w:rsidP="00312B08">
      <w:pPr>
        <w:spacing w:after="160"/>
      </w:pPr>
    </w:p>
    <w:p w14:paraId="5E7D3E2B" w14:textId="77777777" w:rsidR="00410D38" w:rsidRDefault="00000000" w:rsidP="00312B08">
      <w:pPr>
        <w:spacing w:after="160" w:line="300" w:lineRule="auto"/>
      </w:pPr>
      <w:r>
        <w:t>این عدم تقارن یک انتخاب روش‌شناختی را ضروری می‌کند. استفاده از حداکثر داده‌ی موجود برای هر حوزه، دقت تحلیل‌های تک‌حوزه‌ای را افزایش می‌دهد اما هر نسبت بین‌حوزه‌ای را بی‌اعتبار می‌سازد، زیرا صورت و مخرج آن از دو دوره‌ی متفاوت می‌آیند.</w:t>
      </w:r>
    </w:p>
    <w:p w14:paraId="5E7D3E2C" w14:textId="77777777" w:rsidR="00410D38" w:rsidRDefault="00000000" w:rsidP="00312B08">
      <w:pPr>
        <w:spacing w:after="160" w:line="300" w:lineRule="auto"/>
      </w:pPr>
      <w:commentRangeStart w:id="35"/>
      <w:r>
        <w:rPr>
          <w:b/>
          <w:bCs/>
        </w:rPr>
        <w:t>تصمیم:</w:t>
      </w:r>
      <w:r>
        <w:t xml:space="preserve"> </w:t>
      </w:r>
      <w:commentRangeEnd w:id="35"/>
      <w:r w:rsidR="009E3625">
        <w:rPr>
          <w:rStyle w:val="CommentReference"/>
          <w:sz w:val="21"/>
          <w:szCs w:val="21"/>
        </w:rPr>
        <w:commentReference w:id="35"/>
      </w:r>
      <w:r>
        <w:t xml:space="preserve">بازه‌ی رسمی و مشترک این گزارش </w:t>
      </w:r>
      <w:r>
        <w:rPr>
          <w:b/>
          <w:bCs/>
        </w:rPr>
        <w:t>فروردین ۱۴۰۰ تا اسفند ۱۴۰۴ (۶۰ ماه)</w:t>
      </w:r>
      <w:r>
        <w:t xml:space="preserve"> تعیین می‌شود. تمام نسبت‌های بین‌حوزه‌ای — از جمله نسبت تسهیلات به سپرده — منحصراً در همین بازه محاسبه شده‌اند. داده‌ی سپرده‌ی سال ۱۳۹۹ حذف نشده اما به پیوست «ت» منتقل شده و در هیچ نسبت مقایسه‌ای وارد نمی‌شود.</w:t>
      </w:r>
    </w:p>
    <w:p w14:paraId="5E7D3E2D" w14:textId="77777777" w:rsidR="00410D38" w:rsidRDefault="00000000" w:rsidP="00312B08">
      <w:pPr>
        <w:spacing w:after="160" w:line="300" w:lineRule="auto"/>
      </w:pPr>
      <w:r>
        <w:t xml:space="preserve">این تصمیم یک پیامد مستقیم بر فصل ۷ دارد: جدول </w:t>
      </w:r>
      <w:r>
        <w:rPr>
          <w:rFonts w:ascii="Consolas" w:eastAsia="Consolas" w:hAnsi="Consolas" w:cs="Consolas"/>
          <w:sz w:val="18"/>
          <w:szCs w:val="18"/>
          <w:rtl w:val="0"/>
        </w:rPr>
        <w:t>DepositIDInterest</w:t>
      </w:r>
      <w:r>
        <w:t xml:space="preserve"> نیز از </w:t>
      </w:r>
      <w:commentRangeStart w:id="36"/>
      <w:r>
        <w:t xml:space="preserve">۱۴۰۰/۰۱ </w:t>
      </w:r>
      <w:commentRangeEnd w:id="36"/>
      <w:r w:rsidR="00303E36">
        <w:rPr>
          <w:rStyle w:val="CommentReference"/>
          <w:sz w:val="21"/>
          <w:szCs w:val="21"/>
        </w:rPr>
        <w:commentReference w:id="36"/>
      </w:r>
      <w:r>
        <w:t>آغاز می‌شود، بنابراین سال ۱۳۹۹ فاقد هرگونه داده‌ی هزینه‌ی سود سپرده است. هر برآورد سود و زیانی برای آن سال عملاً درآمد را بدون هزینه‌ی تجهیز منابع محاسبه می‌کند و لذا فاقد معناست. سال ۱۳۹۹ از تحلیل سودآوری کنار گذاشته شده است.</w:t>
      </w:r>
    </w:p>
    <w:p w14:paraId="5E7D3E2E" w14:textId="77777777" w:rsidR="00410D38" w:rsidRDefault="00000000" w:rsidP="00312B08">
      <w:pPr>
        <w:pStyle w:val="Heading3"/>
        <w:spacing w:before="280" w:after="160"/>
      </w:pPr>
      <w:bookmarkStart w:id="37" w:name="_Toc241515941"/>
      <w:r>
        <w:rPr>
          <w:b/>
          <w:bCs/>
        </w:rPr>
        <w:t>۱.۲.۲ شکاف سه‌ماهه‌ی انتهای داده</w:t>
      </w:r>
      <w:bookmarkEnd w:id="37"/>
    </w:p>
    <w:p w14:paraId="5E7D3E2F" w14:textId="77777777" w:rsidR="00410D38" w:rsidRDefault="00000000" w:rsidP="00312B08">
      <w:pPr>
        <w:spacing w:after="160" w:line="300" w:lineRule="auto"/>
      </w:pPr>
      <w:commentRangeStart w:id="38"/>
      <w:r>
        <w:t xml:space="preserve">در جریان صحت‌سنجی، یک ناهماهنگی در انتهای بازه مشاهده شد: داده‌های سطح-رکورد تا </w:t>
      </w:r>
      <w:r>
        <w:rPr>
          <w:b/>
          <w:bCs/>
        </w:rPr>
        <w:t>۱۴۰۵/۰۳</w:t>
      </w:r>
      <w:r>
        <w:t xml:space="preserve"> ادامه دارند، در حالی که تمام جداول خلاصه‌ی ماهانه دقیقاً در </w:t>
      </w:r>
      <w:r>
        <w:rPr>
          <w:b/>
          <w:bCs/>
        </w:rPr>
        <w:t>۱۴۰۴/۱۲</w:t>
      </w:r>
      <w:r>
        <w:t xml:space="preserve"> متوقف می‌شوند.</w:t>
      </w:r>
    </w:p>
    <w:p w14:paraId="5E7D3E30" w14:textId="77777777" w:rsidR="00410D38" w:rsidRDefault="00000000" w:rsidP="00312B08">
      <w:pPr>
        <w:spacing w:after="160" w:line="300" w:lineRule="auto"/>
      </w:pPr>
      <w:r>
        <w:t>دو تفسیر رقیب برای این الگو وجود داشت: یا ثبت تراکنش در سیستم بانک دچار وقفه شده، یا صرفاً فرآیند تجمیع ماهانه عقب‌تر از تاریخ تهیه‌ی بک‌آپ متوقف شده است. تفاوت این دو تفسیر اساسی است — تفسیر نخست به معنای نقص داده و تفسیر دوم به معنای یک تأخیر اداری بی‌ضرر است.</w:t>
      </w:r>
      <w:commentRangeEnd w:id="38"/>
      <w:r w:rsidR="000B3FE9">
        <w:rPr>
          <w:rStyle w:val="CommentReference"/>
          <w:sz w:val="21"/>
          <w:szCs w:val="21"/>
        </w:rPr>
        <w:commentReference w:id="38"/>
      </w:r>
    </w:p>
    <w:p w14:paraId="5E7D3E31" w14:textId="77777777" w:rsidR="00410D38" w:rsidRDefault="00000000" w:rsidP="00312B08">
      <w:pPr>
        <w:spacing w:after="160" w:line="300" w:lineRule="auto"/>
      </w:pPr>
      <w:r>
        <w:t>برای تعیین‌تکلیف، روند حجم ثبت رکورد خام در ماه‌های انتهایی بررسی شد. نتیجه نشان داد ثبت رکورد تا ۱۴۰۵/۰۳ بدون افت ناگهانی ادامه دارد. تنها دو ماه ۱۴۰۴/۱۲ و ۱۴۰۵/۰۱ حجم کمتری دارند که با تعطیلات نوروز و پایان سال مالی هم‌زمان است و الگویی فصلی و تکرارشونده در سال‌های پیشین نیز دارد.</w:t>
      </w:r>
    </w:p>
    <w:p w14:paraId="5E7D3E32" w14:textId="77777777" w:rsidR="00410D38" w:rsidRDefault="00000000" w:rsidP="00312B08">
      <w:pPr>
        <w:spacing w:after="160" w:line="300" w:lineRule="auto"/>
      </w:pPr>
      <w:commentRangeStart w:id="39"/>
      <w:r>
        <w:rPr>
          <w:b/>
          <w:bCs/>
        </w:rPr>
        <w:t>نتیجه:</w:t>
      </w:r>
      <w:r>
        <w:t xml:space="preserve"> تفسیر دوم تأیید می‌شود</w:t>
      </w:r>
      <w:commentRangeEnd w:id="39"/>
      <w:r w:rsidR="00086FD7">
        <w:rPr>
          <w:rStyle w:val="CommentReference"/>
          <w:sz w:val="21"/>
          <w:szCs w:val="21"/>
        </w:rPr>
        <w:commentReference w:id="39"/>
      </w:r>
      <w:r>
        <w:t xml:space="preserve">. بک‌آپ به‌احتمال زیاد در خرداد ۱۴۰۵ تهیه شده و فرآیند تجمیع ماهانه‌ی بانک سه ماه عقب‌تر بوده است. بر این اساس، </w:t>
      </w:r>
      <w:r>
        <w:rPr>
          <w:b/>
          <w:bCs/>
        </w:rPr>
        <w:t>آخرین مقطع کامل و قابل استناد این گزارش اسفند ۱۴۰۴ است</w:t>
      </w:r>
      <w:r>
        <w:t xml:space="preserve"> و هر ارجاع به «آخرین ماه» در سراسر سند به همین مقطع اشاره دارد.</w:t>
      </w:r>
    </w:p>
    <w:p w14:paraId="5E7D3E33" w14:textId="77777777" w:rsidR="00410D38" w:rsidRDefault="00410D38" w:rsidP="00312B08">
      <w:pPr>
        <w:pBdr>
          <w:bottom w:val="single" w:sz="6" w:space="0" w:color="999999"/>
        </w:pBdr>
        <w:spacing w:before="120" w:after="120"/>
      </w:pPr>
    </w:p>
    <w:p w14:paraId="5E7D3E34" w14:textId="77777777" w:rsidR="00410D38" w:rsidRDefault="00000000" w:rsidP="00312B08">
      <w:pPr>
        <w:pStyle w:val="Heading2"/>
        <w:spacing w:before="280" w:after="160"/>
      </w:pPr>
      <w:bookmarkStart w:id="40" w:name="_Toc241515942"/>
      <w:r>
        <w:rPr>
          <w:b/>
          <w:bCs/>
          <w:sz w:val="28"/>
          <w:szCs w:val="28"/>
        </w:rPr>
        <w:t>۱.۳ ویژگی‌های مقیاس جمعیت و مرز تعمیم‌پذیری</w:t>
      </w:r>
      <w:bookmarkEnd w:id="40"/>
    </w:p>
    <w:p w14:paraId="5E7D3E35" w14:textId="77777777" w:rsidR="00410D38" w:rsidRDefault="00000000" w:rsidP="00312B08">
      <w:pPr>
        <w:spacing w:after="160" w:line="300" w:lineRule="auto"/>
      </w:pPr>
      <w:r>
        <w:t>این موضوع پیش از هر رقمی باید تعیین‌تکلیف شود، زیرا بر تفسیر تمام ارقام گزارش اثر می‌گذارد.</w:t>
      </w:r>
    </w:p>
    <w:p w14:paraId="5E7D3E36" w14:textId="77777777" w:rsidR="00410D38" w:rsidRDefault="00000000" w:rsidP="00312B08">
      <w:pPr>
        <w:pStyle w:val="Heading3"/>
        <w:spacing w:before="280" w:after="160"/>
      </w:pPr>
      <w:bookmarkStart w:id="41" w:name="_Toc241515943"/>
      <w:r>
        <w:rPr>
          <w:b/>
          <w:bCs/>
        </w:rPr>
        <w:t>۱.۳.۱ مشاهده</w:t>
      </w:r>
      <w:bookmarkEnd w:id="41"/>
    </w:p>
    <w:p w14:paraId="5E7D3E37" w14:textId="77777777" w:rsidR="00410D38" w:rsidRDefault="00000000" w:rsidP="00312B08">
      <w:pPr>
        <w:spacing w:after="160" w:line="300" w:lineRule="auto"/>
      </w:pPr>
      <w:r>
        <w:t>هنگام مقایسه‌ی جمعیت اندازه‌گیری‌شده در پایگاه‌داده با ارقام ثبت‌شده در گزارش نمونه‌گیری فاز ۰، تفاوت‌هایی میان ارقام این پایگاه‌داده با گزارش اولیه مشاهده می‌شود که ناشی از ویژگی‌های طرح نمونه‌گیری است:</w:t>
      </w:r>
    </w:p>
    <w:p w14:paraId="5E7D3E38" w14:textId="77777777" w:rsidR="00410D38" w:rsidRDefault="00000000" w:rsidP="00312B08">
      <w:pPr>
        <w:spacing w:after="160" w:line="300" w:lineRule="auto"/>
      </w:pPr>
      <w:r>
        <w:rPr>
          <w:b/>
          <w:bCs/>
        </w:rPr>
        <w:t>جدول ۱-۳: مقایسه‌ی جمعیت اندازه‌گیری‌شده با گزارش نمونه‌گیری فاز ۰</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3E3D" w14:textId="77777777">
        <w:trPr>
          <w:tblHeader/>
        </w:trPr>
        <w:tc>
          <w:tcPr>
            <w:tcW w:w="2337" w:type="dxa"/>
            <w:shd w:val="clear" w:color="auto" w:fill="D9D9D9"/>
          </w:tcPr>
          <w:p w14:paraId="5E7D3E39" w14:textId="77777777" w:rsidR="00410D38" w:rsidRDefault="00000000" w:rsidP="00312B08">
            <w:pPr>
              <w:spacing w:after="40"/>
            </w:pPr>
            <w:r>
              <w:t>شاخص</w:t>
            </w:r>
          </w:p>
        </w:tc>
        <w:tc>
          <w:tcPr>
            <w:tcW w:w="2337" w:type="dxa"/>
            <w:shd w:val="clear" w:color="auto" w:fill="D9D9D9"/>
          </w:tcPr>
          <w:p w14:paraId="5E7D3E3A" w14:textId="77777777" w:rsidR="00410D38" w:rsidRDefault="00000000" w:rsidP="00312B08">
            <w:pPr>
              <w:spacing w:after="40"/>
            </w:pPr>
            <w:r>
              <w:t xml:space="preserve">اندازه‌گیری مستقیم در </w:t>
            </w:r>
            <w:r>
              <w:rPr>
                <w:rFonts w:ascii="Consolas" w:eastAsia="Consolas" w:hAnsi="Consolas" w:cs="Consolas"/>
                <w:sz w:val="18"/>
                <w:szCs w:val="18"/>
                <w:rtl w:val="0"/>
              </w:rPr>
              <w:t>Alzahra_Final_DB</w:t>
            </w:r>
          </w:p>
        </w:tc>
        <w:tc>
          <w:tcPr>
            <w:tcW w:w="2337" w:type="dxa"/>
            <w:shd w:val="clear" w:color="auto" w:fill="D9D9D9"/>
          </w:tcPr>
          <w:p w14:paraId="5E7D3E3B" w14:textId="77777777" w:rsidR="00410D38" w:rsidRDefault="00000000" w:rsidP="00312B08">
            <w:pPr>
              <w:spacing w:after="40"/>
            </w:pPr>
            <w:r>
              <w:t>گزارش نمونه‌گیری فاز ۰</w:t>
            </w:r>
          </w:p>
        </w:tc>
        <w:tc>
          <w:tcPr>
            <w:tcW w:w="2337" w:type="dxa"/>
            <w:shd w:val="clear" w:color="auto" w:fill="D9D9D9"/>
          </w:tcPr>
          <w:p w14:paraId="5E7D3E3C" w14:textId="77777777" w:rsidR="00410D38" w:rsidRDefault="00000000" w:rsidP="00312B08">
            <w:pPr>
              <w:spacing w:after="40"/>
            </w:pPr>
            <w:r>
              <w:t>نسبت</w:t>
            </w:r>
          </w:p>
        </w:tc>
      </w:tr>
      <w:tr w:rsidR="00410D38" w14:paraId="5E7D3E42" w14:textId="77777777">
        <w:tc>
          <w:tcPr>
            <w:tcW w:w="2337" w:type="dxa"/>
          </w:tcPr>
          <w:p w14:paraId="5E7D3E3E" w14:textId="77777777" w:rsidR="00410D38" w:rsidRDefault="00000000" w:rsidP="00312B08">
            <w:pPr>
              <w:spacing w:after="40"/>
            </w:pPr>
            <w:r>
              <w:t>سپرده‌گذاران فعال</w:t>
            </w:r>
          </w:p>
        </w:tc>
        <w:tc>
          <w:tcPr>
            <w:tcW w:w="2337" w:type="dxa"/>
          </w:tcPr>
          <w:p w14:paraId="5E7D3E3F" w14:textId="77777777" w:rsidR="00410D38" w:rsidRDefault="00000000" w:rsidP="00312B08">
            <w:pPr>
              <w:spacing w:after="40"/>
            </w:pPr>
            <w:r>
              <w:t>۵۹۷,۵۸۷</w:t>
            </w:r>
          </w:p>
        </w:tc>
        <w:tc>
          <w:tcPr>
            <w:tcW w:w="2337" w:type="dxa"/>
          </w:tcPr>
          <w:p w14:paraId="5E7D3E40" w14:textId="77777777" w:rsidR="00410D38" w:rsidRDefault="00000000" w:rsidP="00312B08">
            <w:pPr>
              <w:spacing w:after="40"/>
            </w:pPr>
            <w:r>
              <w:t>۱,۶۸۳,۷۷۵</w:t>
            </w:r>
          </w:p>
        </w:tc>
        <w:tc>
          <w:tcPr>
            <w:tcW w:w="2337" w:type="dxa"/>
          </w:tcPr>
          <w:p w14:paraId="5E7D3E41" w14:textId="77777777" w:rsidR="00410D38" w:rsidRDefault="00000000" w:rsidP="00312B08">
            <w:pPr>
              <w:spacing w:after="40"/>
            </w:pPr>
            <w:r>
              <w:t>۳۵.۵٪</w:t>
            </w:r>
          </w:p>
        </w:tc>
      </w:tr>
      <w:tr w:rsidR="00410D38" w14:paraId="5E7D3E47" w14:textId="77777777">
        <w:tc>
          <w:tcPr>
            <w:tcW w:w="2337" w:type="dxa"/>
          </w:tcPr>
          <w:p w14:paraId="5E7D3E43" w14:textId="77777777" w:rsidR="00410D38" w:rsidRDefault="00000000" w:rsidP="00312B08">
            <w:pPr>
              <w:spacing w:after="40"/>
            </w:pPr>
            <w:r>
              <w:t>تسهیلات‌گیرندگان فعال</w:t>
            </w:r>
          </w:p>
        </w:tc>
        <w:tc>
          <w:tcPr>
            <w:tcW w:w="2337" w:type="dxa"/>
          </w:tcPr>
          <w:p w14:paraId="5E7D3E44" w14:textId="77777777" w:rsidR="00410D38" w:rsidRDefault="00000000" w:rsidP="00312B08">
            <w:pPr>
              <w:spacing w:after="40"/>
            </w:pPr>
            <w:r>
              <w:t>۴۳۱,۷۷۷</w:t>
            </w:r>
          </w:p>
        </w:tc>
        <w:tc>
          <w:tcPr>
            <w:tcW w:w="2337" w:type="dxa"/>
          </w:tcPr>
          <w:p w14:paraId="5E7D3E45" w14:textId="77777777" w:rsidR="00410D38" w:rsidRDefault="00000000" w:rsidP="00312B08">
            <w:pPr>
              <w:spacing w:after="40"/>
            </w:pPr>
            <w:r>
              <w:t>۱,۵۸۳,۱۶۸</w:t>
            </w:r>
          </w:p>
        </w:tc>
        <w:tc>
          <w:tcPr>
            <w:tcW w:w="2337" w:type="dxa"/>
          </w:tcPr>
          <w:p w14:paraId="5E7D3E46" w14:textId="77777777" w:rsidR="00410D38" w:rsidRDefault="00000000" w:rsidP="00312B08">
            <w:pPr>
              <w:spacing w:after="40"/>
            </w:pPr>
            <w:r>
              <w:t>۲۷.۳٪</w:t>
            </w:r>
          </w:p>
        </w:tc>
      </w:tr>
      <w:tr w:rsidR="00410D38" w14:paraId="5E7D3E4C" w14:textId="77777777">
        <w:tc>
          <w:tcPr>
            <w:tcW w:w="2337" w:type="dxa"/>
          </w:tcPr>
          <w:p w14:paraId="5E7D3E48" w14:textId="77777777" w:rsidR="00410D38" w:rsidRDefault="00000000" w:rsidP="00312B08">
            <w:pPr>
              <w:spacing w:after="40"/>
            </w:pPr>
            <w:r>
              <w:t>نسبت فعال‌بودن</w:t>
            </w:r>
          </w:p>
        </w:tc>
        <w:tc>
          <w:tcPr>
            <w:tcW w:w="2337" w:type="dxa"/>
          </w:tcPr>
          <w:p w14:paraId="5E7D3E49" w14:textId="77777777" w:rsidR="00410D38" w:rsidRDefault="00000000" w:rsidP="00312B08">
            <w:pPr>
              <w:spacing w:after="40"/>
            </w:pPr>
            <w:r>
              <w:t>۸۳ تا ۸۵٪</w:t>
            </w:r>
          </w:p>
        </w:tc>
        <w:tc>
          <w:tcPr>
            <w:tcW w:w="2337" w:type="dxa"/>
          </w:tcPr>
          <w:p w14:paraId="5E7D3E4A" w14:textId="77777777" w:rsidR="00410D38" w:rsidRDefault="00000000" w:rsidP="00312B08">
            <w:pPr>
              <w:spacing w:after="40"/>
            </w:pPr>
            <w:r>
              <w:t>حدود ۲۳٪ (از ۷.۱ میلیون)</w:t>
            </w:r>
          </w:p>
        </w:tc>
        <w:tc>
          <w:tcPr>
            <w:tcW w:w="2337" w:type="dxa"/>
          </w:tcPr>
          <w:p w14:paraId="5E7D3E4B" w14:textId="77777777" w:rsidR="00410D38" w:rsidRDefault="00000000" w:rsidP="00312B08">
            <w:pPr>
              <w:spacing w:after="40"/>
            </w:pPr>
            <w:r>
              <w:t>—</w:t>
            </w:r>
          </w:p>
        </w:tc>
      </w:tr>
    </w:tbl>
    <w:p w14:paraId="5E7D3E4D" w14:textId="77777777" w:rsidR="00410D38" w:rsidRDefault="00410D38" w:rsidP="00312B08">
      <w:pPr>
        <w:spacing w:after="160"/>
      </w:pPr>
    </w:p>
    <w:p w14:paraId="5E7D3E4E" w14:textId="77777777" w:rsidR="00410D38" w:rsidRDefault="00000000" w:rsidP="00312B08">
      <w:pPr>
        <w:pStyle w:val="Heading3"/>
        <w:spacing w:before="280" w:after="160"/>
      </w:pPr>
      <w:bookmarkStart w:id="42" w:name="_Toc241515944"/>
      <w:r>
        <w:rPr>
          <w:b/>
          <w:bCs/>
        </w:rPr>
        <w:t>۱.۳.۲ تحلیل</w:t>
      </w:r>
      <w:bookmarkEnd w:id="42"/>
    </w:p>
    <w:p w14:paraId="5E7D3E4F" w14:textId="77777777" w:rsidR="00410D38" w:rsidRDefault="00000000" w:rsidP="00312B08">
      <w:pPr>
        <w:spacing w:after="160" w:line="300" w:lineRule="auto"/>
      </w:pPr>
      <w:commentRangeStart w:id="43"/>
      <w:r>
        <w:t xml:space="preserve">نکته‌ی کلیدی در سطر سوم جدول ۱-۳ نهفته است. اگر پایگاه‌داده صرفاً نسخه‌ای کوچک‌شده یا ناقص از کل پایگاه مشتریان بانک بود، انتظار می‌رفت </w:t>
      </w:r>
      <w:r>
        <w:rPr>
          <w:b/>
          <w:bCs/>
        </w:rPr>
        <w:t>نسبت فعال‌بودن</w:t>
      </w:r>
      <w:r>
        <w:t xml:space="preserve"> در هر دو منبع تقریباً یکسان بماند و تنها مقادیر مطلق کاهش یابد. اما مشاهده خلاف این است: جمعیت کل به‌مراتب کوچک‌تر است و هم‌زمان نسبت فعال‌بودن به‌مراتب بالاتر.</w:t>
      </w:r>
    </w:p>
    <w:p w14:paraId="5E7D3E50" w14:textId="77777777" w:rsidR="00410D38" w:rsidRDefault="00000000" w:rsidP="00312B08">
      <w:pPr>
        <w:spacing w:after="160" w:line="300" w:lineRule="auto"/>
      </w:pPr>
      <w:r>
        <w:t xml:space="preserve">این دو مشاهده هم‌زمان و سازگار با یک توضیح واحدند: آنچه تحویل شده، به‌احتمال زیاد </w:t>
      </w:r>
      <w:r>
        <w:rPr>
          <w:b/>
          <w:bCs/>
        </w:rPr>
        <w:t>از پیش به مشتریان دارای حداقل یک رابطه‌ی واقعی (حساب یا قرارداد) محدود شده</w:t>
      </w:r>
      <w:r>
        <w:t xml:space="preserve"> است. به بیان دیگر، مشتریان صرفاً ثبت‌نامی و بدون رابطه — که در هر پایگاه بانکی بخش بزرگی از رکوردها را تشکیل می‌دهند — پیش از تهیه‌ی بک‌آپ کنار گذاشته شده‌اند.</w:t>
      </w:r>
    </w:p>
    <w:p w14:paraId="5E7D3E51" w14:textId="77777777" w:rsidR="00410D38" w:rsidRDefault="00000000" w:rsidP="00312B08">
      <w:pPr>
        <w:spacing w:after="160" w:line="300" w:lineRule="auto"/>
      </w:pPr>
      <w:r>
        <w:rPr>
          <w:b/>
          <w:bCs/>
        </w:rPr>
        <w:t>تذکر روش‌شناختی:</w:t>
      </w:r>
      <w:r>
        <w:t xml:space="preserve"> این تفسیر با جمله‌ی صریح گزارش نمونه‌گیری فاز ۰ مبنی بر تحویل «بک‌آپ کامل با تمام ۷.۴ میلیون مشتری» در تناقض است. اندازه‌گیری مستقیم آن ادعا را تأیید نمی‌کند. این مغایرت باید توسط بانک تعیین‌تکلیف شود و در صدر فهرست پرسش‌های فصل ۸ قرار دارد.</w:t>
      </w:r>
      <w:commentRangeEnd w:id="43"/>
      <w:r w:rsidR="007C494D">
        <w:rPr>
          <w:rStyle w:val="CommentReference"/>
          <w:sz w:val="21"/>
          <w:szCs w:val="21"/>
        </w:rPr>
        <w:commentReference w:id="43"/>
      </w:r>
    </w:p>
    <w:p w14:paraId="5E7D3E52" w14:textId="77777777" w:rsidR="00410D38" w:rsidRDefault="00000000" w:rsidP="00312B08">
      <w:pPr>
        <w:pStyle w:val="Heading3"/>
        <w:spacing w:before="280" w:after="160"/>
      </w:pPr>
      <w:bookmarkStart w:id="44" w:name="_Toc241515945"/>
      <w:r>
        <w:rPr>
          <w:b/>
          <w:bCs/>
        </w:rPr>
        <w:t>۱.۳.۳ پیامد برای خواننده</w:t>
      </w:r>
      <w:bookmarkEnd w:id="44"/>
    </w:p>
    <w:p w14:paraId="5E7D3E53" w14:textId="77777777" w:rsidR="00410D38" w:rsidRDefault="00000000" w:rsidP="00312B08">
      <w:pPr>
        <w:pBdr>
          <w:right w:val="single" w:sz="18" w:space="0" w:color="808080"/>
        </w:pBdr>
        <w:shd w:val="clear" w:color="auto" w:fill="F2F2F2"/>
        <w:spacing w:before="100" w:after="160"/>
        <w:ind w:left="400"/>
      </w:pPr>
      <w:commentRangeStart w:id="45"/>
      <w:r>
        <w:rPr>
          <w:i/>
          <w:iCs/>
          <w:sz w:val="20"/>
          <w:szCs w:val="20"/>
        </w:rPr>
        <w:t xml:space="preserve">تا زمانی که بانک معیار انتخاب زیرمجموعه‌ی </w:t>
      </w:r>
      <w:r>
        <w:rPr>
          <w:rFonts w:ascii="Consolas" w:eastAsia="Consolas" w:hAnsi="Consolas" w:cs="Consolas"/>
          <w:i/>
          <w:iCs/>
          <w:sz w:val="20"/>
          <w:szCs w:val="20"/>
          <w:rtl w:val="0"/>
        </w:rPr>
        <w:t>Alzahra_Final_DB</w:t>
      </w:r>
      <w:r>
        <w:rPr>
          <w:i/>
          <w:iCs/>
          <w:sz w:val="20"/>
          <w:szCs w:val="20"/>
        </w:rPr>
        <w:t xml:space="preserve"> را رسماً اعلام نکند، </w:t>
      </w:r>
      <w:r>
        <w:rPr>
          <w:b/>
          <w:bCs/>
          <w:i/>
          <w:iCs/>
          <w:sz w:val="20"/>
          <w:szCs w:val="20"/>
        </w:rPr>
        <w:t>هیچ رقم این گزارش قابل تعمیم به کل بانک نیست.</w:t>
      </w:r>
      <w:r>
        <w:rPr>
          <w:i/>
          <w:iCs/>
          <w:sz w:val="20"/>
          <w:szCs w:val="20"/>
        </w:rPr>
        <w:t xml:space="preserve"> تمام ارقام معتبرند، اما دامنه‌ی اعتبار آن‌ها همین پایگاه‌داده است. برای درک بهتر از جایگاه این نمونه نسبت به کل بانک، خواننده می‌تواند به مقایسه‌های انجام‌شده در </w:t>
      </w:r>
      <w:r>
        <w:rPr>
          <w:b/>
          <w:bCs/>
          <w:i/>
          <w:iCs/>
          <w:sz w:val="20"/>
          <w:szCs w:val="20"/>
        </w:rPr>
        <w:t>بخش ۱.۱۰ (کالیبراسیون با گزارش رسمی بانک)</w:t>
      </w:r>
      <w:r>
        <w:rPr>
          <w:i/>
          <w:iCs/>
          <w:sz w:val="20"/>
          <w:szCs w:val="20"/>
        </w:rPr>
        <w:t xml:space="preserve"> مراجعه نماید.</w:t>
      </w:r>
    </w:p>
    <w:p w14:paraId="5E7D3E54" w14:textId="77777777" w:rsidR="00410D38" w:rsidRDefault="00000000" w:rsidP="00312B08">
      <w:pPr>
        <w:spacing w:after="160" w:line="300" w:lineRule="auto"/>
      </w:pPr>
      <w:r>
        <w:t xml:space="preserve">با این حال، همه‌ی ارقام به یک اندازه در معرض این محدودیت نیستند. </w:t>
      </w:r>
      <w:r>
        <w:rPr>
          <w:b/>
          <w:bCs/>
        </w:rPr>
        <w:t>نسبت‌ها و سهم‌ها</w:t>
      </w:r>
      <w:r>
        <w:t xml:space="preserve"> — مانند نسبت مطالبات غیرجاری، ساختار تمرکز، یا ترکیب پرتفوی — به‌احتمال زیاد پایدارترند، زیرا حذف مشتریان غیرفعال تأثیر اندکی بر آن‌ها دارد. در مقابل، </w:t>
      </w:r>
      <w:r>
        <w:rPr>
          <w:b/>
          <w:bCs/>
        </w:rPr>
        <w:t>مقادیر مطلق</w:t>
      </w:r>
      <w:r>
        <w:t xml:space="preserve"> — مانند تعداد مشتری یا مانده‌ی کل — مستقیماً تابع دامنه‌ی انتخاب‌شده‌اند. این تمایز یک فرض کارشناسی است، نه یک نتیجه‌ی اثبات‌شده، و در جای خود در سند تکرار شده است.</w:t>
      </w:r>
      <w:commentRangeEnd w:id="45"/>
      <w:r w:rsidR="003B5E75">
        <w:rPr>
          <w:rStyle w:val="CommentReference"/>
          <w:sz w:val="21"/>
          <w:szCs w:val="21"/>
        </w:rPr>
        <w:commentReference w:id="45"/>
      </w:r>
    </w:p>
    <w:p w14:paraId="5E7D3E55" w14:textId="77777777" w:rsidR="00410D38" w:rsidRDefault="00410D38" w:rsidP="00312B08">
      <w:pPr>
        <w:pBdr>
          <w:bottom w:val="single" w:sz="6" w:space="0" w:color="999999"/>
        </w:pBdr>
        <w:spacing w:before="120" w:after="120"/>
      </w:pPr>
    </w:p>
    <w:p w14:paraId="5E7D3E56" w14:textId="77777777" w:rsidR="00410D38" w:rsidRDefault="00000000" w:rsidP="00312B08">
      <w:pPr>
        <w:pStyle w:val="Heading2"/>
        <w:spacing w:before="280" w:after="160"/>
      </w:pPr>
      <w:bookmarkStart w:id="46" w:name="_Toc241515946"/>
      <w:r>
        <w:rPr>
          <w:b/>
          <w:bCs/>
          <w:sz w:val="28"/>
          <w:szCs w:val="28"/>
        </w:rPr>
        <w:t>۱.۴ سه محدودیت ساختاری اثرگذار بر کل گزارش</w:t>
      </w:r>
      <w:bookmarkEnd w:id="46"/>
    </w:p>
    <w:p w14:paraId="5E7D3E57" w14:textId="77777777" w:rsidR="00410D38" w:rsidRDefault="00000000" w:rsidP="00312B08">
      <w:pPr>
        <w:spacing w:after="160" w:line="300" w:lineRule="auto"/>
      </w:pPr>
      <w:r>
        <w:t>افزون بر مسئله‌ی مقیاس، سه محدودیت ساختاری وجود دارد که هر یک دسته‌ای کامل از تحلیل‌ها را غیرممکن یا ناقص می‌کند. این محدودیت‌ها در فصول بعدی نیز در محل مصرف خود یادآوری می‌شوند.</w:t>
      </w:r>
    </w:p>
    <w:p w14:paraId="5E7D3E58" w14:textId="77777777" w:rsidR="00410D38" w:rsidRDefault="00000000" w:rsidP="00312B08">
      <w:pPr>
        <w:pStyle w:val="Heading3"/>
        <w:spacing w:before="280" w:after="160"/>
      </w:pPr>
      <w:bookmarkStart w:id="47" w:name="_Toc241515947"/>
      <w:r>
        <w:rPr>
          <w:b/>
          <w:bCs/>
        </w:rPr>
        <w:t xml:space="preserve">۱.۴.۱ ایزوله‌بودن جدول </w:t>
      </w:r>
      <w:r>
        <w:rPr>
          <w:rFonts w:ascii="Consolas" w:eastAsia="Consolas" w:hAnsi="Consolas" w:cs="Consolas"/>
          <w:b/>
          <w:bCs/>
          <w:rtl w:val="0"/>
        </w:rPr>
        <w:t>Customer_Profile</w:t>
      </w:r>
      <w:bookmarkEnd w:id="47"/>
    </w:p>
    <w:p w14:paraId="5E7D3E59" w14:textId="77777777" w:rsidR="00410D38" w:rsidRDefault="00000000" w:rsidP="00312B08">
      <w:pPr>
        <w:spacing w:after="160" w:line="300" w:lineRule="auto"/>
      </w:pPr>
      <w:r>
        <w:t xml:space="preserve">جدول </w:t>
      </w:r>
      <w:r>
        <w:rPr>
          <w:rFonts w:ascii="Consolas" w:eastAsia="Consolas" w:hAnsi="Consolas" w:cs="Consolas"/>
          <w:sz w:val="18"/>
          <w:szCs w:val="18"/>
          <w:rtl w:val="0"/>
        </w:rPr>
        <w:t>Customer_Profile</w:t>
      </w:r>
      <w:r>
        <w:t xml:space="preserve"> تنها منبع اطلاعات سن، جنسیت، شغل و تفکیک حقیقی/حقوقی در کل پایگاه‌داده است. اما شناسه‌ی مشتری در این جدول با شناسه‌ی مشتری در پنج جدول عملیاتی دیگر هم‌خوانی ندارد.</w:t>
      </w:r>
    </w:p>
    <w:p w14:paraId="5E7D3E5A" w14:textId="77777777" w:rsidR="00410D38" w:rsidRDefault="00000000" w:rsidP="00312B08">
      <w:pPr>
        <w:spacing w:after="160" w:line="300" w:lineRule="auto"/>
      </w:pPr>
      <w:r>
        <w:t xml:space="preserve">شدت این ناهم‌خوانی قابل توجه است: برای مشتریان حقوقی، تطابق </w:t>
      </w:r>
      <w:r>
        <w:rPr>
          <w:b/>
          <w:bCs/>
        </w:rPr>
        <w:t>صفر از ۳۸,۴۷۷ رکورد</w:t>
      </w:r>
      <w:r>
        <w:t xml:space="preserve"> است. این الگو یک نگاشت ناقص یا خطای جزئی نیست؛ نشان‌دهنده‌ی آن است که دو فضای شناسه‌ی کاملاً متفاوت در کار است و احتمالاً این جدول از سامانه‌ی دیگری استخراج شده است.</w:t>
      </w:r>
    </w:p>
    <w:p w14:paraId="5E7D3E5B" w14:textId="77777777" w:rsidR="00410D38" w:rsidRDefault="00000000" w:rsidP="00312B08">
      <w:pPr>
        <w:spacing w:after="160" w:line="300" w:lineRule="auto"/>
      </w:pPr>
      <w:commentRangeStart w:id="48"/>
      <w:r>
        <w:rPr>
          <w:b/>
          <w:bCs/>
        </w:rPr>
        <w:t>پیامد:</w:t>
      </w:r>
      <w:r>
        <w:t xml:space="preserve"> در فاز ۱ </w:t>
      </w:r>
      <w:commentRangeEnd w:id="48"/>
      <w:r w:rsidR="007C345B">
        <w:rPr>
          <w:rStyle w:val="CommentReference"/>
          <w:sz w:val="21"/>
          <w:szCs w:val="21"/>
        </w:rPr>
        <w:commentReference w:id="48"/>
      </w:r>
      <w:r>
        <w:t>هیچ تحلیل جمعیت‌شناختی امکان‌پذیر نیست. این گزارش هیچ گزاره‌ای از جنس «مشتریان زیر سی سال چنین رفتاری دارند» یا «سهم مشتریان حقوقی از پرتفوی برابر است با…» ندارد و نمی‌تواند داشته باشد. رفع این محدودیت — از طریق دریافت جدول نگاشت شناسه — پیش‌نیاز حیاتی فاز ۲ است، زیرا بخش‌بندی رفتاری مشتریان بدون آن ممکن نیست.</w:t>
      </w:r>
    </w:p>
    <w:p w14:paraId="5E7D3E5C" w14:textId="77777777" w:rsidR="00410D38" w:rsidRDefault="00000000" w:rsidP="00312B08">
      <w:pPr>
        <w:pStyle w:val="Heading3"/>
        <w:spacing w:before="280" w:after="160"/>
      </w:pPr>
      <w:bookmarkStart w:id="49" w:name="_Toc241515948"/>
      <w:r>
        <w:rPr>
          <w:b/>
          <w:bCs/>
        </w:rPr>
        <w:t xml:space="preserve">۱.۴.۲ </w:t>
      </w:r>
      <w:commentRangeStart w:id="50"/>
      <w:r>
        <w:rPr>
          <w:b/>
          <w:bCs/>
        </w:rPr>
        <w:t>نقطه‌ی کور داده‌ای در ۲۲.۴ درصد پرتفوی تسهیلات</w:t>
      </w:r>
      <w:bookmarkEnd w:id="49"/>
      <w:commentRangeEnd w:id="50"/>
      <w:r w:rsidR="00F5014B">
        <w:rPr>
          <w:rStyle w:val="CommentReference"/>
          <w:sz w:val="24"/>
          <w:szCs w:val="24"/>
        </w:rPr>
        <w:commentReference w:id="50"/>
      </w:r>
    </w:p>
    <w:p w14:paraId="5E7D3E5D" w14:textId="77777777" w:rsidR="00410D38" w:rsidRDefault="00000000" w:rsidP="00312B08">
      <w:pPr>
        <w:spacing w:after="160" w:line="300" w:lineRule="auto"/>
      </w:pPr>
      <w:r>
        <w:lastRenderedPageBreak/>
        <w:t xml:space="preserve">از ۱۲۸.۲ هزار میلیارد تومان مانده‌ی تسهیلات در اسفند ۱۴۰۴، تنها ۹۹.۵ هزار میلیارد تومان (۷۷.۶ درصد) رکورد قرارداد دارد. برای </w:t>
      </w:r>
      <w:r>
        <w:rPr>
          <w:b/>
          <w:bCs/>
        </w:rPr>
        <w:t>۲۸.۷ هزار میلیارد تومان (۲۲.۴ درصد)، معادل ۶۳۷,۹۷۵ قرارداد</w:t>
      </w:r>
      <w:r>
        <w:t>، هیچ‌یک از اقلام زیر در دسترس نیست: نوع محصول، نرخ سود قراردادی، مبلغ و تاریخ اعطا، مدت قرارداد، وثیقه، و شناسه‌ی گیرنده‌ی اصلی.</w:t>
      </w:r>
    </w:p>
    <w:p w14:paraId="5E7D3E5E" w14:textId="77777777" w:rsidR="00410D38" w:rsidRDefault="00000000" w:rsidP="00312B08">
      <w:pPr>
        <w:spacing w:after="160" w:line="300" w:lineRule="auto"/>
      </w:pPr>
      <w:r>
        <w:rPr>
          <w:b/>
          <w:bCs/>
        </w:rPr>
        <w:t>یافته‌ی این بازبینی.</w:t>
      </w:r>
      <w:r>
        <w:t xml:space="preserve"> اندازه‌گیری مستقیم نشان داد که مجموعه‌ی قراردادهای دارای نگاشت شعبه و مجموعه‌ی قراردادهای دارای رکورد قرارداد، </w:t>
      </w:r>
      <w:r>
        <w:rPr>
          <w:b/>
          <w:bCs/>
        </w:rPr>
        <w:t>دقیقاً یک مجموعه‌ی واحدند</w:t>
      </w:r>
      <w:r>
        <w:t xml:space="preserve"> — نه صرفاً هم‌اندازه، بلکه متشکل از عیناً همان شناسه‌ها:</w:t>
      </w:r>
    </w:p>
    <w:p w14:paraId="5E7D3E5F" w14:textId="77777777" w:rsidR="00410D38" w:rsidRDefault="00000000" w:rsidP="00312B08">
      <w:pPr>
        <w:spacing w:after="160" w:line="300" w:lineRule="auto"/>
      </w:pPr>
      <w:r>
        <w:rPr>
          <w:b/>
          <w:bCs/>
        </w:rPr>
        <w:t>جدول ۱-۴: آزمون یکسانی دو مجموعه‌ی قرارداد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3E62" w14:textId="77777777">
        <w:trPr>
          <w:tblHeader/>
        </w:trPr>
        <w:tc>
          <w:tcPr>
            <w:tcW w:w="4675" w:type="dxa"/>
            <w:shd w:val="clear" w:color="auto" w:fill="D9D9D9"/>
          </w:tcPr>
          <w:p w14:paraId="5E7D3E60" w14:textId="77777777" w:rsidR="00410D38" w:rsidRDefault="00000000" w:rsidP="00312B08">
            <w:pPr>
              <w:spacing w:after="40"/>
            </w:pPr>
            <w:r>
              <w:t>آزمون</w:t>
            </w:r>
          </w:p>
        </w:tc>
        <w:tc>
          <w:tcPr>
            <w:tcW w:w="4675" w:type="dxa"/>
            <w:shd w:val="clear" w:color="auto" w:fill="D9D9D9"/>
          </w:tcPr>
          <w:p w14:paraId="5E7D3E61" w14:textId="77777777" w:rsidR="00410D38" w:rsidRDefault="00000000" w:rsidP="00312B08">
            <w:pPr>
              <w:spacing w:after="40"/>
            </w:pPr>
            <w:r>
              <w:t>نتیجه</w:t>
            </w:r>
          </w:p>
        </w:tc>
      </w:tr>
      <w:tr w:rsidR="00410D38" w14:paraId="5E7D3E65" w14:textId="77777777">
        <w:tc>
          <w:tcPr>
            <w:tcW w:w="4675" w:type="dxa"/>
          </w:tcPr>
          <w:p w14:paraId="5E7D3E63" w14:textId="77777777" w:rsidR="00410D38" w:rsidRDefault="00000000" w:rsidP="00312B08">
            <w:pPr>
              <w:spacing w:after="40"/>
            </w:pPr>
            <w:r>
              <w:t>اندازه‌ی مجموعه‌ی دارای نگاشت شعبه</w:t>
            </w:r>
          </w:p>
        </w:tc>
        <w:tc>
          <w:tcPr>
            <w:tcW w:w="4675" w:type="dxa"/>
          </w:tcPr>
          <w:p w14:paraId="5E7D3E64" w14:textId="77777777" w:rsidR="00410D38" w:rsidRDefault="00000000" w:rsidP="00312B08">
            <w:pPr>
              <w:spacing w:after="40"/>
            </w:pPr>
            <w:r>
              <w:t>۶۸۴,۳۲۸</w:t>
            </w:r>
          </w:p>
        </w:tc>
      </w:tr>
      <w:tr w:rsidR="00410D38" w14:paraId="5E7D3E68" w14:textId="77777777">
        <w:tc>
          <w:tcPr>
            <w:tcW w:w="4675" w:type="dxa"/>
          </w:tcPr>
          <w:p w14:paraId="5E7D3E66" w14:textId="77777777" w:rsidR="00410D38" w:rsidRDefault="00000000" w:rsidP="00312B08">
            <w:pPr>
              <w:spacing w:after="40"/>
            </w:pPr>
            <w:r>
              <w:t>اندازه‌ی مجموعه‌ی دارای رکورد قرارداد</w:t>
            </w:r>
          </w:p>
        </w:tc>
        <w:tc>
          <w:tcPr>
            <w:tcW w:w="4675" w:type="dxa"/>
          </w:tcPr>
          <w:p w14:paraId="5E7D3E67" w14:textId="77777777" w:rsidR="00410D38" w:rsidRDefault="00000000" w:rsidP="00312B08">
            <w:pPr>
              <w:spacing w:after="40"/>
            </w:pPr>
            <w:r>
              <w:t>۶۸۴,۳۲۸</w:t>
            </w:r>
          </w:p>
        </w:tc>
      </w:tr>
      <w:tr w:rsidR="00410D38" w14:paraId="5E7D3E6B" w14:textId="77777777">
        <w:tc>
          <w:tcPr>
            <w:tcW w:w="4675" w:type="dxa"/>
          </w:tcPr>
          <w:p w14:paraId="5E7D3E69" w14:textId="77777777" w:rsidR="00410D38" w:rsidRDefault="00000000" w:rsidP="00312B08">
            <w:pPr>
              <w:spacing w:after="40"/>
            </w:pPr>
            <w:r>
              <w:t>تفاضل متقارن دو مجموعه</w:t>
            </w:r>
          </w:p>
        </w:tc>
        <w:tc>
          <w:tcPr>
            <w:tcW w:w="4675" w:type="dxa"/>
          </w:tcPr>
          <w:p w14:paraId="5E7D3E6A" w14:textId="77777777" w:rsidR="00410D38" w:rsidRDefault="00000000" w:rsidP="00312B08">
            <w:pPr>
              <w:spacing w:after="40"/>
            </w:pPr>
            <w:r>
              <w:rPr>
                <w:b/>
                <w:bCs/>
              </w:rPr>
              <w:t>۰</w:t>
            </w:r>
          </w:p>
        </w:tc>
      </w:tr>
      <w:tr w:rsidR="00410D38" w14:paraId="5E7D3E6E" w14:textId="77777777">
        <w:tc>
          <w:tcPr>
            <w:tcW w:w="4675" w:type="dxa"/>
          </w:tcPr>
          <w:p w14:paraId="5E7D3E6C" w14:textId="77777777" w:rsidR="00410D38" w:rsidRDefault="00000000" w:rsidP="00312B08">
            <w:pPr>
              <w:spacing w:after="40"/>
            </w:pPr>
            <w:r>
              <w:t>قراردادهای دارای شعبه و فاقد قرارداد</w:t>
            </w:r>
          </w:p>
        </w:tc>
        <w:tc>
          <w:tcPr>
            <w:tcW w:w="4675" w:type="dxa"/>
          </w:tcPr>
          <w:p w14:paraId="5E7D3E6D" w14:textId="77777777" w:rsidR="00410D38" w:rsidRDefault="00000000" w:rsidP="00312B08">
            <w:pPr>
              <w:spacing w:after="40"/>
            </w:pPr>
            <w:r>
              <w:rPr>
                <w:b/>
                <w:bCs/>
              </w:rPr>
              <w:t>۰</w:t>
            </w:r>
          </w:p>
        </w:tc>
      </w:tr>
      <w:tr w:rsidR="00410D38" w14:paraId="5E7D3E71" w14:textId="77777777">
        <w:tc>
          <w:tcPr>
            <w:tcW w:w="4675" w:type="dxa"/>
          </w:tcPr>
          <w:p w14:paraId="5E7D3E6F" w14:textId="77777777" w:rsidR="00410D38" w:rsidRDefault="00000000" w:rsidP="00312B08">
            <w:pPr>
              <w:spacing w:after="40"/>
            </w:pPr>
            <w:r>
              <w:t>قراردادهای دارای قرارداد و فاقد شعبه</w:t>
            </w:r>
          </w:p>
        </w:tc>
        <w:tc>
          <w:tcPr>
            <w:tcW w:w="4675" w:type="dxa"/>
          </w:tcPr>
          <w:p w14:paraId="5E7D3E70" w14:textId="77777777" w:rsidR="00410D38" w:rsidRDefault="00000000" w:rsidP="00312B08">
            <w:pPr>
              <w:spacing w:after="40"/>
            </w:pPr>
            <w:r>
              <w:rPr>
                <w:b/>
                <w:bCs/>
              </w:rPr>
              <w:t>۰</w:t>
            </w:r>
          </w:p>
        </w:tc>
      </w:tr>
    </w:tbl>
    <w:p w14:paraId="5E7D3E72" w14:textId="77777777" w:rsidR="00410D38" w:rsidRDefault="00410D38" w:rsidP="00312B08">
      <w:pPr>
        <w:spacing w:after="160"/>
      </w:pPr>
    </w:p>
    <w:p w14:paraId="5E7D3E73" w14:textId="77777777" w:rsidR="00410D38" w:rsidRDefault="00000000" w:rsidP="00312B08">
      <w:pPr>
        <w:spacing w:after="160" w:line="300" w:lineRule="auto"/>
      </w:pPr>
      <w:r>
        <w:t>جدول متقاطع این دو ویژگی روی هر ۱,۳۲۲,۳۰۳ قرارداد، تنها دو خانه‌ی پرشده دارد و هر دو خانه‌ی خارج از قطر کاملاً خالی‌اند:</w:t>
      </w:r>
    </w:p>
    <w:p w14:paraId="5E7D3E74" w14:textId="77777777" w:rsidR="00410D38" w:rsidRDefault="00000000" w:rsidP="00312B08">
      <w:pPr>
        <w:spacing w:after="160" w:line="300" w:lineRule="auto"/>
      </w:pPr>
      <w:r>
        <w:rPr>
          <w:b/>
          <w:bCs/>
        </w:rPr>
        <w:t>جدول ۱-۵: توزیع پرتفوی بر حسب وضعیت پوشش داده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440"/>
        <w:gridCol w:w="1468"/>
        <w:gridCol w:w="2076"/>
        <w:gridCol w:w="1453"/>
        <w:gridCol w:w="1463"/>
      </w:tblGrid>
      <w:tr w:rsidR="00410D38" w14:paraId="5E7D3E7B" w14:textId="77777777">
        <w:trPr>
          <w:tblHeader/>
        </w:trPr>
        <w:tc>
          <w:tcPr>
            <w:tcW w:w="1558" w:type="dxa"/>
            <w:shd w:val="clear" w:color="auto" w:fill="D9D9D9"/>
          </w:tcPr>
          <w:p w14:paraId="5E7D3E75" w14:textId="77777777" w:rsidR="00410D38" w:rsidRDefault="00000000" w:rsidP="00312B08">
            <w:pPr>
              <w:spacing w:after="40"/>
            </w:pPr>
            <w:r>
              <w:t>نگاشت شعبه</w:t>
            </w:r>
          </w:p>
        </w:tc>
        <w:tc>
          <w:tcPr>
            <w:tcW w:w="1558" w:type="dxa"/>
            <w:shd w:val="clear" w:color="auto" w:fill="D9D9D9"/>
          </w:tcPr>
          <w:p w14:paraId="5E7D3E76" w14:textId="77777777" w:rsidR="00410D38" w:rsidRDefault="00000000" w:rsidP="00312B08">
            <w:pPr>
              <w:spacing w:after="40"/>
            </w:pPr>
            <w:r>
              <w:t>رکورد قرارداد</w:t>
            </w:r>
          </w:p>
        </w:tc>
        <w:tc>
          <w:tcPr>
            <w:tcW w:w="1558" w:type="dxa"/>
            <w:shd w:val="clear" w:color="auto" w:fill="D9D9D9"/>
          </w:tcPr>
          <w:p w14:paraId="5E7D3E77" w14:textId="77777777" w:rsidR="00410D38" w:rsidRDefault="00000000" w:rsidP="00312B08">
            <w:pPr>
              <w:spacing w:after="40"/>
            </w:pPr>
            <w:r>
              <w:t>تعداد قرارداد</w:t>
            </w:r>
          </w:p>
        </w:tc>
        <w:tc>
          <w:tcPr>
            <w:tcW w:w="1558" w:type="dxa"/>
            <w:shd w:val="clear" w:color="auto" w:fill="D9D9D9"/>
          </w:tcPr>
          <w:p w14:paraId="5E7D3E78" w14:textId="77777777" w:rsidR="00410D38" w:rsidRDefault="00000000" w:rsidP="00312B08">
            <w:pPr>
              <w:spacing w:after="40"/>
            </w:pPr>
            <w:r>
              <w:t>مانده (ریال)</w:t>
            </w:r>
          </w:p>
        </w:tc>
        <w:tc>
          <w:tcPr>
            <w:tcW w:w="1558" w:type="dxa"/>
            <w:shd w:val="clear" w:color="auto" w:fill="D9D9D9"/>
          </w:tcPr>
          <w:p w14:paraId="5E7D3E79" w14:textId="77777777" w:rsidR="00410D38" w:rsidRDefault="00000000" w:rsidP="00312B08">
            <w:pPr>
              <w:spacing w:after="40"/>
            </w:pPr>
            <w:r>
              <w:t>سهم مانده</w:t>
            </w:r>
          </w:p>
        </w:tc>
        <w:tc>
          <w:tcPr>
            <w:tcW w:w="1558" w:type="dxa"/>
            <w:shd w:val="clear" w:color="auto" w:fill="D9D9D9"/>
          </w:tcPr>
          <w:p w14:paraId="5E7D3E7A" w14:textId="77777777" w:rsidR="00410D38" w:rsidRDefault="00000000" w:rsidP="00312B08">
            <w:pPr>
              <w:spacing w:after="40"/>
            </w:pPr>
            <w:r>
              <w:t>نسبت مطالبات غیرجاری</w:t>
            </w:r>
          </w:p>
        </w:tc>
      </w:tr>
      <w:tr w:rsidR="00410D38" w14:paraId="5E7D3E82" w14:textId="77777777">
        <w:tc>
          <w:tcPr>
            <w:tcW w:w="1558" w:type="dxa"/>
          </w:tcPr>
          <w:p w14:paraId="5E7D3E7C" w14:textId="77777777" w:rsidR="00410D38" w:rsidRDefault="00000000" w:rsidP="00312B08">
            <w:pPr>
              <w:spacing w:after="40"/>
            </w:pPr>
            <w:r>
              <w:t>دارد</w:t>
            </w:r>
          </w:p>
        </w:tc>
        <w:tc>
          <w:tcPr>
            <w:tcW w:w="1558" w:type="dxa"/>
          </w:tcPr>
          <w:p w14:paraId="5E7D3E7D" w14:textId="77777777" w:rsidR="00410D38" w:rsidRDefault="00000000" w:rsidP="00312B08">
            <w:pPr>
              <w:spacing w:after="40"/>
            </w:pPr>
            <w:r>
              <w:t>دارد</w:t>
            </w:r>
          </w:p>
        </w:tc>
        <w:tc>
          <w:tcPr>
            <w:tcW w:w="1558" w:type="dxa"/>
          </w:tcPr>
          <w:p w14:paraId="5E7D3E7E" w14:textId="77777777" w:rsidR="00410D38" w:rsidRDefault="00000000" w:rsidP="00312B08">
            <w:pPr>
              <w:spacing w:after="40"/>
            </w:pPr>
            <w:r>
              <w:t>۶۸۴,۳۲۸</w:t>
            </w:r>
          </w:p>
        </w:tc>
        <w:tc>
          <w:tcPr>
            <w:tcW w:w="1558" w:type="dxa"/>
          </w:tcPr>
          <w:p w14:paraId="5E7D3E7F" w14:textId="77777777" w:rsidR="00410D38" w:rsidRDefault="00000000" w:rsidP="00312B08">
            <w:pPr>
              <w:spacing w:after="40"/>
            </w:pPr>
            <w:r>
              <w:t>۹۹۴,۵۲۵,۹۴۳,۴۳۳,۹۵۰</w:t>
            </w:r>
          </w:p>
        </w:tc>
        <w:tc>
          <w:tcPr>
            <w:tcW w:w="1558" w:type="dxa"/>
          </w:tcPr>
          <w:p w14:paraId="5E7D3E80" w14:textId="77777777" w:rsidR="00410D38" w:rsidRDefault="00000000" w:rsidP="00312B08">
            <w:pPr>
              <w:spacing w:after="40"/>
            </w:pPr>
            <w:r>
              <w:t>۷۷.۶۰٪</w:t>
            </w:r>
          </w:p>
        </w:tc>
        <w:tc>
          <w:tcPr>
            <w:tcW w:w="1558" w:type="dxa"/>
          </w:tcPr>
          <w:p w14:paraId="5E7D3E81" w14:textId="77777777" w:rsidR="00410D38" w:rsidRDefault="00000000" w:rsidP="00312B08">
            <w:pPr>
              <w:spacing w:after="40"/>
            </w:pPr>
            <w:r>
              <w:rPr>
                <w:b/>
                <w:bCs/>
              </w:rPr>
              <w:t>۵.۲۱٪</w:t>
            </w:r>
          </w:p>
        </w:tc>
      </w:tr>
      <w:tr w:rsidR="00410D38" w14:paraId="5E7D3E89" w14:textId="77777777">
        <w:tc>
          <w:tcPr>
            <w:tcW w:w="1558" w:type="dxa"/>
          </w:tcPr>
          <w:p w14:paraId="5E7D3E83" w14:textId="77777777" w:rsidR="00410D38" w:rsidRDefault="00000000" w:rsidP="00312B08">
            <w:pPr>
              <w:spacing w:after="40"/>
            </w:pPr>
            <w:r>
              <w:t>ندارد</w:t>
            </w:r>
          </w:p>
        </w:tc>
        <w:tc>
          <w:tcPr>
            <w:tcW w:w="1558" w:type="dxa"/>
          </w:tcPr>
          <w:p w14:paraId="5E7D3E84" w14:textId="77777777" w:rsidR="00410D38" w:rsidRDefault="00000000" w:rsidP="00312B08">
            <w:pPr>
              <w:spacing w:after="40"/>
            </w:pPr>
            <w:r>
              <w:t>ندارد</w:t>
            </w:r>
          </w:p>
        </w:tc>
        <w:tc>
          <w:tcPr>
            <w:tcW w:w="1558" w:type="dxa"/>
          </w:tcPr>
          <w:p w14:paraId="5E7D3E85" w14:textId="77777777" w:rsidR="00410D38" w:rsidRDefault="00000000" w:rsidP="00312B08">
            <w:pPr>
              <w:spacing w:after="40"/>
            </w:pPr>
            <w:r>
              <w:t>۶۳۷,۹۷۵</w:t>
            </w:r>
          </w:p>
        </w:tc>
        <w:tc>
          <w:tcPr>
            <w:tcW w:w="1558" w:type="dxa"/>
          </w:tcPr>
          <w:p w14:paraId="5E7D3E86" w14:textId="77777777" w:rsidR="00410D38" w:rsidRDefault="00000000" w:rsidP="00312B08">
            <w:pPr>
              <w:spacing w:after="40"/>
            </w:pPr>
            <w:r>
              <w:t>۲۸۷,۱۰۲,۱۷۵,۶۱۸,۷۸۴</w:t>
            </w:r>
          </w:p>
        </w:tc>
        <w:tc>
          <w:tcPr>
            <w:tcW w:w="1558" w:type="dxa"/>
          </w:tcPr>
          <w:p w14:paraId="5E7D3E87" w14:textId="77777777" w:rsidR="00410D38" w:rsidRDefault="00000000" w:rsidP="00312B08">
            <w:pPr>
              <w:spacing w:after="40"/>
            </w:pPr>
            <w:r>
              <w:t>۲۲.۴۰٪</w:t>
            </w:r>
          </w:p>
        </w:tc>
        <w:tc>
          <w:tcPr>
            <w:tcW w:w="1558" w:type="dxa"/>
          </w:tcPr>
          <w:p w14:paraId="5E7D3E88" w14:textId="77777777" w:rsidR="00410D38" w:rsidRDefault="00000000" w:rsidP="00312B08">
            <w:pPr>
              <w:spacing w:after="40"/>
            </w:pPr>
            <w:r>
              <w:rPr>
                <w:b/>
                <w:bCs/>
              </w:rPr>
              <w:t>۲۱.۰۴٪</w:t>
            </w:r>
          </w:p>
        </w:tc>
      </w:tr>
      <w:tr w:rsidR="00410D38" w14:paraId="5E7D3E90" w14:textId="77777777">
        <w:tc>
          <w:tcPr>
            <w:tcW w:w="1558" w:type="dxa"/>
          </w:tcPr>
          <w:p w14:paraId="5E7D3E8A" w14:textId="77777777" w:rsidR="00410D38" w:rsidRDefault="00000000" w:rsidP="00312B08">
            <w:pPr>
              <w:spacing w:after="40"/>
            </w:pPr>
            <w:r>
              <w:t>دارد</w:t>
            </w:r>
          </w:p>
        </w:tc>
        <w:tc>
          <w:tcPr>
            <w:tcW w:w="1558" w:type="dxa"/>
          </w:tcPr>
          <w:p w14:paraId="5E7D3E8B" w14:textId="77777777" w:rsidR="00410D38" w:rsidRDefault="00000000" w:rsidP="00312B08">
            <w:pPr>
              <w:spacing w:after="40"/>
            </w:pPr>
            <w:r>
              <w:t>ندارد</w:t>
            </w:r>
          </w:p>
        </w:tc>
        <w:tc>
          <w:tcPr>
            <w:tcW w:w="1558" w:type="dxa"/>
          </w:tcPr>
          <w:p w14:paraId="5E7D3E8C" w14:textId="77777777" w:rsidR="00410D38" w:rsidRDefault="00000000" w:rsidP="00312B08">
            <w:pPr>
              <w:spacing w:after="40"/>
            </w:pPr>
            <w:r>
              <w:t>۰</w:t>
            </w:r>
          </w:p>
        </w:tc>
        <w:tc>
          <w:tcPr>
            <w:tcW w:w="1558" w:type="dxa"/>
          </w:tcPr>
          <w:p w14:paraId="5E7D3E8D" w14:textId="77777777" w:rsidR="00410D38" w:rsidRDefault="00000000" w:rsidP="00312B08">
            <w:pPr>
              <w:spacing w:after="40"/>
            </w:pPr>
            <w:r>
              <w:t>—</w:t>
            </w:r>
          </w:p>
        </w:tc>
        <w:tc>
          <w:tcPr>
            <w:tcW w:w="1558" w:type="dxa"/>
          </w:tcPr>
          <w:p w14:paraId="5E7D3E8E" w14:textId="77777777" w:rsidR="00410D38" w:rsidRDefault="00000000" w:rsidP="00312B08">
            <w:pPr>
              <w:spacing w:after="40"/>
            </w:pPr>
            <w:r>
              <w:t>—</w:t>
            </w:r>
          </w:p>
        </w:tc>
        <w:tc>
          <w:tcPr>
            <w:tcW w:w="1558" w:type="dxa"/>
          </w:tcPr>
          <w:p w14:paraId="5E7D3E8F" w14:textId="77777777" w:rsidR="00410D38" w:rsidRDefault="00000000" w:rsidP="00312B08">
            <w:pPr>
              <w:spacing w:after="40"/>
            </w:pPr>
            <w:r>
              <w:t>—</w:t>
            </w:r>
          </w:p>
        </w:tc>
      </w:tr>
      <w:tr w:rsidR="00410D38" w14:paraId="5E7D3E97" w14:textId="77777777">
        <w:tc>
          <w:tcPr>
            <w:tcW w:w="1558" w:type="dxa"/>
          </w:tcPr>
          <w:p w14:paraId="5E7D3E91" w14:textId="77777777" w:rsidR="00410D38" w:rsidRDefault="00000000" w:rsidP="00312B08">
            <w:pPr>
              <w:spacing w:after="40"/>
            </w:pPr>
            <w:r>
              <w:t>ندارد</w:t>
            </w:r>
          </w:p>
        </w:tc>
        <w:tc>
          <w:tcPr>
            <w:tcW w:w="1558" w:type="dxa"/>
          </w:tcPr>
          <w:p w14:paraId="5E7D3E92" w14:textId="77777777" w:rsidR="00410D38" w:rsidRDefault="00000000" w:rsidP="00312B08">
            <w:pPr>
              <w:spacing w:after="40"/>
            </w:pPr>
            <w:r>
              <w:t>دارد</w:t>
            </w:r>
          </w:p>
        </w:tc>
        <w:tc>
          <w:tcPr>
            <w:tcW w:w="1558" w:type="dxa"/>
          </w:tcPr>
          <w:p w14:paraId="5E7D3E93" w14:textId="77777777" w:rsidR="00410D38" w:rsidRDefault="00000000" w:rsidP="00312B08">
            <w:pPr>
              <w:spacing w:after="40"/>
            </w:pPr>
            <w:r>
              <w:t>۰</w:t>
            </w:r>
          </w:p>
        </w:tc>
        <w:tc>
          <w:tcPr>
            <w:tcW w:w="1558" w:type="dxa"/>
          </w:tcPr>
          <w:p w14:paraId="5E7D3E94" w14:textId="77777777" w:rsidR="00410D38" w:rsidRDefault="00000000" w:rsidP="00312B08">
            <w:pPr>
              <w:spacing w:after="40"/>
            </w:pPr>
            <w:r>
              <w:t>—</w:t>
            </w:r>
          </w:p>
        </w:tc>
        <w:tc>
          <w:tcPr>
            <w:tcW w:w="1558" w:type="dxa"/>
          </w:tcPr>
          <w:p w14:paraId="5E7D3E95" w14:textId="77777777" w:rsidR="00410D38" w:rsidRDefault="00000000" w:rsidP="00312B08">
            <w:pPr>
              <w:spacing w:after="40"/>
            </w:pPr>
            <w:r>
              <w:t>—</w:t>
            </w:r>
          </w:p>
        </w:tc>
        <w:tc>
          <w:tcPr>
            <w:tcW w:w="1558" w:type="dxa"/>
          </w:tcPr>
          <w:p w14:paraId="5E7D3E96" w14:textId="77777777" w:rsidR="00410D38" w:rsidRDefault="00000000" w:rsidP="00312B08">
            <w:pPr>
              <w:spacing w:after="40"/>
            </w:pPr>
            <w:r>
              <w:t>—</w:t>
            </w:r>
          </w:p>
        </w:tc>
      </w:tr>
    </w:tbl>
    <w:p w14:paraId="5E7D3E98" w14:textId="77777777" w:rsidR="00410D38" w:rsidRDefault="00410D38" w:rsidP="00312B08">
      <w:pPr>
        <w:spacing w:after="160"/>
      </w:pPr>
    </w:p>
    <w:p w14:paraId="5E7D3E99" w14:textId="77777777" w:rsidR="00410D38" w:rsidRDefault="00000000" w:rsidP="00312B08">
      <w:pPr>
        <w:spacing w:after="160" w:line="300" w:lineRule="auto"/>
      </w:pPr>
      <w:r>
        <w:t>این نتیجه مستقلاً با سه فایل خروجی نیز تأیید می‌شود: مجموع جدول استانی، مجموع جدول مطالبات غیرجاری به تفکیک اندازه‌ی وام، و مجموع جدول تحلیل نسل اعطا — که از سه مسیر محاسباتی کاملاً متفاوت حاصل می‌شوند — هر سه رقم‌به‌رقم به همان ۹۹,۴۵۲,۵۹۴,۳۴۳,۳۹۵ تومان مانده و ۵,۱۸۵,۱۷۹,۹۹۰,۵۶۱.۸ تومان مطالبات غیرجاری می‌رسند.</w:t>
      </w:r>
    </w:p>
    <w:p w14:paraId="5E7D3E9A" w14:textId="77777777" w:rsidR="00410D38" w:rsidRDefault="00000000" w:rsidP="00312B08">
      <w:pPr>
        <w:spacing w:after="160" w:line="300" w:lineRule="auto"/>
      </w:pPr>
      <w:commentRangeStart w:id="51"/>
      <w:r>
        <w:rPr>
          <w:b/>
          <w:bCs/>
        </w:rPr>
        <w:t>تحلیل.</w:t>
      </w:r>
      <w:commentRangeEnd w:id="51"/>
      <w:r w:rsidR="00CE52BE">
        <w:rPr>
          <w:rStyle w:val="CommentReference"/>
          <w:sz w:val="21"/>
          <w:szCs w:val="21"/>
        </w:rPr>
        <w:commentReference w:id="51"/>
      </w:r>
      <w:r>
        <w:t xml:space="preserve"> این یافته دلالت مهمی دارد: پرتفوی با دو شکاف داده‌ای مستقل مواجه نیست، بلکه با </w:t>
      </w:r>
      <w:r>
        <w:rPr>
          <w:b/>
          <w:bCs/>
        </w:rPr>
        <w:t>یک دامنه‌ی استخراج واحد</w:t>
      </w:r>
      <w:r>
        <w:t xml:space="preserve"> روبه‌روست. همان بخشی که رکورد قرارداد ندارد، نگاشت شعبه هم ندارد. دو پیامد از این نتیجه حاصل می‌شود:</w:t>
      </w:r>
    </w:p>
    <w:p w14:paraId="5E7D3E9B" w14:textId="77777777" w:rsidR="00410D38" w:rsidRDefault="00000000" w:rsidP="00312B08">
      <w:pPr>
        <w:spacing w:after="160" w:line="300" w:lineRule="auto"/>
      </w:pPr>
      <w:r>
        <w:t>نخست، پیامدی مساعد: تمام تحلیل‌های مبتنی بر بخش «شناخته‌شده» — نوع محصول، شعبه، جغرافیا، نسل اعطا، اندازه‌ی وام، و تمرکز تک‌نامی — روی یک مجموعه‌ی یکسان و منسجم انجام می‌شوند و لذا کاملاً با یکدیگر قابل مقایسه‌اند.</w:t>
      </w:r>
    </w:p>
    <w:p w14:paraId="5E7D3E9C" w14:textId="77777777" w:rsidR="00410D38" w:rsidRDefault="00000000" w:rsidP="00312B08">
      <w:pPr>
        <w:spacing w:after="160" w:line="300" w:lineRule="auto"/>
      </w:pPr>
      <w:r>
        <w:t xml:space="preserve">دوم، پیامدی نگران‌کننده: ستون آخر جدول ۱-۵ نشان می‌دهد که این ۲۲.۴ درصد یک نمونه‌ی تصادفی نیست. </w:t>
      </w:r>
      <w:r>
        <w:rPr>
          <w:b/>
          <w:bCs/>
        </w:rPr>
        <w:t>نسبت مطالبات غیرجاری در بخش فاقد اطلاعات، چهار برابر بخش شناخته‌شده است</w:t>
      </w:r>
      <w:r>
        <w:t xml:space="preserve"> (۲۱.۰۴ درصد در برابر ۵.۲۱ درصد). این موضوع در بخش ۵.۲ به‌تفصیل بررسی شده است.</w:t>
      </w:r>
    </w:p>
    <w:p w14:paraId="5E7D3E9D" w14:textId="77777777" w:rsidR="00410D38" w:rsidRDefault="00000000" w:rsidP="00312B08">
      <w:pPr>
        <w:spacing w:after="160" w:line="300" w:lineRule="auto"/>
      </w:pPr>
      <w:r>
        <w:rPr>
          <w:b/>
          <w:bCs/>
        </w:rPr>
        <w:t>تذکر درباره‌ی ارقام پیشین.</w:t>
      </w:r>
      <w:r>
        <w:t xml:space="preserve"> در اسناد کاری این پروژه، پوشش شعبه‌ای مکرراً «حدود ۴۷ درصد» ذکر شده بود. این رقم بازمانده‌ی دوره‌ای است که مانده‌ی کل تسهیلات هنوز با تورم ناشی از ساختار چندضامنی محاسبه </w:t>
      </w:r>
      <w:r>
        <w:lastRenderedPageBreak/>
        <w:t xml:space="preserve">می‌شد (بخش ۱.۵.۱)؛ نسبت‌گیری بر مخرج متورم ۱۹۱.۳ هزار میلیارد تومان به رقم ۴۷ درصد می‌انجامید. رقم صحیح، که اکنون با اندازه‌گیری مستقیم تأیید شده است، </w:t>
      </w:r>
      <w:r>
        <w:rPr>
          <w:b/>
          <w:bCs/>
        </w:rPr>
        <w:t>۷۷.۶۰ درصد</w:t>
      </w:r>
      <w:r>
        <w:t xml:space="preserve"> است.</w:t>
      </w:r>
    </w:p>
    <w:p w14:paraId="5E7D3E9E" w14:textId="77777777" w:rsidR="00410D38" w:rsidRDefault="00000000" w:rsidP="00312B08">
      <w:pPr>
        <w:pStyle w:val="Heading3"/>
        <w:spacing w:before="280" w:after="160"/>
      </w:pPr>
      <w:bookmarkStart w:id="52" w:name="_Toc241515949"/>
      <w:r>
        <w:rPr>
          <w:b/>
          <w:bCs/>
        </w:rPr>
        <w:t>۱.۴.۳ پوشش ناقص جدول سود پرداختی سپرده</w:t>
      </w:r>
      <w:bookmarkEnd w:id="52"/>
    </w:p>
    <w:p w14:paraId="5E7D3E9F" w14:textId="77777777" w:rsidR="00410D38" w:rsidRDefault="00000000" w:rsidP="00312B08">
      <w:pPr>
        <w:spacing w:after="160" w:line="300" w:lineRule="auto"/>
      </w:pPr>
      <w:r>
        <w:t xml:space="preserve">جدول </w:t>
      </w:r>
      <w:r>
        <w:rPr>
          <w:rFonts w:ascii="Consolas" w:eastAsia="Consolas" w:hAnsi="Consolas" w:cs="Consolas"/>
          <w:sz w:val="18"/>
          <w:szCs w:val="18"/>
          <w:rtl w:val="0"/>
        </w:rPr>
        <w:t>DepositIDInterest</w:t>
      </w:r>
      <w:r>
        <w:t xml:space="preserve"> تنها </w:t>
      </w:r>
      <w:r>
        <w:rPr>
          <w:b/>
          <w:bCs/>
        </w:rPr>
        <w:t>۴۷۵,۲۳۰ حساب از ۱,۲۶۸,۲۶۶ حساب (۳۷.۵ درصد)</w:t>
      </w:r>
      <w:r>
        <w:t xml:space="preserve"> را در بر می‌گیرد. افزون بر این، جمع ماهانه‌ی آن با جدول مرجع خود بانک هم‌خوانی ندارد:</w:t>
      </w:r>
    </w:p>
    <w:p w14:paraId="5E7D3EA0" w14:textId="77777777" w:rsidR="00410D38" w:rsidRDefault="00000000" w:rsidP="00312B08">
      <w:pPr>
        <w:spacing w:after="160" w:line="300" w:lineRule="auto"/>
      </w:pPr>
      <w:r>
        <w:rPr>
          <w:b/>
          <w:bCs/>
        </w:rPr>
        <w:t>جدول ۱-۶: مقادیر متفاوت هزینه‌ی سود سپرده در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3EA4" w14:textId="77777777">
        <w:trPr>
          <w:tblHeader/>
        </w:trPr>
        <w:tc>
          <w:tcPr>
            <w:tcW w:w="3116" w:type="dxa"/>
            <w:shd w:val="clear" w:color="auto" w:fill="D9D9D9"/>
          </w:tcPr>
          <w:p w14:paraId="5E7D3EA1" w14:textId="77777777" w:rsidR="00410D38" w:rsidRDefault="00000000" w:rsidP="00312B08">
            <w:pPr>
              <w:spacing w:after="40"/>
            </w:pPr>
            <w:r>
              <w:t>مبنای محاسبه</w:t>
            </w:r>
          </w:p>
        </w:tc>
        <w:tc>
          <w:tcPr>
            <w:tcW w:w="3116" w:type="dxa"/>
            <w:shd w:val="clear" w:color="auto" w:fill="D9D9D9"/>
          </w:tcPr>
          <w:p w14:paraId="5E7D3EA2" w14:textId="77777777" w:rsidR="00410D38" w:rsidRDefault="00000000" w:rsidP="00312B08">
            <w:pPr>
              <w:spacing w:after="40"/>
            </w:pPr>
            <w:r>
              <w:t>مبلغ (هزار میلیارد تومان)</w:t>
            </w:r>
          </w:p>
        </w:tc>
        <w:tc>
          <w:tcPr>
            <w:tcW w:w="3116" w:type="dxa"/>
            <w:shd w:val="clear" w:color="auto" w:fill="D9D9D9"/>
          </w:tcPr>
          <w:p w14:paraId="5E7D3EA3" w14:textId="77777777" w:rsidR="00410D38" w:rsidRDefault="00000000" w:rsidP="00312B08">
            <w:pPr>
              <w:spacing w:after="40"/>
            </w:pPr>
            <w:r>
              <w:t>نسبت به مبنای حذف‌تکرار</w:t>
            </w:r>
          </w:p>
        </w:tc>
      </w:tr>
      <w:tr w:rsidR="00410D38" w14:paraId="5E7D3EA8" w14:textId="77777777">
        <w:tc>
          <w:tcPr>
            <w:tcW w:w="3116" w:type="dxa"/>
          </w:tcPr>
          <w:p w14:paraId="5E7D3EA5" w14:textId="77777777" w:rsidR="00410D38" w:rsidRDefault="00000000" w:rsidP="00312B08">
            <w:pPr>
              <w:spacing w:after="40"/>
            </w:pPr>
            <w:r>
              <w:rPr>
                <w:rFonts w:ascii="Consolas" w:eastAsia="Consolas" w:hAnsi="Consolas" w:cs="Consolas"/>
                <w:sz w:val="18"/>
                <w:szCs w:val="18"/>
                <w:rtl w:val="0"/>
              </w:rPr>
              <w:t>DepositIDInterest</w:t>
            </w:r>
            <w:r>
              <w:t xml:space="preserve"> خام (بدون حذف تکرار)</w:t>
            </w:r>
          </w:p>
        </w:tc>
        <w:tc>
          <w:tcPr>
            <w:tcW w:w="3116" w:type="dxa"/>
          </w:tcPr>
          <w:p w14:paraId="5E7D3EA6" w14:textId="77777777" w:rsidR="00410D38" w:rsidRDefault="00000000" w:rsidP="00312B08">
            <w:pPr>
              <w:spacing w:after="40"/>
            </w:pPr>
            <w:r>
              <w:t>۱.۵</w:t>
            </w:r>
          </w:p>
        </w:tc>
        <w:tc>
          <w:tcPr>
            <w:tcW w:w="3116" w:type="dxa"/>
          </w:tcPr>
          <w:p w14:paraId="5E7D3EA7" w14:textId="77777777" w:rsidR="00410D38" w:rsidRDefault="00000000" w:rsidP="00312B08">
            <w:pPr>
              <w:spacing w:after="40"/>
            </w:pPr>
            <w:r>
              <w:t>۲.۸۶ برابر</w:t>
            </w:r>
          </w:p>
        </w:tc>
      </w:tr>
      <w:tr w:rsidR="00410D38" w14:paraId="5E7D3EAC" w14:textId="77777777">
        <w:tc>
          <w:tcPr>
            <w:tcW w:w="3116" w:type="dxa"/>
          </w:tcPr>
          <w:p w14:paraId="5E7D3EA9" w14:textId="77777777" w:rsidR="00410D38" w:rsidRDefault="00000000" w:rsidP="00312B08">
            <w:pPr>
              <w:spacing w:after="40"/>
            </w:pPr>
            <w:r>
              <w:rPr>
                <w:rFonts w:ascii="Consolas" w:eastAsia="Consolas" w:hAnsi="Consolas" w:cs="Consolas"/>
                <w:sz w:val="18"/>
                <w:szCs w:val="18"/>
                <w:rtl w:val="0"/>
              </w:rPr>
              <w:t>DepositIDInterest</w:t>
            </w:r>
            <w:r>
              <w:t xml:space="preserve"> پس از حذف تکرار</w:t>
            </w:r>
          </w:p>
        </w:tc>
        <w:tc>
          <w:tcPr>
            <w:tcW w:w="3116" w:type="dxa"/>
          </w:tcPr>
          <w:p w14:paraId="5E7D3EAA" w14:textId="77777777" w:rsidR="00410D38" w:rsidRDefault="00000000" w:rsidP="00312B08">
            <w:pPr>
              <w:spacing w:after="40"/>
            </w:pPr>
            <w:r>
              <w:t>۰.۵</w:t>
            </w:r>
          </w:p>
        </w:tc>
        <w:tc>
          <w:tcPr>
            <w:tcW w:w="3116" w:type="dxa"/>
          </w:tcPr>
          <w:p w14:paraId="5E7D3EAB" w14:textId="77777777" w:rsidR="00410D38" w:rsidRDefault="00000000" w:rsidP="00312B08">
            <w:pPr>
              <w:spacing w:after="40"/>
            </w:pPr>
            <w:r>
              <w:t>مبنا</w:t>
            </w:r>
          </w:p>
        </w:tc>
      </w:tr>
      <w:tr w:rsidR="00410D38" w14:paraId="5E7D3EB0" w14:textId="77777777">
        <w:tc>
          <w:tcPr>
            <w:tcW w:w="3116" w:type="dxa"/>
          </w:tcPr>
          <w:p w14:paraId="5E7D3EAD" w14:textId="77777777" w:rsidR="00410D38" w:rsidRDefault="00000000" w:rsidP="00312B08">
            <w:pPr>
              <w:spacing w:after="40"/>
            </w:pPr>
            <w:r>
              <w:t>جدول مرجع بانک (</w:t>
            </w:r>
            <w:r>
              <w:rPr>
                <w:rFonts w:ascii="Consolas" w:eastAsia="Consolas" w:hAnsi="Consolas" w:cs="Consolas"/>
                <w:sz w:val="18"/>
                <w:szCs w:val="18"/>
                <w:rtl w:val="0"/>
              </w:rPr>
              <w:t>Interset_branch_sum</w:t>
            </w:r>
            <w:r>
              <w:t>)</w:t>
            </w:r>
          </w:p>
        </w:tc>
        <w:tc>
          <w:tcPr>
            <w:tcW w:w="3116" w:type="dxa"/>
          </w:tcPr>
          <w:p w14:paraId="5E7D3EAE" w14:textId="77777777" w:rsidR="00410D38" w:rsidRDefault="00000000" w:rsidP="00312B08">
            <w:pPr>
              <w:spacing w:after="40"/>
            </w:pPr>
            <w:r>
              <w:t>۱.۰</w:t>
            </w:r>
          </w:p>
        </w:tc>
        <w:tc>
          <w:tcPr>
            <w:tcW w:w="3116" w:type="dxa"/>
          </w:tcPr>
          <w:p w14:paraId="5E7D3EAF" w14:textId="77777777" w:rsidR="00410D38" w:rsidRDefault="00000000" w:rsidP="00312B08">
            <w:pPr>
              <w:spacing w:after="40"/>
            </w:pPr>
            <w:r>
              <w:t>۱.۸۶ برابر</w:t>
            </w:r>
          </w:p>
        </w:tc>
      </w:tr>
    </w:tbl>
    <w:p w14:paraId="5E7D3EB1" w14:textId="77777777" w:rsidR="00410D38" w:rsidRDefault="00410D38" w:rsidP="00312B08">
      <w:pPr>
        <w:spacing w:after="160"/>
      </w:pPr>
    </w:p>
    <w:p w14:paraId="5E7D3EB2" w14:textId="77777777" w:rsidR="00410D38" w:rsidRDefault="00000000" w:rsidP="00312B08">
      <w:pPr>
        <w:spacing w:after="160" w:line="300" w:lineRule="auto"/>
      </w:pPr>
      <w:commentRangeStart w:id="53"/>
      <w:r>
        <w:t xml:space="preserve">ریشه‌ی فنی این اختلاف شناسایی شد: جدول حاوی ردیف‌های کاملاً تکراری است. در یک نمونه‌ی بررسی‌شده، یک حساب واحد </w:t>
      </w:r>
      <w:r>
        <w:rPr>
          <w:b/>
          <w:bCs/>
        </w:rPr>
        <w:t>۶۳ بار</w:t>
      </w:r>
      <w:r>
        <w:t xml:space="preserve"> با مبلغ عیناً یکسان در یک ماه ثبت شده بود. در مجموع، از ۱۹.۵ میلیون رکورد، تنها ۱۵.۵۷ میلیون رکورد یکتا هستند؛ یعنی حدود ۲۰ درصد ردیف‌ها تکرار محض‌اند.</w:t>
      </w:r>
      <w:commentRangeEnd w:id="53"/>
      <w:r w:rsidR="00FF4EC8">
        <w:rPr>
          <w:rStyle w:val="CommentReference"/>
          <w:sz w:val="21"/>
          <w:szCs w:val="21"/>
        </w:rPr>
        <w:commentReference w:id="53"/>
      </w:r>
    </w:p>
    <w:p w14:paraId="5E7D3EB3" w14:textId="77777777" w:rsidR="00410D38" w:rsidRDefault="00000000" w:rsidP="00312B08">
      <w:pPr>
        <w:spacing w:after="160" w:line="300" w:lineRule="auto"/>
      </w:pPr>
      <w:r>
        <w:t xml:space="preserve">مشکل اساسی آن است که این جدول فاقد شناسه‌ی تراکنش است. در نبود چنین شناسه‌ای، تفکیک «تکرار ناشی از فرآیند استخراج» از «دو واریز سود مجزا با مبلغ تصادفاً یکسان» صرفاً از روی داده </w:t>
      </w:r>
      <w:r>
        <w:rPr>
          <w:b/>
          <w:bCs/>
        </w:rPr>
        <w:t>غیرممکن</w:t>
      </w:r>
      <w:r>
        <w:t xml:space="preserve"> است. حذف تکرار قطعاً به واقعیت نزدیک‌تر است، اما این‌که چه مقدار از آن ۲۰ درصد واقعاً تکرار بوده، قابل تعیین نیست.</w:t>
      </w:r>
    </w:p>
    <w:p w14:paraId="5E7D3EB4" w14:textId="77777777" w:rsidR="00410D38" w:rsidRDefault="00000000" w:rsidP="00312B08">
      <w:pPr>
        <w:spacing w:after="160" w:line="300" w:lineRule="auto"/>
      </w:pPr>
      <w:r>
        <w:rPr>
          <w:b/>
          <w:bCs/>
        </w:rPr>
        <w:t>مسئله‌ی بازدارنده:</w:t>
      </w:r>
      <w:r>
        <w:t xml:space="preserve"> هزینه‌ی تأمین مالی بانک یک رقم قطعی ندارد، بلکه یک بازه است. فصل ۷ به همین دلیل بر مبنای سه سناریو تدوین شده و هیچ رقم منفردی برای سودآوری ارائه نمی‌کند.</w:t>
      </w:r>
    </w:p>
    <w:p w14:paraId="5E7D3EB5" w14:textId="77777777" w:rsidR="00410D38" w:rsidRDefault="00410D38" w:rsidP="00312B08">
      <w:pPr>
        <w:pBdr>
          <w:bottom w:val="single" w:sz="6" w:space="0" w:color="999999"/>
        </w:pBdr>
        <w:spacing w:before="120" w:after="120"/>
      </w:pPr>
    </w:p>
    <w:p w14:paraId="5E7D3EB6" w14:textId="77777777" w:rsidR="00410D38" w:rsidRDefault="00000000" w:rsidP="00312B08">
      <w:pPr>
        <w:pStyle w:val="Heading2"/>
        <w:spacing w:before="280" w:after="160"/>
      </w:pPr>
      <w:bookmarkStart w:id="54" w:name="_Toc241515950"/>
      <w:r>
        <w:rPr>
          <w:b/>
          <w:bCs/>
          <w:sz w:val="28"/>
          <w:szCs w:val="28"/>
        </w:rPr>
        <w:t>۱.۵ کلیدهای طبیعی و قواعد حذف تکرار</w:t>
      </w:r>
      <w:bookmarkEnd w:id="54"/>
    </w:p>
    <w:p w14:paraId="5E7D3EB7" w14:textId="77777777" w:rsidR="00410D38" w:rsidRDefault="00000000" w:rsidP="00312B08">
      <w:pPr>
        <w:spacing w:after="160" w:line="300" w:lineRule="auto"/>
      </w:pPr>
      <w:r>
        <w:t xml:space="preserve">بخش عمده‌ی خطاهای بالقوه در این پایگاه‌داده از یک منشأ واحد سرچشمه می‌گیرد: </w:t>
      </w:r>
      <w:r>
        <w:rPr>
          <w:b/>
          <w:bCs/>
        </w:rPr>
        <w:t>کلید طبیعی چند جدول کلیدی، آن چیزی نیست که از نام و ساختار ظاهری‌شان برمی‌آید.</w:t>
      </w:r>
      <w:r>
        <w:t xml:space="preserve"> جمع‌بستن مستقیم روی جدول خام در چند مورد ارقام را به‌شدت متورم می‌کند.</w:t>
      </w:r>
    </w:p>
    <w:p w14:paraId="5E7D3EB8" w14:textId="77777777" w:rsidR="00410D38" w:rsidRDefault="00000000" w:rsidP="00312B08">
      <w:pPr>
        <w:pStyle w:val="Heading3"/>
        <w:spacing w:before="280" w:after="160"/>
      </w:pPr>
      <w:bookmarkStart w:id="55" w:name="_Toc241515951"/>
      <w:r>
        <w:rPr>
          <w:b/>
          <w:bCs/>
        </w:rPr>
        <w:t xml:space="preserve">۱.۵.۱ جدول </w:t>
      </w:r>
      <w:r>
        <w:rPr>
          <w:rFonts w:ascii="Consolas" w:eastAsia="Consolas" w:hAnsi="Consolas" w:cs="Consolas"/>
          <w:b/>
          <w:bCs/>
          <w:rtl w:val="0"/>
        </w:rPr>
        <w:t>Loan_Remain</w:t>
      </w:r>
      <w:r>
        <w:rPr>
          <w:b/>
          <w:bCs/>
        </w:rPr>
        <w:t xml:space="preserve"> — مهم‌ترین مورد</w:t>
      </w:r>
      <w:bookmarkEnd w:id="55"/>
    </w:p>
    <w:p w14:paraId="5E7D3EB9" w14:textId="77777777" w:rsidR="00410D38" w:rsidRDefault="00000000" w:rsidP="00312B08">
      <w:pPr>
        <w:spacing w:after="160" w:line="300" w:lineRule="auto"/>
      </w:pPr>
      <w:r>
        <w:t xml:space="preserve">کلید طبیعی واقعی این جدول </w:t>
      </w:r>
      <w:r>
        <w:rPr>
          <w:b/>
          <w:bCs/>
        </w:rPr>
        <w:t>(شناسه‌ی قرارداد، شناسه‌ی مشتری، تاریخ تراکنش)</w:t>
      </w:r>
      <w:r>
        <w:t xml:space="preserve"> است، نه (شناسه‌ی قرارداد، تاریخ تراکنش). هنگامی که یک قرارداد چند طرف — ضامن یا شریک — دارد، یک ردیف کامل به‌ازای هر طرف تکرار می‌شود و </w:t>
      </w:r>
      <w:r>
        <w:rPr>
          <w:b/>
          <w:bCs/>
        </w:rPr>
        <w:t>مانده در تمام این ردیف‌ها عیناً یکسان است</w:t>
      </w:r>
      <w:r>
        <w:t>.</w:t>
      </w:r>
    </w:p>
    <w:p w14:paraId="5E7D3EBA" w14:textId="77777777" w:rsidR="00410D38" w:rsidRDefault="00000000" w:rsidP="00312B08">
      <w:pPr>
        <w:spacing w:after="160" w:line="300" w:lineRule="auto"/>
      </w:pPr>
      <w:r>
        <w:t>نمونه‌ی تأییدی: قراردادی با سیزده ضامن، مانده‌ی ۵.۲ میلیارد تومانی خود را در هر سیزده ردیف تکرار کرده بود.</w:t>
      </w:r>
    </w:p>
    <w:p w14:paraId="5E7D3EBB" w14:textId="77777777" w:rsidR="00410D38" w:rsidRDefault="00000000" w:rsidP="00312B08">
      <w:pPr>
        <w:spacing w:after="160" w:line="300" w:lineRule="auto"/>
      </w:pPr>
      <w:r>
        <w:rPr>
          <w:b/>
          <w:bCs/>
        </w:rPr>
        <w:t>جدول ۱-۷: اثر حذف تکرار بر مانده‌ی کل تسهیلات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3EBF" w14:textId="77777777">
        <w:trPr>
          <w:tblHeader/>
        </w:trPr>
        <w:tc>
          <w:tcPr>
            <w:tcW w:w="3116" w:type="dxa"/>
            <w:shd w:val="clear" w:color="auto" w:fill="D9D9D9"/>
          </w:tcPr>
          <w:p w14:paraId="5E7D3EBC" w14:textId="77777777" w:rsidR="00410D38" w:rsidRDefault="00000000" w:rsidP="00312B08">
            <w:pPr>
              <w:spacing w:after="40"/>
            </w:pPr>
            <w:r>
              <w:t>روش محاسبه</w:t>
            </w:r>
          </w:p>
        </w:tc>
        <w:tc>
          <w:tcPr>
            <w:tcW w:w="3116" w:type="dxa"/>
            <w:shd w:val="clear" w:color="auto" w:fill="D9D9D9"/>
          </w:tcPr>
          <w:p w14:paraId="5E7D3EBD" w14:textId="77777777" w:rsidR="00410D38" w:rsidRDefault="00000000" w:rsidP="00312B08">
            <w:pPr>
              <w:spacing w:after="40"/>
            </w:pPr>
            <w:r>
              <w:t>مانده (هزار میلیارد تومان)</w:t>
            </w:r>
          </w:p>
        </w:tc>
        <w:tc>
          <w:tcPr>
            <w:tcW w:w="3116" w:type="dxa"/>
            <w:shd w:val="clear" w:color="auto" w:fill="D9D9D9"/>
          </w:tcPr>
          <w:p w14:paraId="5E7D3EBE" w14:textId="77777777" w:rsidR="00410D38" w:rsidRDefault="00000000" w:rsidP="00312B08">
            <w:pPr>
              <w:spacing w:after="40"/>
            </w:pPr>
            <w:r>
              <w:t>وضعیت</w:t>
            </w:r>
          </w:p>
        </w:tc>
      </w:tr>
      <w:tr w:rsidR="00410D38" w14:paraId="5E7D3EC3" w14:textId="77777777">
        <w:tc>
          <w:tcPr>
            <w:tcW w:w="3116" w:type="dxa"/>
          </w:tcPr>
          <w:p w14:paraId="5E7D3EC0" w14:textId="77777777" w:rsidR="00410D38" w:rsidRDefault="00000000" w:rsidP="00312B08">
            <w:pPr>
              <w:spacing w:after="40"/>
            </w:pPr>
            <w:r>
              <w:t>جمع مستقیم روی جدول خام</w:t>
            </w:r>
          </w:p>
        </w:tc>
        <w:tc>
          <w:tcPr>
            <w:tcW w:w="3116" w:type="dxa"/>
          </w:tcPr>
          <w:p w14:paraId="5E7D3EC1" w14:textId="77777777" w:rsidR="00410D38" w:rsidRDefault="00000000" w:rsidP="00312B08">
            <w:pPr>
              <w:spacing w:after="40"/>
            </w:pPr>
            <w:r>
              <w:t>۱۹۶.۱</w:t>
            </w:r>
          </w:p>
        </w:tc>
        <w:tc>
          <w:tcPr>
            <w:tcW w:w="3116" w:type="dxa"/>
          </w:tcPr>
          <w:p w14:paraId="5E7D3EC2" w14:textId="77777777" w:rsidR="00410D38" w:rsidRDefault="00000000" w:rsidP="00312B08">
            <w:pPr>
              <w:spacing w:after="40"/>
            </w:pPr>
            <w:r>
              <w:t>نادرست — تورم ۵۳ درصدی</w:t>
            </w:r>
          </w:p>
        </w:tc>
      </w:tr>
      <w:tr w:rsidR="00410D38" w14:paraId="5E7D3EC7" w14:textId="77777777">
        <w:tc>
          <w:tcPr>
            <w:tcW w:w="3116" w:type="dxa"/>
          </w:tcPr>
          <w:p w14:paraId="5E7D3EC4" w14:textId="77777777" w:rsidR="00410D38" w:rsidRDefault="00000000" w:rsidP="00312B08">
            <w:pPr>
              <w:spacing w:after="40"/>
            </w:pPr>
            <w:r>
              <w:t>پس از حذف تکرار به سطح (قرارداد، ماه)</w:t>
            </w:r>
          </w:p>
        </w:tc>
        <w:tc>
          <w:tcPr>
            <w:tcW w:w="3116" w:type="dxa"/>
          </w:tcPr>
          <w:p w14:paraId="5E7D3EC5" w14:textId="77777777" w:rsidR="00410D38" w:rsidRDefault="00000000" w:rsidP="00312B08">
            <w:pPr>
              <w:spacing w:after="40"/>
            </w:pPr>
            <w:r>
              <w:rPr>
                <w:b/>
                <w:bCs/>
              </w:rPr>
              <w:t>۱۲۸.۲</w:t>
            </w:r>
          </w:p>
        </w:tc>
        <w:tc>
          <w:tcPr>
            <w:tcW w:w="3116" w:type="dxa"/>
          </w:tcPr>
          <w:p w14:paraId="5E7D3EC6" w14:textId="77777777" w:rsidR="00410D38" w:rsidRDefault="00000000" w:rsidP="00312B08">
            <w:pPr>
              <w:spacing w:after="40"/>
            </w:pPr>
            <w:r>
              <w:t>صحیح</w:t>
            </w:r>
          </w:p>
        </w:tc>
      </w:tr>
    </w:tbl>
    <w:p w14:paraId="5E7D3EC8" w14:textId="77777777" w:rsidR="00410D38" w:rsidRDefault="00410D38" w:rsidP="00312B08">
      <w:pPr>
        <w:spacing w:after="160"/>
      </w:pPr>
    </w:p>
    <w:p w14:paraId="5E7D3EC9" w14:textId="77777777" w:rsidR="00410D38" w:rsidRDefault="00000000" w:rsidP="00312B08">
      <w:pPr>
        <w:spacing w:after="160" w:line="300" w:lineRule="auto"/>
      </w:pPr>
      <w:r>
        <w:lastRenderedPageBreak/>
        <w:t>حدود ۲۸ درصد رکوردهای غیرصفر جدول — یعنی تمام وام‌های چندضامنی — در روش نخست چندبار شمرده می‌شدند. با توجه به آن‌که این جدول مبنای مانده‌ی تسهیلات، طبقه‌بندی مطالبات، نسبت تسهیلات به سپرده، و تحلیل‌های ریسک است، این خطا در صورت عدم کشف، عملاً تمام ارقام اعتباری گزارش را بی‌اعتبار می‌کرد.</w:t>
      </w:r>
    </w:p>
    <w:p w14:paraId="5E7D3ECA" w14:textId="77777777" w:rsidR="00410D38" w:rsidRDefault="00000000" w:rsidP="00312B08">
      <w:pPr>
        <w:spacing w:after="160" w:line="300" w:lineRule="auto"/>
      </w:pPr>
      <w:r>
        <w:rPr>
          <w:b/>
          <w:bCs/>
        </w:rPr>
        <w:t>قاعده‌ی الزامی:</w:t>
      </w:r>
      <w:r>
        <w:t xml:space="preserve"> پیش از هر جمع‌بستن روی این جدول، داده باید به سطح (شناسه‌ی قرارداد، ماه) حذف تکرار شود. در این پروژه دو الگوی معادل به کار رفته است: گروه‌بندی بر شناسه‌ی قرارداد همراه با تابع بیشینه در اسکریپت‌های تحلیلی، و تابع شماره‌گذاری ردیف در لایه‌ی View.</w:t>
      </w:r>
    </w:p>
    <w:p w14:paraId="5E7D3ECB" w14:textId="77777777" w:rsidR="00410D38" w:rsidRDefault="00000000" w:rsidP="00312B08">
      <w:pPr>
        <w:spacing w:after="160" w:line="300" w:lineRule="auto"/>
      </w:pPr>
      <w:r>
        <w:rPr>
          <w:b/>
          <w:bCs/>
        </w:rPr>
        <w:t>پیامد دوم و کم‌تر آشکار:</w:t>
      </w:r>
      <w:r>
        <w:t xml:space="preserve"> ستون شناسه‌ی مشتری در این جدول </w:t>
      </w:r>
      <w:r>
        <w:rPr>
          <w:b/>
          <w:bCs/>
        </w:rPr>
        <w:t>تمام طرفین قرارداد</w:t>
      </w:r>
      <w:r>
        <w:t xml:space="preserve"> را فهرست می‌کند، نه صرفاً وام‌گیرنده را. این نکته مستقیماً بر تعریف جمعیت تسهیلات‌گیرنده اثر می‌گذارد و در فصل ۲ دنبال شده است.</w:t>
      </w:r>
    </w:p>
    <w:p w14:paraId="5E7D3ECC" w14:textId="77777777" w:rsidR="00410D38" w:rsidRDefault="00000000" w:rsidP="00312B08">
      <w:pPr>
        <w:pStyle w:val="Heading3"/>
        <w:spacing w:before="280" w:after="160"/>
      </w:pPr>
      <w:bookmarkStart w:id="56" w:name="_Toc241515952"/>
      <w:r>
        <w:rPr>
          <w:b/>
          <w:bCs/>
        </w:rPr>
        <w:t>۱.۵.۲ سایر جداول دارای تکرار</w:t>
      </w:r>
      <w:bookmarkEnd w:id="56"/>
    </w:p>
    <w:p w14:paraId="5E7D3ECD" w14:textId="77777777" w:rsidR="00410D38" w:rsidRDefault="00000000" w:rsidP="00312B08">
      <w:pPr>
        <w:spacing w:after="160" w:line="300" w:lineRule="auto"/>
      </w:pPr>
      <w:r>
        <w:rPr>
          <w:b/>
          <w:bCs/>
        </w:rPr>
        <w:t>جدول ۱-۸: وضعیت تکرار در جداول منبع</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2275"/>
        <w:gridCol w:w="2301"/>
        <w:gridCol w:w="2279"/>
      </w:tblGrid>
      <w:tr w:rsidR="00410D38" w14:paraId="5E7D3ED2" w14:textId="77777777">
        <w:trPr>
          <w:tblHeader/>
        </w:trPr>
        <w:tc>
          <w:tcPr>
            <w:tcW w:w="2337" w:type="dxa"/>
            <w:shd w:val="clear" w:color="auto" w:fill="D9D9D9"/>
          </w:tcPr>
          <w:p w14:paraId="5E7D3ECE" w14:textId="77777777" w:rsidR="00410D38" w:rsidRDefault="00000000" w:rsidP="00312B08">
            <w:pPr>
              <w:spacing w:after="40"/>
            </w:pPr>
            <w:r>
              <w:t>جدول</w:t>
            </w:r>
          </w:p>
        </w:tc>
        <w:tc>
          <w:tcPr>
            <w:tcW w:w="2337" w:type="dxa"/>
            <w:shd w:val="clear" w:color="auto" w:fill="D9D9D9"/>
          </w:tcPr>
          <w:p w14:paraId="5E7D3ECF" w14:textId="77777777" w:rsidR="00410D38" w:rsidRDefault="00000000" w:rsidP="00312B08">
            <w:pPr>
              <w:spacing w:after="40"/>
            </w:pPr>
            <w:r>
              <w:t>حجم تکرار</w:t>
            </w:r>
          </w:p>
        </w:tc>
        <w:tc>
          <w:tcPr>
            <w:tcW w:w="2337" w:type="dxa"/>
            <w:shd w:val="clear" w:color="auto" w:fill="D9D9D9"/>
          </w:tcPr>
          <w:p w14:paraId="5E7D3ED0" w14:textId="77777777" w:rsidR="00410D38" w:rsidRDefault="00000000" w:rsidP="00312B08">
            <w:pPr>
              <w:spacing w:after="40"/>
            </w:pPr>
            <w:r>
              <w:t>وضعیت ریشه‌یابی</w:t>
            </w:r>
          </w:p>
        </w:tc>
        <w:tc>
          <w:tcPr>
            <w:tcW w:w="2337" w:type="dxa"/>
            <w:shd w:val="clear" w:color="auto" w:fill="D9D9D9"/>
          </w:tcPr>
          <w:p w14:paraId="5E7D3ED1" w14:textId="77777777" w:rsidR="00410D38" w:rsidRDefault="00000000" w:rsidP="00312B08">
            <w:pPr>
              <w:spacing w:after="40"/>
            </w:pPr>
            <w:r>
              <w:t>اقدام و نتیجه</w:t>
            </w:r>
          </w:p>
        </w:tc>
      </w:tr>
      <w:tr w:rsidR="00410D38" w14:paraId="5E7D3ED7" w14:textId="77777777">
        <w:tc>
          <w:tcPr>
            <w:tcW w:w="2337" w:type="dxa"/>
          </w:tcPr>
          <w:p w14:paraId="5E7D3ED3" w14:textId="77777777" w:rsidR="00410D38" w:rsidRDefault="00000000" w:rsidP="00312B08">
            <w:pPr>
              <w:spacing w:after="40"/>
            </w:pPr>
            <w:r>
              <w:rPr>
                <w:rFonts w:ascii="Consolas" w:eastAsia="Consolas" w:hAnsi="Consolas" w:cs="Consolas"/>
                <w:sz w:val="18"/>
                <w:szCs w:val="18"/>
                <w:rtl w:val="0"/>
              </w:rPr>
              <w:t>Customer_Profile</w:t>
            </w:r>
          </w:p>
        </w:tc>
        <w:tc>
          <w:tcPr>
            <w:tcW w:w="2337" w:type="dxa"/>
          </w:tcPr>
          <w:p w14:paraId="5E7D3ED4" w14:textId="77777777" w:rsidR="00410D38" w:rsidRDefault="00000000" w:rsidP="00312B08">
            <w:pPr>
              <w:spacing w:after="40"/>
            </w:pPr>
            <w:r>
              <w:t>۱۱,۵۲۲ گروه</w:t>
            </w:r>
          </w:p>
        </w:tc>
        <w:tc>
          <w:tcPr>
            <w:tcW w:w="2337" w:type="dxa"/>
          </w:tcPr>
          <w:p w14:paraId="5E7D3ED5" w14:textId="77777777" w:rsidR="00410D38" w:rsidRDefault="00000000" w:rsidP="00312B08">
            <w:pPr>
              <w:spacing w:after="40"/>
            </w:pPr>
            <w:r>
              <w:t>کامل</w:t>
            </w:r>
          </w:p>
        </w:tc>
        <w:tc>
          <w:tcPr>
            <w:tcW w:w="2337" w:type="dxa"/>
          </w:tcPr>
          <w:p w14:paraId="5E7D3ED6" w14:textId="77777777" w:rsidR="00410D38" w:rsidRDefault="00000000" w:rsidP="00312B08">
            <w:pPr>
              <w:spacing w:after="40"/>
            </w:pPr>
            <w:r>
              <w:t>۱۰۰٪ عیناً یکسان — تکرار محض استخراج؛ حذف بی‌خطر</w:t>
            </w:r>
          </w:p>
        </w:tc>
      </w:tr>
      <w:tr w:rsidR="00410D38" w14:paraId="5E7D3EDC" w14:textId="77777777">
        <w:tc>
          <w:tcPr>
            <w:tcW w:w="2337" w:type="dxa"/>
          </w:tcPr>
          <w:p w14:paraId="5E7D3ED8" w14:textId="77777777" w:rsidR="00410D38" w:rsidRDefault="00000000" w:rsidP="00312B08">
            <w:pPr>
              <w:spacing w:after="40"/>
            </w:pPr>
            <w:r>
              <w:rPr>
                <w:rFonts w:ascii="Consolas" w:eastAsia="Consolas" w:hAnsi="Consolas" w:cs="Consolas"/>
                <w:sz w:val="18"/>
                <w:szCs w:val="18"/>
                <w:rtl w:val="0"/>
              </w:rPr>
              <w:t>Loan_Contract_Info</w:t>
            </w:r>
          </w:p>
        </w:tc>
        <w:tc>
          <w:tcPr>
            <w:tcW w:w="2337" w:type="dxa"/>
          </w:tcPr>
          <w:p w14:paraId="5E7D3ED9" w14:textId="77777777" w:rsidR="00410D38" w:rsidRDefault="00000000" w:rsidP="00312B08">
            <w:pPr>
              <w:spacing w:after="40"/>
            </w:pPr>
            <w:r>
              <w:t>۷۸,۰۶۸ گروه</w:t>
            </w:r>
          </w:p>
        </w:tc>
        <w:tc>
          <w:tcPr>
            <w:tcW w:w="2337" w:type="dxa"/>
          </w:tcPr>
          <w:p w14:paraId="5E7D3EDA" w14:textId="77777777" w:rsidR="00410D38" w:rsidRDefault="00000000" w:rsidP="00312B08">
            <w:pPr>
              <w:spacing w:after="40"/>
            </w:pPr>
            <w:r>
              <w:t>کامل</w:t>
            </w:r>
          </w:p>
        </w:tc>
        <w:tc>
          <w:tcPr>
            <w:tcW w:w="2337" w:type="dxa"/>
          </w:tcPr>
          <w:p w14:paraId="5E7D3EDB" w14:textId="77777777" w:rsidR="00410D38" w:rsidRDefault="00000000" w:rsidP="00312B08">
            <w:pPr>
              <w:spacing w:after="40"/>
            </w:pPr>
            <w:r>
              <w:t>مقادیر هدف در تکرارها یکسان؛ در لایه‌ی View رفع شد</w:t>
            </w:r>
          </w:p>
        </w:tc>
      </w:tr>
      <w:tr w:rsidR="00410D38" w14:paraId="5E7D3EE1" w14:textId="77777777">
        <w:tc>
          <w:tcPr>
            <w:tcW w:w="2337" w:type="dxa"/>
          </w:tcPr>
          <w:p w14:paraId="5E7D3EDD" w14:textId="77777777" w:rsidR="00410D38" w:rsidRDefault="00000000" w:rsidP="00312B08">
            <w:pPr>
              <w:spacing w:after="40"/>
            </w:pPr>
            <w:r>
              <w:rPr>
                <w:rFonts w:ascii="Consolas" w:eastAsia="Consolas" w:hAnsi="Consolas" w:cs="Consolas"/>
                <w:sz w:val="18"/>
                <w:szCs w:val="18"/>
                <w:rtl w:val="0"/>
              </w:rPr>
              <w:t>LoanFileID_Brnach</w:t>
            </w:r>
          </w:p>
        </w:tc>
        <w:tc>
          <w:tcPr>
            <w:tcW w:w="2337" w:type="dxa"/>
          </w:tcPr>
          <w:p w14:paraId="5E7D3EDE" w14:textId="77777777" w:rsidR="00410D38" w:rsidRDefault="00000000" w:rsidP="00312B08">
            <w:pPr>
              <w:spacing w:after="40"/>
            </w:pPr>
            <w:r>
              <w:t>۹۶,۴۶۲ ردیف مازاد</w:t>
            </w:r>
          </w:p>
        </w:tc>
        <w:tc>
          <w:tcPr>
            <w:tcW w:w="2337" w:type="dxa"/>
          </w:tcPr>
          <w:p w14:paraId="5E7D3EDF" w14:textId="77777777" w:rsidR="00410D38" w:rsidRDefault="00000000" w:rsidP="00312B08">
            <w:pPr>
              <w:spacing w:after="40"/>
            </w:pPr>
            <w:r>
              <w:t>کامل</w:t>
            </w:r>
          </w:p>
        </w:tc>
        <w:tc>
          <w:tcPr>
            <w:tcW w:w="2337" w:type="dxa"/>
          </w:tcPr>
          <w:p w14:paraId="5E7D3EE0" w14:textId="77777777" w:rsidR="00410D38" w:rsidRDefault="00000000" w:rsidP="00312B08">
            <w:pPr>
              <w:spacing w:after="40"/>
            </w:pPr>
            <w:r>
              <w:t>پوشش ۱۰۰٪؛ صرفاً نیازمند حذف تکرار ساده</w:t>
            </w:r>
          </w:p>
        </w:tc>
      </w:tr>
      <w:tr w:rsidR="00410D38" w14:paraId="5E7D3EE6" w14:textId="77777777">
        <w:tc>
          <w:tcPr>
            <w:tcW w:w="2337" w:type="dxa"/>
          </w:tcPr>
          <w:p w14:paraId="5E7D3EE2" w14:textId="77777777" w:rsidR="00410D38" w:rsidRDefault="00000000" w:rsidP="00312B08">
            <w:pPr>
              <w:spacing w:after="40"/>
            </w:pPr>
            <w:r>
              <w:rPr>
                <w:rFonts w:ascii="Consolas" w:eastAsia="Consolas" w:hAnsi="Consolas" w:cs="Consolas"/>
                <w:sz w:val="18"/>
                <w:szCs w:val="18"/>
                <w:rtl w:val="0"/>
              </w:rPr>
              <w:t>Deposit_Customer</w:t>
            </w:r>
          </w:p>
        </w:tc>
        <w:tc>
          <w:tcPr>
            <w:tcW w:w="2337" w:type="dxa"/>
          </w:tcPr>
          <w:p w14:paraId="5E7D3EE3" w14:textId="77777777" w:rsidR="00410D38" w:rsidRDefault="00000000" w:rsidP="00312B08">
            <w:pPr>
              <w:spacing w:after="40"/>
            </w:pPr>
            <w:r>
              <w:t>۱۵,۲۸۶ گروه / ۱۹,۲۸۹ ردیف مازاد</w:t>
            </w:r>
          </w:p>
        </w:tc>
        <w:tc>
          <w:tcPr>
            <w:tcW w:w="2337" w:type="dxa"/>
          </w:tcPr>
          <w:p w14:paraId="5E7D3EE4" w14:textId="77777777" w:rsidR="00410D38" w:rsidRDefault="00000000" w:rsidP="00312B08">
            <w:pPr>
              <w:spacing w:after="40"/>
            </w:pPr>
            <w:r>
              <w:t>کامل</w:t>
            </w:r>
          </w:p>
        </w:tc>
        <w:tc>
          <w:tcPr>
            <w:tcW w:w="2337" w:type="dxa"/>
          </w:tcPr>
          <w:p w14:paraId="5E7D3EE5" w14:textId="77777777" w:rsidR="00410D38" w:rsidRDefault="00000000" w:rsidP="00312B08">
            <w:pPr>
              <w:spacing w:after="40"/>
            </w:pPr>
            <w:r>
              <w:t>هر دو رقم صحیح‌اند (یکی تعداد گروه، دیگری ردیف مازاد)</w:t>
            </w:r>
          </w:p>
        </w:tc>
      </w:tr>
      <w:tr w:rsidR="00410D38" w14:paraId="5E7D3EEB" w14:textId="77777777">
        <w:tc>
          <w:tcPr>
            <w:tcW w:w="2337" w:type="dxa"/>
          </w:tcPr>
          <w:p w14:paraId="5E7D3EE7" w14:textId="77777777" w:rsidR="00410D38" w:rsidRDefault="00000000" w:rsidP="00312B08">
            <w:pPr>
              <w:spacing w:after="40"/>
            </w:pPr>
            <w:r>
              <w:rPr>
                <w:rFonts w:ascii="Consolas" w:eastAsia="Consolas" w:hAnsi="Consolas" w:cs="Consolas"/>
                <w:sz w:val="18"/>
                <w:szCs w:val="18"/>
                <w:rtl w:val="0"/>
              </w:rPr>
              <w:t>DepositIDInterest</w:t>
            </w:r>
          </w:p>
        </w:tc>
        <w:tc>
          <w:tcPr>
            <w:tcW w:w="2337" w:type="dxa"/>
          </w:tcPr>
          <w:p w14:paraId="5E7D3EE8" w14:textId="77777777" w:rsidR="00410D38" w:rsidRDefault="00000000" w:rsidP="00312B08">
            <w:pPr>
              <w:spacing w:after="40"/>
            </w:pPr>
            <w:r>
              <w:t>حدود ۴ میلیون ردیف (۲۰٪)</w:t>
            </w:r>
          </w:p>
        </w:tc>
        <w:tc>
          <w:tcPr>
            <w:tcW w:w="2337" w:type="dxa"/>
          </w:tcPr>
          <w:p w14:paraId="5E7D3EE9" w14:textId="77777777" w:rsidR="00410D38" w:rsidRDefault="00000000" w:rsidP="00312B08">
            <w:pPr>
              <w:spacing w:after="40"/>
            </w:pPr>
            <w:r>
              <w:t>الگو شناسایی، علت نامعلوم</w:t>
            </w:r>
          </w:p>
        </w:tc>
        <w:tc>
          <w:tcPr>
            <w:tcW w:w="2337" w:type="dxa"/>
          </w:tcPr>
          <w:p w14:paraId="5E7D3EEA" w14:textId="77777777" w:rsidR="00410D38" w:rsidRDefault="00000000" w:rsidP="00312B08">
            <w:pPr>
              <w:spacing w:after="40"/>
            </w:pPr>
            <w:r>
              <w:t>حذف تکرار اعمال شد؛ ابهام باقی است (بخش ۱.۴.۳)</w:t>
            </w:r>
          </w:p>
        </w:tc>
      </w:tr>
      <w:tr w:rsidR="00410D38" w14:paraId="5E7D3EF0" w14:textId="77777777">
        <w:tc>
          <w:tcPr>
            <w:tcW w:w="2337" w:type="dxa"/>
          </w:tcPr>
          <w:p w14:paraId="5E7D3EEC" w14:textId="77777777" w:rsidR="00410D38" w:rsidRDefault="00000000" w:rsidP="00312B08">
            <w:pPr>
              <w:spacing w:after="40"/>
            </w:pPr>
            <w:r>
              <w:rPr>
                <w:rFonts w:ascii="Consolas" w:eastAsia="Consolas" w:hAnsi="Consolas" w:cs="Consolas"/>
                <w:sz w:val="18"/>
                <w:szCs w:val="18"/>
                <w:rtl w:val="0"/>
              </w:rPr>
              <w:t>Deposit_Monthly_Activity</w:t>
            </w:r>
          </w:p>
        </w:tc>
        <w:tc>
          <w:tcPr>
            <w:tcW w:w="2337" w:type="dxa"/>
          </w:tcPr>
          <w:p w14:paraId="5E7D3EED" w14:textId="77777777" w:rsidR="00410D38" w:rsidRDefault="00000000" w:rsidP="00312B08">
            <w:pPr>
              <w:spacing w:after="40"/>
            </w:pPr>
            <w:r>
              <w:t>۰.۴۱٪ گروه‌ها</w:t>
            </w:r>
          </w:p>
        </w:tc>
        <w:tc>
          <w:tcPr>
            <w:tcW w:w="2337" w:type="dxa"/>
          </w:tcPr>
          <w:p w14:paraId="5E7D3EEE" w14:textId="77777777" w:rsidR="00410D38" w:rsidRDefault="00000000" w:rsidP="00312B08">
            <w:pPr>
              <w:spacing w:after="40"/>
            </w:pPr>
            <w:r>
              <w:t>کامل</w:t>
            </w:r>
          </w:p>
        </w:tc>
        <w:tc>
          <w:tcPr>
            <w:tcW w:w="2337" w:type="dxa"/>
          </w:tcPr>
          <w:p w14:paraId="5E7D3EEF" w14:textId="77777777" w:rsidR="00410D38" w:rsidRDefault="00000000" w:rsidP="00312B08">
            <w:pPr>
              <w:spacing w:after="40"/>
            </w:pPr>
            <w:r>
              <w:t>۹۹.۵۹٪ گروه‌ها تک‌رکوردی؛ قابل چشم‌پوشی</w:t>
            </w:r>
          </w:p>
        </w:tc>
      </w:tr>
      <w:tr w:rsidR="00410D38" w14:paraId="5E7D3EF5" w14:textId="77777777">
        <w:tc>
          <w:tcPr>
            <w:tcW w:w="2337" w:type="dxa"/>
          </w:tcPr>
          <w:p w14:paraId="5E7D3EF1" w14:textId="77777777" w:rsidR="00410D38" w:rsidRDefault="00000000" w:rsidP="00312B08">
            <w:pPr>
              <w:spacing w:after="40"/>
            </w:pPr>
            <w:r>
              <w:rPr>
                <w:rFonts w:ascii="Consolas" w:eastAsia="Consolas" w:hAnsi="Consolas" w:cs="Consolas"/>
                <w:sz w:val="18"/>
                <w:szCs w:val="18"/>
                <w:rtl w:val="0"/>
              </w:rPr>
              <w:t>Customer_Monthly_Activity</w:t>
            </w:r>
          </w:p>
        </w:tc>
        <w:tc>
          <w:tcPr>
            <w:tcW w:w="2337" w:type="dxa"/>
          </w:tcPr>
          <w:p w14:paraId="5E7D3EF2" w14:textId="77777777" w:rsidR="00410D38" w:rsidRDefault="00000000" w:rsidP="00312B08">
            <w:pPr>
              <w:spacing w:after="40"/>
            </w:pPr>
            <w:r>
              <w:t>۱,۰۸۴,۱۹۲ گروه</w:t>
            </w:r>
          </w:p>
        </w:tc>
        <w:tc>
          <w:tcPr>
            <w:tcW w:w="2337" w:type="dxa"/>
          </w:tcPr>
          <w:p w14:paraId="5E7D3EF3" w14:textId="77777777" w:rsidR="00410D38" w:rsidRDefault="00000000" w:rsidP="00312B08">
            <w:pPr>
              <w:spacing w:after="40"/>
            </w:pPr>
            <w:r>
              <w:rPr>
                <w:b/>
                <w:bCs/>
              </w:rPr>
              <w:t>ریشه‌یابی‌نشده</w:t>
            </w:r>
          </w:p>
        </w:tc>
        <w:tc>
          <w:tcPr>
            <w:tcW w:w="2337" w:type="dxa"/>
          </w:tcPr>
          <w:p w14:paraId="5E7D3EF4" w14:textId="77777777" w:rsidR="00410D38" w:rsidRDefault="00000000" w:rsidP="00312B08">
            <w:pPr>
              <w:spacing w:after="40"/>
            </w:pPr>
            <w:r>
              <w:t>الگوی استخراج سیستمی؛ اثر بر درآمد کارمزد در بخش ۱.۷.۴</w:t>
            </w:r>
          </w:p>
        </w:tc>
      </w:tr>
      <w:tr w:rsidR="00410D38" w14:paraId="5E7D3EFA" w14:textId="77777777">
        <w:tc>
          <w:tcPr>
            <w:tcW w:w="2337" w:type="dxa"/>
          </w:tcPr>
          <w:p w14:paraId="5E7D3EF6" w14:textId="77777777" w:rsidR="00410D38" w:rsidRDefault="00000000" w:rsidP="00312B08">
            <w:pPr>
              <w:spacing w:after="40"/>
            </w:pPr>
            <w:r>
              <w:rPr>
                <w:rFonts w:ascii="Consolas" w:eastAsia="Consolas" w:hAnsi="Consolas" w:cs="Consolas"/>
                <w:sz w:val="18"/>
                <w:szCs w:val="18"/>
                <w:rtl w:val="0"/>
              </w:rPr>
              <w:t>Base_Branch</w:t>
            </w:r>
          </w:p>
        </w:tc>
        <w:tc>
          <w:tcPr>
            <w:tcW w:w="2337" w:type="dxa"/>
          </w:tcPr>
          <w:p w14:paraId="5E7D3EF7" w14:textId="77777777" w:rsidR="00410D38" w:rsidRDefault="00000000" w:rsidP="00312B08">
            <w:pPr>
              <w:spacing w:after="40"/>
            </w:pPr>
            <w:r>
              <w:t>۲۰ ردیف مازاد (۸ شعبه)</w:t>
            </w:r>
          </w:p>
        </w:tc>
        <w:tc>
          <w:tcPr>
            <w:tcW w:w="2337" w:type="dxa"/>
          </w:tcPr>
          <w:p w14:paraId="5E7D3EF8" w14:textId="77777777" w:rsidR="00410D38" w:rsidRDefault="00000000" w:rsidP="00312B08">
            <w:pPr>
              <w:spacing w:after="40"/>
            </w:pPr>
            <w:r>
              <w:t>کامل — خلاف فرض اولیه</w:t>
            </w:r>
          </w:p>
        </w:tc>
        <w:tc>
          <w:tcPr>
            <w:tcW w:w="2337" w:type="dxa"/>
          </w:tcPr>
          <w:p w14:paraId="5E7D3EF9" w14:textId="77777777" w:rsidR="00410D38" w:rsidRDefault="00000000" w:rsidP="00312B08">
            <w:pPr>
              <w:spacing w:after="40"/>
            </w:pPr>
            <w:r>
              <w:t xml:space="preserve">کد شعبه در هر هشت گروه </w:t>
            </w:r>
            <w:r>
              <w:rPr>
                <w:b/>
                <w:bCs/>
              </w:rPr>
              <w:t>متفاوت</w:t>
            </w:r>
            <w:r>
              <w:t xml:space="preserve"> است؛ هم‌نام‌شدن تصادفی شناسه، نه تکرار</w:t>
            </w:r>
          </w:p>
        </w:tc>
      </w:tr>
    </w:tbl>
    <w:p w14:paraId="5E7D3EFB" w14:textId="77777777" w:rsidR="00410D38" w:rsidRDefault="00410D38" w:rsidP="00312B08">
      <w:pPr>
        <w:spacing w:after="160"/>
      </w:pPr>
    </w:p>
    <w:p w14:paraId="5E7D3EFC" w14:textId="77777777" w:rsidR="00410D38" w:rsidRDefault="00000000" w:rsidP="00312B08">
      <w:pPr>
        <w:spacing w:after="160" w:line="300" w:lineRule="auto"/>
      </w:pPr>
      <w:r>
        <w:t>سطر آخر جدول ۱-۸ شایان توجه است. فرض اولیه آن بود که این بیست ردیف نیز تکرار ساده‌اند و با حذف تکرار برطرف می‌شوند. بررسی نشان داد که در هر هشت گروه، کد شعبه متفاوت است — یعنی دو شعبه‌ی متمایز به‌طور تصادفی شناسه‌ی داخلی یکسانی گرفته‌اند. این مورد با حذف تکرار قابل رفع نیست و نیازمند تعیین‌تکلیف از سوی بانک است.</w:t>
      </w:r>
    </w:p>
    <w:p w14:paraId="5E7D3EFD" w14:textId="77777777" w:rsidR="00410D38" w:rsidRDefault="00000000" w:rsidP="00312B08">
      <w:pPr>
        <w:pStyle w:val="Heading3"/>
        <w:spacing w:before="280" w:after="160"/>
      </w:pPr>
      <w:bookmarkStart w:id="57" w:name="_Toc241515953"/>
      <w:r>
        <w:rPr>
          <w:b/>
          <w:bCs/>
        </w:rPr>
        <w:t xml:space="preserve">۱.۵.۳ جداولی با </w:t>
      </w:r>
      <w:commentRangeStart w:id="58"/>
      <w:r>
        <w:rPr>
          <w:b/>
          <w:bCs/>
        </w:rPr>
        <w:t>گرانولاریتی</w:t>
      </w:r>
      <w:commentRangeEnd w:id="58"/>
      <w:r w:rsidR="003E5B33">
        <w:rPr>
          <w:rStyle w:val="CommentReference"/>
          <w:b/>
          <w:bCs/>
          <w:sz w:val="24"/>
          <w:szCs w:val="24"/>
        </w:rPr>
        <w:commentReference w:id="58"/>
      </w:r>
      <w:r>
        <w:rPr>
          <w:b/>
          <w:bCs/>
        </w:rPr>
        <w:t xml:space="preserve"> غیرمنتظره</w:t>
      </w:r>
      <w:bookmarkEnd w:id="57"/>
    </w:p>
    <w:p w14:paraId="5E7D3EFE" w14:textId="77777777" w:rsidR="00410D38" w:rsidRDefault="00000000" w:rsidP="00312B08">
      <w:pPr>
        <w:spacing w:after="160" w:line="300" w:lineRule="auto"/>
      </w:pPr>
      <w:r>
        <w:t>دو جدول وجود دارند که تکرار ندارند اما ساختارشان می‌تواند موجب تفسیر نادرست شود.</w:t>
      </w:r>
    </w:p>
    <w:p w14:paraId="5E7D3EFF" w14:textId="77777777" w:rsidR="00410D38" w:rsidRDefault="00000000" w:rsidP="00312B08">
      <w:pPr>
        <w:spacing w:after="160" w:line="300" w:lineRule="auto"/>
      </w:pPr>
      <w:r>
        <w:rPr>
          <w:b/>
          <w:bCs/>
        </w:rPr>
        <w:lastRenderedPageBreak/>
        <w:t>جدول `Loan_Monthly_Activity` یک دفتر اقساط است، نه گزارش مانده‌ی ماهانه.</w:t>
      </w:r>
      <w:r>
        <w:t xml:space="preserve"> برای هر (قرارداد، ماه) بین یک تا ۳۷۴ رکورد مشاهده شد. این تنوع کاملاً منطقی است، زیرا هر ردیف یک قسط را ثبت می‌کند و یک مشتری می‌تواند در یک ماه چند قسط معوق را یک‌جا تسویه کند. بنابراین جمع‌بستن روی تمام ردیف‌ها برای محاسبه‌ی درآمد سود </w:t>
      </w:r>
      <w:r>
        <w:rPr>
          <w:b/>
          <w:bCs/>
        </w:rPr>
        <w:t>درست</w:t>
      </w:r>
      <w:r>
        <w:t xml:space="preserve"> است و نیازی به حذف تکرار ندارد.</w:t>
      </w:r>
    </w:p>
    <w:p w14:paraId="5E7D3F00" w14:textId="77777777" w:rsidR="00410D38" w:rsidRDefault="00000000" w:rsidP="00312B08">
      <w:pPr>
        <w:spacing w:after="160" w:line="300" w:lineRule="auto"/>
      </w:pPr>
      <w:r>
        <w:rPr>
          <w:b/>
          <w:bCs/>
        </w:rPr>
        <w:t>جدول `Customer_Monthly_Activity` هم‌زمان دو کارکرد دارد:</w:t>
      </w:r>
      <w:r>
        <w:t xml:space="preserve"> خلاصه‌ی گردش ماهانه‌ی مشتری و دفتر تفکیکی کارمزد. ستون‌های گردش در تمام ردیف‌های یک (مشتری، ماه) عیناً تکرار می‌شوند، در حالی که ستون‌های کد، عنوان و مبلغ کارمزد هر یک یک رخداد مستقل‌اند. در نتیجه، محاسبه‌ی گردش مستلزم حذف تکرار است اما محاسبه‌ی کارمزد باید روی ردیف‌های خام انجام شود. این دو منطق در دو View مجزا پیاده‌سازی شده‌اند.</w:t>
      </w:r>
    </w:p>
    <w:p w14:paraId="5E7D3F01" w14:textId="77777777" w:rsidR="00410D38" w:rsidRDefault="00410D38" w:rsidP="00312B08">
      <w:pPr>
        <w:pBdr>
          <w:bottom w:val="single" w:sz="6" w:space="0" w:color="999999"/>
        </w:pBdr>
        <w:spacing w:before="120" w:after="120"/>
      </w:pPr>
    </w:p>
    <w:p w14:paraId="5E7D3F02" w14:textId="77777777" w:rsidR="00410D38" w:rsidRDefault="00000000" w:rsidP="00312B08">
      <w:pPr>
        <w:pStyle w:val="Heading2"/>
        <w:spacing w:before="280" w:after="160"/>
      </w:pPr>
      <w:bookmarkStart w:id="59" w:name="_Toc241515954"/>
      <w:r>
        <w:rPr>
          <w:b/>
          <w:bCs/>
          <w:sz w:val="28"/>
          <w:szCs w:val="28"/>
        </w:rPr>
        <w:t>۱.۶ جدول تطبیق — مرجع رسمی ارقام گزارش</w:t>
      </w:r>
      <w:bookmarkEnd w:id="59"/>
    </w:p>
    <w:p w14:paraId="5E7D3F03" w14:textId="77777777" w:rsidR="00410D38" w:rsidRDefault="00000000" w:rsidP="00312B08">
      <w:pPr>
        <w:spacing w:after="160" w:line="300" w:lineRule="auto"/>
      </w:pPr>
      <w:r>
        <w:t>این بخش، همان‌گونه که در بخش ۱.۰ توضیح داده شد، ستون فقرات اعتبار سند است. هر رقمی که در فصول بعدی می‌آید به یکی از مبناهای این بخش ارجاع دارد و با کد مبنا قابل ردیابی است.</w:t>
      </w:r>
    </w:p>
    <w:p w14:paraId="5E7D3F04" w14:textId="77777777" w:rsidR="00410D38" w:rsidRDefault="00000000" w:rsidP="00312B08">
      <w:pPr>
        <w:pStyle w:val="Heading3"/>
        <w:spacing w:before="280" w:after="160"/>
      </w:pPr>
      <w:bookmarkStart w:id="60" w:name="_Toc241515955"/>
      <w:r>
        <w:rPr>
          <w:b/>
          <w:bCs/>
        </w:rPr>
        <w:t>۱.۶.۱ مبناهای ارزشی — مقطع اسفند ۱۴۰۴</w:t>
      </w:r>
      <w:bookmarkEnd w:id="60"/>
    </w:p>
    <w:p w14:paraId="5E7D3F05" w14:textId="77777777" w:rsidR="00410D38" w:rsidRDefault="00000000" w:rsidP="00312B08">
      <w:pPr>
        <w:spacing w:after="160" w:line="300" w:lineRule="auto"/>
      </w:pPr>
      <w:commentRangeStart w:id="61"/>
      <w:r>
        <w:rPr>
          <w:b/>
          <w:bCs/>
        </w:rPr>
        <w:t>جدول ۱-۹: مبناهای رسمی ارزشی</w:t>
      </w:r>
      <w:commentRangeEnd w:id="61"/>
      <w:r w:rsidR="0030282C">
        <w:rPr>
          <w:rStyle w:val="CommentReference"/>
          <w:sz w:val="21"/>
          <w:szCs w:val="21"/>
        </w:rPr>
        <w:commentReference w:id="61"/>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
        <w:gridCol w:w="1337"/>
        <w:gridCol w:w="2260"/>
        <w:gridCol w:w="1163"/>
        <w:gridCol w:w="1104"/>
        <w:gridCol w:w="2470"/>
      </w:tblGrid>
      <w:tr w:rsidR="00410D38" w14:paraId="5E7D3F0C" w14:textId="77777777">
        <w:trPr>
          <w:tblHeader/>
        </w:trPr>
        <w:tc>
          <w:tcPr>
            <w:tcW w:w="1558" w:type="dxa"/>
            <w:shd w:val="clear" w:color="auto" w:fill="D9D9D9"/>
          </w:tcPr>
          <w:p w14:paraId="5E7D3F06" w14:textId="77777777" w:rsidR="00410D38" w:rsidRDefault="00000000" w:rsidP="00312B08">
            <w:pPr>
              <w:spacing w:after="40"/>
            </w:pPr>
            <w:r>
              <w:t>کد</w:t>
            </w:r>
          </w:p>
        </w:tc>
        <w:tc>
          <w:tcPr>
            <w:tcW w:w="1558" w:type="dxa"/>
            <w:shd w:val="clear" w:color="auto" w:fill="D9D9D9"/>
          </w:tcPr>
          <w:p w14:paraId="5E7D3F07" w14:textId="77777777" w:rsidR="00410D38" w:rsidRDefault="00000000" w:rsidP="00312B08">
            <w:pPr>
              <w:spacing w:after="40"/>
            </w:pPr>
            <w:r>
              <w:t>عنوان</w:t>
            </w:r>
          </w:p>
        </w:tc>
        <w:tc>
          <w:tcPr>
            <w:tcW w:w="1558" w:type="dxa"/>
            <w:shd w:val="clear" w:color="auto" w:fill="D9D9D9"/>
          </w:tcPr>
          <w:p w14:paraId="5E7D3F08" w14:textId="77777777" w:rsidR="00410D38" w:rsidRDefault="00000000" w:rsidP="00312B08">
            <w:pPr>
              <w:spacing w:after="40"/>
            </w:pPr>
            <w:r>
              <w:t>مقدار (ریال)</w:t>
            </w:r>
          </w:p>
        </w:tc>
        <w:tc>
          <w:tcPr>
            <w:tcW w:w="1558" w:type="dxa"/>
            <w:shd w:val="clear" w:color="auto" w:fill="D9D9D9"/>
          </w:tcPr>
          <w:p w14:paraId="5E7D3F09" w14:textId="77777777" w:rsidR="00410D38" w:rsidRDefault="00000000" w:rsidP="00312B08">
            <w:pPr>
              <w:spacing w:after="40"/>
            </w:pPr>
            <w:r>
              <w:t>هزار میلیارد ریال</w:t>
            </w:r>
          </w:p>
        </w:tc>
        <w:tc>
          <w:tcPr>
            <w:tcW w:w="1558" w:type="dxa"/>
            <w:shd w:val="clear" w:color="auto" w:fill="D9D9D9"/>
          </w:tcPr>
          <w:p w14:paraId="5E7D3F0A" w14:textId="77777777" w:rsidR="00410D38" w:rsidRDefault="00000000" w:rsidP="00312B08">
            <w:pPr>
              <w:spacing w:after="40"/>
            </w:pPr>
            <w:r>
              <w:t>معادل تومان (همت)</w:t>
            </w:r>
          </w:p>
        </w:tc>
        <w:tc>
          <w:tcPr>
            <w:tcW w:w="1558" w:type="dxa"/>
            <w:shd w:val="clear" w:color="auto" w:fill="D9D9D9"/>
          </w:tcPr>
          <w:p w14:paraId="5E7D3F0B" w14:textId="77777777" w:rsidR="00410D38" w:rsidRDefault="00000000" w:rsidP="00312B08">
            <w:pPr>
              <w:spacing w:after="40"/>
            </w:pPr>
            <w:r>
              <w:t>تعریف</w:t>
            </w:r>
          </w:p>
        </w:tc>
      </w:tr>
      <w:tr w:rsidR="00410D38" w14:paraId="5E7D3F13" w14:textId="77777777">
        <w:tc>
          <w:tcPr>
            <w:tcW w:w="1558" w:type="dxa"/>
          </w:tcPr>
          <w:p w14:paraId="5E7D3F0D" w14:textId="77777777" w:rsidR="00410D38" w:rsidRDefault="00000000" w:rsidP="00312B08">
            <w:pPr>
              <w:spacing w:after="40"/>
            </w:pPr>
            <w:r>
              <w:rPr>
                <w:b/>
                <w:bCs/>
              </w:rPr>
              <w:t>الف</w:t>
            </w:r>
          </w:p>
        </w:tc>
        <w:tc>
          <w:tcPr>
            <w:tcW w:w="1558" w:type="dxa"/>
          </w:tcPr>
          <w:p w14:paraId="5E7D3F0E" w14:textId="77777777" w:rsidR="00410D38" w:rsidRDefault="00000000" w:rsidP="00312B08">
            <w:pPr>
              <w:spacing w:after="40"/>
            </w:pPr>
            <w:r>
              <w:t>مانده‌ی کل تسهیلات</w:t>
            </w:r>
          </w:p>
        </w:tc>
        <w:tc>
          <w:tcPr>
            <w:tcW w:w="1558" w:type="dxa"/>
          </w:tcPr>
          <w:p w14:paraId="5E7D3F0F" w14:textId="77777777" w:rsidR="00410D38" w:rsidRDefault="00000000" w:rsidP="00312B08">
            <w:pPr>
              <w:spacing w:after="40"/>
            </w:pPr>
            <w:r>
              <w:t>۱,۲۸۱,۶۲۸,۱۱۹,۰۵۲,۷۳۴</w:t>
            </w:r>
          </w:p>
        </w:tc>
        <w:tc>
          <w:tcPr>
            <w:tcW w:w="1558" w:type="dxa"/>
          </w:tcPr>
          <w:p w14:paraId="5E7D3F10" w14:textId="77777777" w:rsidR="00410D38" w:rsidRDefault="00000000" w:rsidP="00312B08">
            <w:pPr>
              <w:spacing w:after="40"/>
            </w:pPr>
            <w:r>
              <w:t>۱,۲۸۱.۶</w:t>
            </w:r>
          </w:p>
        </w:tc>
        <w:tc>
          <w:tcPr>
            <w:tcW w:w="1558" w:type="dxa"/>
          </w:tcPr>
          <w:p w14:paraId="5E7D3F11" w14:textId="77777777" w:rsidR="00410D38" w:rsidRDefault="00000000" w:rsidP="00312B08">
            <w:pPr>
              <w:spacing w:after="40"/>
            </w:pPr>
            <w:r>
              <w:t>۱۲۸.۲</w:t>
            </w:r>
          </w:p>
        </w:tc>
        <w:tc>
          <w:tcPr>
            <w:tcW w:w="1558" w:type="dxa"/>
          </w:tcPr>
          <w:p w14:paraId="5E7D3F12" w14:textId="77777777" w:rsidR="00410D38" w:rsidRDefault="00000000" w:rsidP="00312B08">
            <w:pPr>
              <w:spacing w:after="40"/>
            </w:pPr>
            <w:r>
              <w:rPr>
                <w:rFonts w:ascii="Consolas" w:eastAsia="Consolas" w:hAnsi="Consolas" w:cs="Consolas"/>
                <w:sz w:val="18"/>
                <w:szCs w:val="18"/>
                <w:rtl w:val="0"/>
              </w:rPr>
              <w:t>Loan_Remain</w:t>
            </w:r>
            <w:r>
              <w:t xml:space="preserve"> پس از حذف تکرار به (قرارداد، ماه)</w:t>
            </w:r>
          </w:p>
        </w:tc>
      </w:tr>
      <w:tr w:rsidR="00410D38" w14:paraId="5E7D3F1A" w14:textId="77777777">
        <w:tc>
          <w:tcPr>
            <w:tcW w:w="1558" w:type="dxa"/>
          </w:tcPr>
          <w:p w14:paraId="5E7D3F14" w14:textId="77777777" w:rsidR="00410D38" w:rsidRDefault="00000000" w:rsidP="00312B08">
            <w:pPr>
              <w:spacing w:after="40"/>
            </w:pPr>
            <w:r>
              <w:rPr>
                <w:b/>
                <w:bCs/>
              </w:rPr>
              <w:t>الف-۱</w:t>
            </w:r>
          </w:p>
        </w:tc>
        <w:tc>
          <w:tcPr>
            <w:tcW w:w="1558" w:type="dxa"/>
          </w:tcPr>
          <w:p w14:paraId="5E7D3F15" w14:textId="77777777" w:rsidR="00410D38" w:rsidRDefault="00000000" w:rsidP="00312B08">
            <w:pPr>
              <w:spacing w:after="40"/>
            </w:pPr>
            <w:r>
              <w:t>تسهیلات شناخته‌شده</w:t>
            </w:r>
          </w:p>
        </w:tc>
        <w:tc>
          <w:tcPr>
            <w:tcW w:w="1558" w:type="dxa"/>
          </w:tcPr>
          <w:p w14:paraId="5E7D3F16" w14:textId="77777777" w:rsidR="00410D38" w:rsidRDefault="00000000" w:rsidP="00312B08">
            <w:pPr>
              <w:spacing w:after="40"/>
            </w:pPr>
            <w:r>
              <w:t>۹۹۴,۵۲۵,۹۴۳,۴۳۳,۹۵۰</w:t>
            </w:r>
          </w:p>
        </w:tc>
        <w:tc>
          <w:tcPr>
            <w:tcW w:w="1558" w:type="dxa"/>
          </w:tcPr>
          <w:p w14:paraId="5E7D3F17" w14:textId="77777777" w:rsidR="00410D38" w:rsidRDefault="00000000" w:rsidP="00312B08">
            <w:pPr>
              <w:spacing w:after="40"/>
            </w:pPr>
            <w:r>
              <w:t>۹۹۴.۵ (۷۷.۶٪)</w:t>
            </w:r>
          </w:p>
        </w:tc>
        <w:tc>
          <w:tcPr>
            <w:tcW w:w="1558" w:type="dxa"/>
          </w:tcPr>
          <w:p w14:paraId="5E7D3F18" w14:textId="77777777" w:rsidR="00410D38" w:rsidRDefault="00000000" w:rsidP="00312B08">
            <w:pPr>
              <w:spacing w:after="40"/>
            </w:pPr>
            <w:r>
              <w:t>۹۹.۵</w:t>
            </w:r>
          </w:p>
        </w:tc>
        <w:tc>
          <w:tcPr>
            <w:tcW w:w="1558" w:type="dxa"/>
          </w:tcPr>
          <w:p w14:paraId="5E7D3F19" w14:textId="77777777" w:rsidR="00410D38" w:rsidRDefault="00000000" w:rsidP="00312B08">
            <w:pPr>
              <w:spacing w:after="40"/>
            </w:pPr>
            <w:r>
              <w:t>زیرمجموعه‌ی دارای رکورد قرارداد و نگاشت شعبه</w:t>
            </w:r>
          </w:p>
        </w:tc>
      </w:tr>
      <w:tr w:rsidR="00410D38" w14:paraId="5E7D3F21" w14:textId="77777777">
        <w:tc>
          <w:tcPr>
            <w:tcW w:w="1558" w:type="dxa"/>
          </w:tcPr>
          <w:p w14:paraId="5E7D3F1B" w14:textId="77777777" w:rsidR="00410D38" w:rsidRDefault="00000000" w:rsidP="00312B08">
            <w:pPr>
              <w:spacing w:after="40"/>
            </w:pPr>
            <w:r>
              <w:rPr>
                <w:b/>
                <w:bCs/>
              </w:rPr>
              <w:t>الف-۲</w:t>
            </w:r>
          </w:p>
        </w:tc>
        <w:tc>
          <w:tcPr>
            <w:tcW w:w="1558" w:type="dxa"/>
          </w:tcPr>
          <w:p w14:paraId="5E7D3F1C" w14:textId="77777777" w:rsidR="00410D38" w:rsidRDefault="00000000" w:rsidP="00312B08">
            <w:pPr>
              <w:spacing w:after="40"/>
            </w:pPr>
            <w:r>
              <w:t>تسهیلات فاقد اطلاعات</w:t>
            </w:r>
          </w:p>
        </w:tc>
        <w:tc>
          <w:tcPr>
            <w:tcW w:w="1558" w:type="dxa"/>
          </w:tcPr>
          <w:p w14:paraId="5E7D3F1D" w14:textId="77777777" w:rsidR="00410D38" w:rsidRDefault="00000000" w:rsidP="00312B08">
            <w:pPr>
              <w:spacing w:after="40"/>
            </w:pPr>
            <w:r>
              <w:t>۲۸۷,۱۰۲,۱۷۵,۶۱۸,۷۸۴</w:t>
            </w:r>
          </w:p>
        </w:tc>
        <w:tc>
          <w:tcPr>
            <w:tcW w:w="1558" w:type="dxa"/>
          </w:tcPr>
          <w:p w14:paraId="5E7D3F1E" w14:textId="77777777" w:rsidR="00410D38" w:rsidRDefault="00000000" w:rsidP="00312B08">
            <w:pPr>
              <w:spacing w:after="40"/>
            </w:pPr>
            <w:r>
              <w:t>۲۸۷.۱ (۲۲.۴٪)</w:t>
            </w:r>
          </w:p>
        </w:tc>
        <w:tc>
          <w:tcPr>
            <w:tcW w:w="1558" w:type="dxa"/>
          </w:tcPr>
          <w:p w14:paraId="5E7D3F1F" w14:textId="77777777" w:rsidR="00410D38" w:rsidRDefault="00000000" w:rsidP="00312B08">
            <w:pPr>
              <w:spacing w:after="40"/>
            </w:pPr>
            <w:r>
              <w:t>۲۸.۷</w:t>
            </w:r>
          </w:p>
        </w:tc>
        <w:tc>
          <w:tcPr>
            <w:tcW w:w="1558" w:type="dxa"/>
          </w:tcPr>
          <w:p w14:paraId="5E7D3F20" w14:textId="77777777" w:rsidR="00410D38" w:rsidRDefault="00000000" w:rsidP="00312B08">
            <w:pPr>
              <w:spacing w:after="40"/>
            </w:pPr>
            <w:r>
              <w:t>متمم الف-۱</w:t>
            </w:r>
          </w:p>
        </w:tc>
      </w:tr>
      <w:tr w:rsidR="00410D38" w14:paraId="5E7D3F28" w14:textId="77777777">
        <w:tc>
          <w:tcPr>
            <w:tcW w:w="1558" w:type="dxa"/>
          </w:tcPr>
          <w:p w14:paraId="5E7D3F22" w14:textId="77777777" w:rsidR="00410D38" w:rsidRDefault="00000000" w:rsidP="00312B08">
            <w:pPr>
              <w:spacing w:after="40"/>
            </w:pPr>
            <w:r>
              <w:rPr>
                <w:b/>
                <w:bCs/>
              </w:rPr>
              <w:t>ب</w:t>
            </w:r>
          </w:p>
        </w:tc>
        <w:tc>
          <w:tcPr>
            <w:tcW w:w="1558" w:type="dxa"/>
          </w:tcPr>
          <w:p w14:paraId="5E7D3F23" w14:textId="77777777" w:rsidR="00410D38" w:rsidRDefault="00000000" w:rsidP="00312B08">
            <w:pPr>
              <w:spacing w:after="40"/>
            </w:pPr>
            <w:r>
              <w:t>مانده‌ی کل سپرده</w:t>
            </w:r>
          </w:p>
        </w:tc>
        <w:tc>
          <w:tcPr>
            <w:tcW w:w="1558" w:type="dxa"/>
          </w:tcPr>
          <w:p w14:paraId="5E7D3F24" w14:textId="77777777" w:rsidR="00410D38" w:rsidRDefault="00000000" w:rsidP="00312B08">
            <w:pPr>
              <w:spacing w:after="40"/>
            </w:pPr>
            <w:r>
              <w:t>۸۴۷,۶۳۹,۶۳۶,۷۰۳,۲۶۲</w:t>
            </w:r>
          </w:p>
        </w:tc>
        <w:tc>
          <w:tcPr>
            <w:tcW w:w="1558" w:type="dxa"/>
          </w:tcPr>
          <w:p w14:paraId="5E7D3F25" w14:textId="77777777" w:rsidR="00410D38" w:rsidRDefault="00000000" w:rsidP="00312B08">
            <w:pPr>
              <w:spacing w:after="40"/>
            </w:pPr>
            <w:r>
              <w:t>۸۴۷.۶</w:t>
            </w:r>
          </w:p>
        </w:tc>
        <w:tc>
          <w:tcPr>
            <w:tcW w:w="1558" w:type="dxa"/>
          </w:tcPr>
          <w:p w14:paraId="5E7D3F26" w14:textId="77777777" w:rsidR="00410D38" w:rsidRDefault="00000000" w:rsidP="00312B08">
            <w:pPr>
              <w:spacing w:after="40"/>
            </w:pPr>
            <w:r>
              <w:t>۸۴.۸</w:t>
            </w:r>
          </w:p>
        </w:tc>
        <w:tc>
          <w:tcPr>
            <w:tcW w:w="1558" w:type="dxa"/>
          </w:tcPr>
          <w:p w14:paraId="5E7D3F27" w14:textId="77777777" w:rsidR="00410D38" w:rsidRDefault="00000000" w:rsidP="00312B08">
            <w:pPr>
              <w:spacing w:after="40"/>
            </w:pPr>
            <w:r>
              <w:rPr>
                <w:rFonts w:ascii="Consolas" w:eastAsia="Consolas" w:hAnsi="Consolas" w:cs="Consolas"/>
                <w:sz w:val="18"/>
                <w:szCs w:val="18"/>
                <w:rtl w:val="0"/>
              </w:rPr>
              <w:t>Deposit_Monthly_Activity</w:t>
            </w:r>
            <w:r>
              <w:t>، ستون میانگین مانده</w:t>
            </w:r>
          </w:p>
        </w:tc>
      </w:tr>
      <w:tr w:rsidR="00410D38" w14:paraId="5E7D3F2F" w14:textId="77777777">
        <w:tc>
          <w:tcPr>
            <w:tcW w:w="1558" w:type="dxa"/>
          </w:tcPr>
          <w:p w14:paraId="5E7D3F29" w14:textId="77777777" w:rsidR="00410D38" w:rsidRDefault="00000000" w:rsidP="00312B08">
            <w:pPr>
              <w:spacing w:after="40"/>
            </w:pPr>
            <w:r>
              <w:rPr>
                <w:b/>
                <w:bCs/>
              </w:rPr>
              <w:t>پ</w:t>
            </w:r>
          </w:p>
        </w:tc>
        <w:tc>
          <w:tcPr>
            <w:tcW w:w="1558" w:type="dxa"/>
          </w:tcPr>
          <w:p w14:paraId="5E7D3F2A" w14:textId="77777777" w:rsidR="00410D38" w:rsidRDefault="00000000" w:rsidP="00312B08">
            <w:pPr>
              <w:spacing w:after="40"/>
            </w:pPr>
            <w:r>
              <w:t>کل مطالبات غیرجاری</w:t>
            </w:r>
          </w:p>
        </w:tc>
        <w:tc>
          <w:tcPr>
            <w:tcW w:w="1558" w:type="dxa"/>
          </w:tcPr>
          <w:p w14:paraId="5E7D3F2B" w14:textId="77777777" w:rsidR="00410D38" w:rsidRDefault="00000000" w:rsidP="00312B08">
            <w:pPr>
              <w:spacing w:after="40"/>
            </w:pPr>
            <w:r>
              <w:t>۱۱۲,۲۴۳,۹۵۱,۱۷۹,۹۲۶</w:t>
            </w:r>
          </w:p>
        </w:tc>
        <w:tc>
          <w:tcPr>
            <w:tcW w:w="1558" w:type="dxa"/>
          </w:tcPr>
          <w:p w14:paraId="5E7D3F2C" w14:textId="77777777" w:rsidR="00410D38" w:rsidRDefault="00000000" w:rsidP="00312B08">
            <w:pPr>
              <w:spacing w:after="40"/>
            </w:pPr>
            <w:r>
              <w:t>۱۱۲.۲ (۸.۷۶٪ از الف)</w:t>
            </w:r>
          </w:p>
        </w:tc>
        <w:tc>
          <w:tcPr>
            <w:tcW w:w="1558" w:type="dxa"/>
          </w:tcPr>
          <w:p w14:paraId="5E7D3F2D" w14:textId="77777777" w:rsidR="00410D38" w:rsidRDefault="00000000" w:rsidP="00312B08">
            <w:pPr>
              <w:spacing w:after="40"/>
            </w:pPr>
            <w:r>
              <w:t>۱۱.۲</w:t>
            </w:r>
          </w:p>
        </w:tc>
        <w:tc>
          <w:tcPr>
            <w:tcW w:w="1558" w:type="dxa"/>
          </w:tcPr>
          <w:p w14:paraId="5E7D3F2E" w14:textId="77777777" w:rsidR="00410D38" w:rsidRDefault="00000000" w:rsidP="00312B08">
            <w:pPr>
              <w:spacing w:after="40"/>
            </w:pPr>
            <w:r>
              <w:t>سررسیدگذشته + معوق + مشکوک‌الوصول</w:t>
            </w:r>
          </w:p>
        </w:tc>
      </w:tr>
      <w:tr w:rsidR="00410D38" w14:paraId="5E7D3F36" w14:textId="77777777">
        <w:tc>
          <w:tcPr>
            <w:tcW w:w="1558" w:type="dxa"/>
          </w:tcPr>
          <w:p w14:paraId="5E7D3F30" w14:textId="77777777" w:rsidR="00410D38" w:rsidRDefault="00000000" w:rsidP="00312B08">
            <w:pPr>
              <w:spacing w:after="40"/>
            </w:pPr>
            <w:r>
              <w:rPr>
                <w:b/>
                <w:bCs/>
              </w:rPr>
              <w:t>پ-۱</w:t>
            </w:r>
          </w:p>
        </w:tc>
        <w:tc>
          <w:tcPr>
            <w:tcW w:w="1558" w:type="dxa"/>
          </w:tcPr>
          <w:p w14:paraId="5E7D3F31" w14:textId="77777777" w:rsidR="00410D38" w:rsidRDefault="00000000" w:rsidP="00312B08">
            <w:pPr>
              <w:spacing w:after="40"/>
            </w:pPr>
            <w:r>
              <w:t>مطالبات غیرجاری بخش شناخته‌شده</w:t>
            </w:r>
          </w:p>
        </w:tc>
        <w:tc>
          <w:tcPr>
            <w:tcW w:w="1558" w:type="dxa"/>
          </w:tcPr>
          <w:p w14:paraId="5E7D3F32" w14:textId="77777777" w:rsidR="00410D38" w:rsidRDefault="00000000" w:rsidP="00312B08">
            <w:pPr>
              <w:spacing w:after="40"/>
            </w:pPr>
            <w:r>
              <w:t>۵۱,۸۵۱,۷۹۹,۹۰۵,۶۱۸</w:t>
            </w:r>
          </w:p>
        </w:tc>
        <w:tc>
          <w:tcPr>
            <w:tcW w:w="1558" w:type="dxa"/>
          </w:tcPr>
          <w:p w14:paraId="5E7D3F33" w14:textId="77777777" w:rsidR="00410D38" w:rsidRDefault="00000000" w:rsidP="00312B08">
            <w:pPr>
              <w:spacing w:after="40"/>
            </w:pPr>
            <w:r>
              <w:t>۵۱.۹ (۵.۲۱٪ از الف-۱)</w:t>
            </w:r>
          </w:p>
        </w:tc>
        <w:tc>
          <w:tcPr>
            <w:tcW w:w="1558" w:type="dxa"/>
          </w:tcPr>
          <w:p w14:paraId="5E7D3F34" w14:textId="77777777" w:rsidR="00410D38" w:rsidRDefault="00000000" w:rsidP="00312B08">
            <w:pPr>
              <w:spacing w:after="40"/>
            </w:pPr>
            <w:r>
              <w:t>۵.۲</w:t>
            </w:r>
          </w:p>
        </w:tc>
        <w:tc>
          <w:tcPr>
            <w:tcW w:w="1558" w:type="dxa"/>
          </w:tcPr>
          <w:p w14:paraId="5E7D3F35" w14:textId="77777777" w:rsidR="00410D38" w:rsidRDefault="00000000" w:rsidP="00312B08">
            <w:pPr>
              <w:spacing w:after="40"/>
            </w:pPr>
            <w:r>
              <w:t>—</w:t>
            </w:r>
          </w:p>
        </w:tc>
      </w:tr>
      <w:tr w:rsidR="00410D38" w14:paraId="5E7D3F3D" w14:textId="77777777">
        <w:tc>
          <w:tcPr>
            <w:tcW w:w="1558" w:type="dxa"/>
          </w:tcPr>
          <w:p w14:paraId="5E7D3F37" w14:textId="77777777" w:rsidR="00410D38" w:rsidRDefault="00000000" w:rsidP="00312B08">
            <w:pPr>
              <w:spacing w:after="40"/>
            </w:pPr>
            <w:r>
              <w:rPr>
                <w:b/>
                <w:bCs/>
              </w:rPr>
              <w:t>پ-۲</w:t>
            </w:r>
          </w:p>
        </w:tc>
        <w:tc>
          <w:tcPr>
            <w:tcW w:w="1558" w:type="dxa"/>
          </w:tcPr>
          <w:p w14:paraId="5E7D3F38" w14:textId="77777777" w:rsidR="00410D38" w:rsidRDefault="00000000" w:rsidP="00312B08">
            <w:pPr>
              <w:spacing w:after="40"/>
            </w:pPr>
            <w:r>
              <w:t>مطالبات غیرجاری بخش فاقد اطلاعات</w:t>
            </w:r>
          </w:p>
        </w:tc>
        <w:tc>
          <w:tcPr>
            <w:tcW w:w="1558" w:type="dxa"/>
          </w:tcPr>
          <w:p w14:paraId="5E7D3F39" w14:textId="77777777" w:rsidR="00410D38" w:rsidRDefault="00000000" w:rsidP="00312B08">
            <w:pPr>
              <w:spacing w:after="40"/>
            </w:pPr>
            <w:r>
              <w:t>۶۰,۳۹۲,۱۵۱,۲۷۴,۳۰۸</w:t>
            </w:r>
          </w:p>
        </w:tc>
        <w:tc>
          <w:tcPr>
            <w:tcW w:w="1558" w:type="dxa"/>
          </w:tcPr>
          <w:p w14:paraId="5E7D3F3A" w14:textId="77777777" w:rsidR="00410D38" w:rsidRDefault="00000000" w:rsidP="00312B08">
            <w:pPr>
              <w:spacing w:after="40"/>
            </w:pPr>
            <w:r>
              <w:t>۶۰.۴ (۲۱.۰۴٪ از الف-۲)</w:t>
            </w:r>
          </w:p>
        </w:tc>
        <w:tc>
          <w:tcPr>
            <w:tcW w:w="1558" w:type="dxa"/>
          </w:tcPr>
          <w:p w14:paraId="5E7D3F3B" w14:textId="77777777" w:rsidR="00410D38" w:rsidRDefault="00000000" w:rsidP="00312B08">
            <w:pPr>
              <w:spacing w:after="40"/>
            </w:pPr>
            <w:r>
              <w:t>۶</w:t>
            </w:r>
          </w:p>
        </w:tc>
        <w:tc>
          <w:tcPr>
            <w:tcW w:w="1558" w:type="dxa"/>
          </w:tcPr>
          <w:p w14:paraId="5E7D3F3C" w14:textId="77777777" w:rsidR="00410D38" w:rsidRDefault="00000000" w:rsidP="00312B08">
            <w:pPr>
              <w:spacing w:after="40"/>
            </w:pPr>
            <w:r>
              <w:t>متمم پ-۱</w:t>
            </w:r>
          </w:p>
        </w:tc>
      </w:tr>
    </w:tbl>
    <w:p w14:paraId="5E7D3F3E" w14:textId="77777777" w:rsidR="00410D38" w:rsidRDefault="00410D38" w:rsidP="00312B08">
      <w:pPr>
        <w:spacing w:after="160"/>
      </w:pPr>
    </w:p>
    <w:p w14:paraId="5E7D3F3F" w14:textId="77777777" w:rsidR="00410D38" w:rsidRDefault="00000000" w:rsidP="00312B08">
      <w:pPr>
        <w:pStyle w:val="Heading3"/>
        <w:spacing w:before="280" w:after="160"/>
      </w:pPr>
      <w:bookmarkStart w:id="62" w:name="_Toc241515956"/>
      <w:r>
        <w:rPr>
          <w:b/>
          <w:bCs/>
        </w:rPr>
        <w:t>۱.۶.۲ مبناهای تعدادی</w:t>
      </w:r>
      <w:bookmarkEnd w:id="62"/>
    </w:p>
    <w:p w14:paraId="5E7D3F40" w14:textId="77777777" w:rsidR="00410D38" w:rsidRDefault="00000000" w:rsidP="00312B08">
      <w:pPr>
        <w:spacing w:after="160" w:line="300" w:lineRule="auto"/>
      </w:pPr>
      <w:r>
        <w:rPr>
          <w:b/>
          <w:bCs/>
        </w:rPr>
        <w:t>جدول ۱-۱۰: مبناهای رسمی تعدادی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3F45" w14:textId="77777777">
        <w:trPr>
          <w:tblHeader/>
        </w:trPr>
        <w:tc>
          <w:tcPr>
            <w:tcW w:w="2337" w:type="dxa"/>
            <w:shd w:val="clear" w:color="auto" w:fill="D9D9D9"/>
          </w:tcPr>
          <w:p w14:paraId="5E7D3F41" w14:textId="77777777" w:rsidR="00410D38" w:rsidRDefault="00000000" w:rsidP="00312B08">
            <w:pPr>
              <w:spacing w:after="40"/>
            </w:pPr>
            <w:r>
              <w:t>کد</w:t>
            </w:r>
          </w:p>
        </w:tc>
        <w:tc>
          <w:tcPr>
            <w:tcW w:w="2337" w:type="dxa"/>
            <w:shd w:val="clear" w:color="auto" w:fill="D9D9D9"/>
          </w:tcPr>
          <w:p w14:paraId="5E7D3F42" w14:textId="77777777" w:rsidR="00410D38" w:rsidRDefault="00000000" w:rsidP="00312B08">
            <w:pPr>
              <w:spacing w:after="40"/>
            </w:pPr>
            <w:r>
              <w:t>عنوان</w:t>
            </w:r>
          </w:p>
        </w:tc>
        <w:tc>
          <w:tcPr>
            <w:tcW w:w="2337" w:type="dxa"/>
            <w:shd w:val="clear" w:color="auto" w:fill="D9D9D9"/>
          </w:tcPr>
          <w:p w14:paraId="5E7D3F43" w14:textId="77777777" w:rsidR="00410D38" w:rsidRDefault="00000000" w:rsidP="00312B08">
            <w:pPr>
              <w:spacing w:after="40"/>
            </w:pPr>
            <w:r>
              <w:t>تعداد</w:t>
            </w:r>
          </w:p>
        </w:tc>
        <w:tc>
          <w:tcPr>
            <w:tcW w:w="2337" w:type="dxa"/>
            <w:shd w:val="clear" w:color="auto" w:fill="D9D9D9"/>
          </w:tcPr>
          <w:p w14:paraId="5E7D3F44" w14:textId="77777777" w:rsidR="00410D38" w:rsidRDefault="00000000" w:rsidP="00312B08">
            <w:pPr>
              <w:spacing w:after="40"/>
            </w:pPr>
            <w:r>
              <w:t>تعریف</w:t>
            </w:r>
          </w:p>
        </w:tc>
      </w:tr>
      <w:tr w:rsidR="00410D38" w14:paraId="5E7D3F4A" w14:textId="77777777">
        <w:tc>
          <w:tcPr>
            <w:tcW w:w="2337" w:type="dxa"/>
          </w:tcPr>
          <w:p w14:paraId="5E7D3F46" w14:textId="77777777" w:rsidR="00410D38" w:rsidRDefault="00000000" w:rsidP="00312B08">
            <w:pPr>
              <w:spacing w:after="40"/>
            </w:pPr>
            <w:r>
              <w:rPr>
                <w:b/>
                <w:bCs/>
              </w:rPr>
              <w:t>ت</w:t>
            </w:r>
          </w:p>
        </w:tc>
        <w:tc>
          <w:tcPr>
            <w:tcW w:w="2337" w:type="dxa"/>
          </w:tcPr>
          <w:p w14:paraId="5E7D3F47" w14:textId="77777777" w:rsidR="00410D38" w:rsidRDefault="00000000" w:rsidP="00312B08">
            <w:pPr>
              <w:spacing w:after="40"/>
            </w:pPr>
            <w:r>
              <w:t>قراردادهای دارای رکورد مانده</w:t>
            </w:r>
          </w:p>
        </w:tc>
        <w:tc>
          <w:tcPr>
            <w:tcW w:w="2337" w:type="dxa"/>
          </w:tcPr>
          <w:p w14:paraId="5E7D3F48" w14:textId="77777777" w:rsidR="00410D38" w:rsidRDefault="00000000" w:rsidP="00312B08">
            <w:pPr>
              <w:spacing w:after="40"/>
            </w:pPr>
            <w:r>
              <w:t>۱,۳۲۲,۳۰۳</w:t>
            </w:r>
          </w:p>
        </w:tc>
        <w:tc>
          <w:tcPr>
            <w:tcW w:w="2337" w:type="dxa"/>
          </w:tcPr>
          <w:p w14:paraId="5E7D3F49" w14:textId="77777777" w:rsidR="00410D38" w:rsidRDefault="00000000" w:rsidP="00312B08">
            <w:pPr>
              <w:spacing w:after="40"/>
            </w:pPr>
            <w:r>
              <w:t xml:space="preserve">حاضر در </w:t>
            </w:r>
            <w:r>
              <w:rPr>
                <w:rFonts w:ascii="Consolas" w:eastAsia="Consolas" w:hAnsi="Consolas" w:cs="Consolas"/>
                <w:sz w:val="18"/>
                <w:szCs w:val="18"/>
                <w:rtl w:val="0"/>
              </w:rPr>
              <w:t>Loan_Remain</w:t>
            </w:r>
            <w:r>
              <w:t xml:space="preserve"> در اسفند ۱۴۰۴ (شامل مانده‌ی صفر)</w:t>
            </w:r>
          </w:p>
        </w:tc>
      </w:tr>
      <w:tr w:rsidR="00410D38" w14:paraId="5E7D3F4F" w14:textId="77777777">
        <w:tc>
          <w:tcPr>
            <w:tcW w:w="2337" w:type="dxa"/>
          </w:tcPr>
          <w:p w14:paraId="5E7D3F4B" w14:textId="77777777" w:rsidR="00410D38" w:rsidRDefault="00000000" w:rsidP="00312B08">
            <w:pPr>
              <w:spacing w:after="40"/>
            </w:pPr>
            <w:r>
              <w:rPr>
                <w:b/>
                <w:bCs/>
              </w:rPr>
              <w:t>ت-۰</w:t>
            </w:r>
          </w:p>
        </w:tc>
        <w:tc>
          <w:tcPr>
            <w:tcW w:w="2337" w:type="dxa"/>
          </w:tcPr>
          <w:p w14:paraId="5E7D3F4C" w14:textId="77777777" w:rsidR="00410D38" w:rsidRDefault="00000000" w:rsidP="00312B08">
            <w:pPr>
              <w:spacing w:after="40"/>
            </w:pPr>
            <w:r>
              <w:t>قراردادهای دارای مانده‌ی مثبت</w:t>
            </w:r>
          </w:p>
        </w:tc>
        <w:tc>
          <w:tcPr>
            <w:tcW w:w="2337" w:type="dxa"/>
          </w:tcPr>
          <w:p w14:paraId="5E7D3F4D" w14:textId="77777777" w:rsidR="00410D38" w:rsidRDefault="00000000" w:rsidP="00312B08">
            <w:pPr>
              <w:spacing w:after="40"/>
            </w:pPr>
            <w:r>
              <w:t>۵۹۰,۲۵۸</w:t>
            </w:r>
          </w:p>
        </w:tc>
        <w:tc>
          <w:tcPr>
            <w:tcW w:w="2337" w:type="dxa"/>
          </w:tcPr>
          <w:p w14:paraId="5E7D3F4E" w14:textId="77777777" w:rsidR="00410D38" w:rsidRDefault="00000000" w:rsidP="00312B08">
            <w:pPr>
              <w:spacing w:after="40"/>
            </w:pPr>
            <w:r>
              <w:t>زیرمجموعه‌ی ت با مانده‌ی بزرگ‌تر از صفر</w:t>
            </w:r>
          </w:p>
        </w:tc>
      </w:tr>
      <w:tr w:rsidR="00410D38" w14:paraId="5E7D3F54" w14:textId="77777777">
        <w:tc>
          <w:tcPr>
            <w:tcW w:w="2337" w:type="dxa"/>
          </w:tcPr>
          <w:p w14:paraId="5E7D3F50" w14:textId="77777777" w:rsidR="00410D38" w:rsidRDefault="00000000" w:rsidP="00312B08">
            <w:pPr>
              <w:spacing w:after="40"/>
            </w:pPr>
            <w:r>
              <w:rPr>
                <w:b/>
                <w:bCs/>
              </w:rPr>
              <w:lastRenderedPageBreak/>
              <w:t>ت-۱</w:t>
            </w:r>
          </w:p>
        </w:tc>
        <w:tc>
          <w:tcPr>
            <w:tcW w:w="2337" w:type="dxa"/>
          </w:tcPr>
          <w:p w14:paraId="5E7D3F51" w14:textId="77777777" w:rsidR="00410D38" w:rsidRDefault="00000000" w:rsidP="00312B08">
            <w:pPr>
              <w:spacing w:after="40"/>
            </w:pPr>
            <w:r>
              <w:t>قراردادهای دارای رکورد قرارداد</w:t>
            </w:r>
          </w:p>
        </w:tc>
        <w:tc>
          <w:tcPr>
            <w:tcW w:w="2337" w:type="dxa"/>
          </w:tcPr>
          <w:p w14:paraId="5E7D3F52" w14:textId="77777777" w:rsidR="00410D38" w:rsidRDefault="00000000" w:rsidP="00312B08">
            <w:pPr>
              <w:spacing w:after="40"/>
            </w:pPr>
            <w:r>
              <w:t>۶۸۴,۳۲۸</w:t>
            </w:r>
          </w:p>
        </w:tc>
        <w:tc>
          <w:tcPr>
            <w:tcW w:w="2337" w:type="dxa"/>
          </w:tcPr>
          <w:p w14:paraId="5E7D3F53" w14:textId="77777777" w:rsidR="00410D38" w:rsidRDefault="00000000" w:rsidP="00312B08">
            <w:pPr>
              <w:spacing w:after="40"/>
            </w:pPr>
            <w:r>
              <w:rPr>
                <w:rFonts w:ascii="Consolas" w:eastAsia="Consolas" w:hAnsi="Consolas" w:cs="Consolas"/>
                <w:sz w:val="18"/>
                <w:szCs w:val="18"/>
                <w:rtl w:val="0"/>
              </w:rPr>
              <w:t>Loan_Contract_Info</w:t>
            </w:r>
            <w:r>
              <w:t xml:space="preserve"> و </w:t>
            </w:r>
            <w:r>
              <w:rPr>
                <w:rFonts w:ascii="Consolas" w:eastAsia="Consolas" w:hAnsi="Consolas" w:cs="Consolas"/>
                <w:sz w:val="18"/>
                <w:szCs w:val="18"/>
                <w:rtl w:val="0"/>
              </w:rPr>
              <w:t>LoanFileID_Brnach</w:t>
            </w:r>
            <w:r>
              <w:t xml:space="preserve"> — مجموعه‌ی یکسان</w:t>
            </w:r>
          </w:p>
        </w:tc>
      </w:tr>
      <w:tr w:rsidR="00410D38" w14:paraId="5E7D3F59" w14:textId="77777777">
        <w:tc>
          <w:tcPr>
            <w:tcW w:w="2337" w:type="dxa"/>
          </w:tcPr>
          <w:p w14:paraId="5E7D3F55" w14:textId="77777777" w:rsidR="00410D38" w:rsidRDefault="00000000" w:rsidP="00312B08">
            <w:pPr>
              <w:spacing w:after="40"/>
            </w:pPr>
            <w:r>
              <w:rPr>
                <w:b/>
                <w:bCs/>
              </w:rPr>
              <w:t>ت-۲</w:t>
            </w:r>
          </w:p>
        </w:tc>
        <w:tc>
          <w:tcPr>
            <w:tcW w:w="2337" w:type="dxa"/>
          </w:tcPr>
          <w:p w14:paraId="5E7D3F56" w14:textId="77777777" w:rsidR="00410D38" w:rsidRDefault="00000000" w:rsidP="00312B08">
            <w:pPr>
              <w:spacing w:after="40"/>
            </w:pPr>
            <w:r>
              <w:t>قراردادهای فاقد اطلاعات</w:t>
            </w:r>
          </w:p>
        </w:tc>
        <w:tc>
          <w:tcPr>
            <w:tcW w:w="2337" w:type="dxa"/>
          </w:tcPr>
          <w:p w14:paraId="5E7D3F57" w14:textId="77777777" w:rsidR="00410D38" w:rsidRDefault="00000000" w:rsidP="00312B08">
            <w:pPr>
              <w:spacing w:after="40"/>
            </w:pPr>
            <w:r>
              <w:t>۶۳۷,۹۷۵</w:t>
            </w:r>
          </w:p>
        </w:tc>
        <w:tc>
          <w:tcPr>
            <w:tcW w:w="2337" w:type="dxa"/>
          </w:tcPr>
          <w:p w14:paraId="5E7D3F58" w14:textId="77777777" w:rsidR="00410D38" w:rsidRDefault="00000000" w:rsidP="00312B08">
            <w:pPr>
              <w:spacing w:after="40"/>
            </w:pPr>
            <w:r>
              <w:t>متمم ت-۱</w:t>
            </w:r>
          </w:p>
        </w:tc>
      </w:tr>
      <w:tr w:rsidR="00410D38" w14:paraId="5E7D3F5E" w14:textId="77777777">
        <w:tc>
          <w:tcPr>
            <w:tcW w:w="2337" w:type="dxa"/>
          </w:tcPr>
          <w:p w14:paraId="5E7D3F5A" w14:textId="77777777" w:rsidR="00410D38" w:rsidRDefault="00000000" w:rsidP="00312B08">
            <w:pPr>
              <w:spacing w:after="40"/>
            </w:pPr>
            <w:r>
              <w:rPr>
                <w:b/>
                <w:bCs/>
              </w:rPr>
              <w:t>ث</w:t>
            </w:r>
          </w:p>
        </w:tc>
        <w:tc>
          <w:tcPr>
            <w:tcW w:w="2337" w:type="dxa"/>
          </w:tcPr>
          <w:p w14:paraId="5E7D3F5B" w14:textId="77777777" w:rsidR="00410D38" w:rsidRDefault="00000000" w:rsidP="00312B08">
            <w:pPr>
              <w:spacing w:after="40"/>
            </w:pPr>
            <w:r>
              <w:t>حساب‌های سپرده</w:t>
            </w:r>
          </w:p>
        </w:tc>
        <w:tc>
          <w:tcPr>
            <w:tcW w:w="2337" w:type="dxa"/>
          </w:tcPr>
          <w:p w14:paraId="5E7D3F5C" w14:textId="77777777" w:rsidR="00410D38" w:rsidRDefault="00000000" w:rsidP="00312B08">
            <w:pPr>
              <w:spacing w:after="40"/>
            </w:pPr>
            <w:r>
              <w:t>۱,۲۶۸,۲۶۶</w:t>
            </w:r>
          </w:p>
        </w:tc>
        <w:tc>
          <w:tcPr>
            <w:tcW w:w="2337" w:type="dxa"/>
          </w:tcPr>
          <w:p w14:paraId="5E7D3F5D" w14:textId="77777777" w:rsidR="00410D38" w:rsidRDefault="00000000" w:rsidP="00312B08">
            <w:pPr>
              <w:spacing w:after="40"/>
            </w:pPr>
            <w:r>
              <w:rPr>
                <w:rFonts w:ascii="Consolas" w:eastAsia="Consolas" w:hAnsi="Consolas" w:cs="Consolas"/>
                <w:sz w:val="18"/>
                <w:szCs w:val="18"/>
                <w:rtl w:val="0"/>
              </w:rPr>
              <w:t>Deposit_Accoutnt_Info</w:t>
            </w:r>
          </w:p>
        </w:tc>
      </w:tr>
      <w:tr w:rsidR="00410D38" w14:paraId="5E7D3F63" w14:textId="77777777">
        <w:tc>
          <w:tcPr>
            <w:tcW w:w="2337" w:type="dxa"/>
          </w:tcPr>
          <w:p w14:paraId="5E7D3F5F" w14:textId="77777777" w:rsidR="00410D38" w:rsidRDefault="00000000" w:rsidP="00312B08">
            <w:pPr>
              <w:spacing w:after="40"/>
            </w:pPr>
            <w:r>
              <w:rPr>
                <w:b/>
                <w:bCs/>
              </w:rPr>
              <w:t>ث-۱</w:t>
            </w:r>
          </w:p>
        </w:tc>
        <w:tc>
          <w:tcPr>
            <w:tcW w:w="2337" w:type="dxa"/>
          </w:tcPr>
          <w:p w14:paraId="5E7D3F60" w14:textId="77777777" w:rsidR="00410D38" w:rsidRDefault="00000000" w:rsidP="00312B08">
            <w:pPr>
              <w:spacing w:after="40"/>
            </w:pPr>
            <w:r>
              <w:t>حساب‌های دارای سود پرداختی</w:t>
            </w:r>
          </w:p>
        </w:tc>
        <w:tc>
          <w:tcPr>
            <w:tcW w:w="2337" w:type="dxa"/>
          </w:tcPr>
          <w:p w14:paraId="5E7D3F61" w14:textId="77777777" w:rsidR="00410D38" w:rsidRDefault="00000000" w:rsidP="00312B08">
            <w:pPr>
              <w:spacing w:after="40"/>
            </w:pPr>
            <w:r>
              <w:t>۴۷۵,۲۳۰ (۳۷.۵٪)</w:t>
            </w:r>
          </w:p>
        </w:tc>
        <w:tc>
          <w:tcPr>
            <w:tcW w:w="2337" w:type="dxa"/>
          </w:tcPr>
          <w:p w14:paraId="5E7D3F62" w14:textId="77777777" w:rsidR="00410D38" w:rsidRDefault="00000000" w:rsidP="00312B08">
            <w:pPr>
              <w:spacing w:after="40"/>
            </w:pPr>
            <w:r>
              <w:rPr>
                <w:rFonts w:ascii="Consolas" w:eastAsia="Consolas" w:hAnsi="Consolas" w:cs="Consolas"/>
                <w:sz w:val="18"/>
                <w:szCs w:val="18"/>
                <w:rtl w:val="0"/>
              </w:rPr>
              <w:t>DepositIDInterest</w:t>
            </w:r>
          </w:p>
        </w:tc>
      </w:tr>
      <w:tr w:rsidR="00410D38" w14:paraId="5E7D3F68" w14:textId="77777777">
        <w:tc>
          <w:tcPr>
            <w:tcW w:w="2337" w:type="dxa"/>
          </w:tcPr>
          <w:p w14:paraId="5E7D3F64" w14:textId="77777777" w:rsidR="00410D38" w:rsidRDefault="00000000" w:rsidP="00312B08">
            <w:pPr>
              <w:spacing w:after="40"/>
            </w:pPr>
            <w:r>
              <w:rPr>
                <w:b/>
                <w:bCs/>
              </w:rPr>
              <w:t>ج</w:t>
            </w:r>
          </w:p>
        </w:tc>
        <w:tc>
          <w:tcPr>
            <w:tcW w:w="2337" w:type="dxa"/>
          </w:tcPr>
          <w:p w14:paraId="5E7D3F65" w14:textId="77777777" w:rsidR="00410D38" w:rsidRDefault="00000000" w:rsidP="00312B08">
            <w:pPr>
              <w:spacing w:after="40"/>
            </w:pPr>
            <w:r>
              <w:t>مشتریان سپرده‌گذار</w:t>
            </w:r>
          </w:p>
        </w:tc>
        <w:tc>
          <w:tcPr>
            <w:tcW w:w="2337" w:type="dxa"/>
          </w:tcPr>
          <w:p w14:paraId="5E7D3F66" w14:textId="77777777" w:rsidR="00410D38" w:rsidRDefault="00000000" w:rsidP="00312B08">
            <w:pPr>
              <w:spacing w:after="40"/>
            </w:pPr>
            <w:r>
              <w:t>۷۰۶,۵۰۹</w:t>
            </w:r>
          </w:p>
        </w:tc>
        <w:tc>
          <w:tcPr>
            <w:tcW w:w="2337" w:type="dxa"/>
          </w:tcPr>
          <w:p w14:paraId="5E7D3F67" w14:textId="77777777" w:rsidR="00410D38" w:rsidRDefault="00000000" w:rsidP="00312B08">
            <w:pPr>
              <w:spacing w:after="40"/>
            </w:pPr>
            <w:r>
              <w:t>—</w:t>
            </w:r>
          </w:p>
        </w:tc>
      </w:tr>
      <w:tr w:rsidR="00410D38" w14:paraId="5E7D3F6D" w14:textId="77777777">
        <w:tc>
          <w:tcPr>
            <w:tcW w:w="2337" w:type="dxa"/>
          </w:tcPr>
          <w:p w14:paraId="5E7D3F69" w14:textId="77777777" w:rsidR="00410D38" w:rsidRDefault="00000000" w:rsidP="00312B08">
            <w:pPr>
              <w:spacing w:after="40"/>
            </w:pPr>
            <w:r>
              <w:rPr>
                <w:b/>
                <w:bCs/>
              </w:rPr>
              <w:t>چ</w:t>
            </w:r>
          </w:p>
        </w:tc>
        <w:tc>
          <w:tcPr>
            <w:tcW w:w="2337" w:type="dxa"/>
          </w:tcPr>
          <w:p w14:paraId="5E7D3F6A" w14:textId="77777777" w:rsidR="00410D38" w:rsidRDefault="00000000" w:rsidP="00312B08">
            <w:pPr>
              <w:spacing w:after="40"/>
            </w:pPr>
            <w:r>
              <w:t>تسهیلات‌گیرندگان — تمام طرفین</w:t>
            </w:r>
          </w:p>
        </w:tc>
        <w:tc>
          <w:tcPr>
            <w:tcW w:w="2337" w:type="dxa"/>
          </w:tcPr>
          <w:p w14:paraId="5E7D3F6B" w14:textId="77777777" w:rsidR="00410D38" w:rsidRDefault="00000000" w:rsidP="00312B08">
            <w:pPr>
              <w:spacing w:after="40"/>
            </w:pPr>
            <w:r>
              <w:t>۵۱۸,۰۰۶</w:t>
            </w:r>
          </w:p>
        </w:tc>
        <w:tc>
          <w:tcPr>
            <w:tcW w:w="2337" w:type="dxa"/>
          </w:tcPr>
          <w:p w14:paraId="5E7D3F6C" w14:textId="77777777" w:rsidR="00410D38" w:rsidRDefault="00000000" w:rsidP="00312B08">
            <w:pPr>
              <w:spacing w:after="40"/>
            </w:pPr>
            <w:r>
              <w:rPr>
                <w:rFonts w:ascii="Consolas" w:eastAsia="Consolas" w:hAnsi="Consolas" w:cs="Consolas"/>
                <w:sz w:val="18"/>
                <w:szCs w:val="18"/>
                <w:rtl w:val="0"/>
              </w:rPr>
              <w:t>Loan_Remain</w:t>
            </w:r>
            <w:r>
              <w:t>، شامل ضامن و شریک</w:t>
            </w:r>
          </w:p>
        </w:tc>
      </w:tr>
      <w:tr w:rsidR="00410D38" w14:paraId="5E7D3F72" w14:textId="77777777">
        <w:tc>
          <w:tcPr>
            <w:tcW w:w="2337" w:type="dxa"/>
          </w:tcPr>
          <w:p w14:paraId="5E7D3F6E" w14:textId="77777777" w:rsidR="00410D38" w:rsidRDefault="00000000" w:rsidP="00312B08">
            <w:pPr>
              <w:spacing w:after="40"/>
            </w:pPr>
            <w:r>
              <w:rPr>
                <w:b/>
                <w:bCs/>
              </w:rPr>
              <w:t>چ-۱</w:t>
            </w:r>
          </w:p>
        </w:tc>
        <w:tc>
          <w:tcPr>
            <w:tcW w:w="2337" w:type="dxa"/>
          </w:tcPr>
          <w:p w14:paraId="5E7D3F6F" w14:textId="77777777" w:rsidR="00410D38" w:rsidRDefault="00000000" w:rsidP="00312B08">
            <w:pPr>
              <w:spacing w:after="40"/>
            </w:pPr>
            <w:r>
              <w:t>تسهیلات‌گیرندگان — گیرنده‌ی اصلی</w:t>
            </w:r>
          </w:p>
        </w:tc>
        <w:tc>
          <w:tcPr>
            <w:tcW w:w="2337" w:type="dxa"/>
          </w:tcPr>
          <w:p w14:paraId="5E7D3F70" w14:textId="77777777" w:rsidR="00410D38" w:rsidRDefault="00000000" w:rsidP="00312B08">
            <w:pPr>
              <w:spacing w:after="40"/>
            </w:pPr>
            <w:r>
              <w:t>۲۴۹,۷۰۸</w:t>
            </w:r>
          </w:p>
        </w:tc>
        <w:tc>
          <w:tcPr>
            <w:tcW w:w="2337" w:type="dxa"/>
          </w:tcPr>
          <w:p w14:paraId="5E7D3F71" w14:textId="77777777" w:rsidR="00410D38" w:rsidRDefault="00000000" w:rsidP="00312B08">
            <w:pPr>
              <w:spacing w:after="40"/>
            </w:pPr>
            <w:r>
              <w:rPr>
                <w:rFonts w:ascii="Consolas" w:eastAsia="Consolas" w:hAnsi="Consolas" w:cs="Consolas"/>
                <w:sz w:val="18"/>
                <w:szCs w:val="18"/>
                <w:rtl w:val="0"/>
              </w:rPr>
              <w:t>Loan_Grant_Customer</w:t>
            </w:r>
          </w:p>
        </w:tc>
      </w:tr>
    </w:tbl>
    <w:p w14:paraId="5E7D3F73" w14:textId="77777777" w:rsidR="00410D38" w:rsidRDefault="00410D38" w:rsidP="00312B08">
      <w:pPr>
        <w:spacing w:after="160"/>
      </w:pPr>
    </w:p>
    <w:p w14:paraId="5E7D3F74" w14:textId="77777777" w:rsidR="00410D38" w:rsidRDefault="00000000" w:rsidP="00312B08">
      <w:pPr>
        <w:spacing w:after="160" w:line="300" w:lineRule="auto"/>
      </w:pPr>
      <w:r>
        <w:rPr>
          <w:b/>
          <w:bCs/>
        </w:rPr>
        <w:t>روابط کنترلی.</w:t>
      </w:r>
      <w:r>
        <w:t xml:space="preserve"> سه رابطه‌ی زیر باید در هر بازتولید گزارش برقرار بماند و به‌عنوان آزمون صحت محاسبات به کار می‌روند:</w:t>
      </w:r>
    </w:p>
    <w:p w14:paraId="5E7D3F75" w14:textId="77777777" w:rsidR="00410D38" w:rsidRDefault="00000000" w:rsidP="00312B08">
      <w:pPr>
        <w:spacing w:after="160" w:line="300" w:lineRule="auto"/>
      </w:pPr>
      <w:commentRangeStart w:id="63"/>
      <w:r>
        <w:t>``</w:t>
      </w:r>
      <w:r>
        <w:rPr>
          <w:rFonts w:ascii="Consolas" w:eastAsia="Consolas" w:hAnsi="Consolas" w:cs="Consolas"/>
          <w:sz w:val="18"/>
          <w:szCs w:val="18"/>
          <w:rtl w:val="0"/>
        </w:rPr>
        <w:t xml:space="preserve"> الف-۱ + الف-۲ = الف     →   ۹۹۴.۵ + ۲۸۷.۱ = ۱,۲۸۱.۶ پ-۱   + پ-۲   = پ       →    ۵۱.۹ +  ۶۰.۴ =   ۱۱۲.۲ ت-۱   + ت-۲   = ت       →   ۶۸۴,۳۲۸ + ۶۳۷,۹۷۵ = ۱,۳۲۲,۳۰۳ </w:t>
      </w:r>
      <w:r>
        <w:t>``</w:t>
      </w:r>
      <w:commentRangeEnd w:id="63"/>
      <w:r w:rsidR="00386C13">
        <w:rPr>
          <w:rStyle w:val="CommentReference"/>
          <w:sz w:val="21"/>
          <w:szCs w:val="21"/>
        </w:rPr>
        <w:commentReference w:id="63"/>
      </w:r>
    </w:p>
    <w:p w14:paraId="5E7D3F76" w14:textId="77777777" w:rsidR="00410D38" w:rsidRDefault="00000000" w:rsidP="00312B08">
      <w:pPr>
        <w:spacing w:after="160" w:line="300" w:lineRule="auto"/>
      </w:pPr>
      <w:r>
        <w:rPr>
          <w:b/>
          <w:bCs/>
        </w:rPr>
        <w:t>تذکر روش‌شناختی درباره‌ی مبنای ت.</w:t>
      </w:r>
      <w:r>
        <w:t xml:space="preserve"> از ۱,۳۲۲,۳۰۳ قراردادی که در اسفند ۱۴۰۴ رکورد دارند، تنها </w:t>
      </w:r>
      <w:r>
        <w:rPr>
          <w:b/>
          <w:bCs/>
        </w:rPr>
        <w:t>۵۹۰,۲۵۸ قرارداد (۴۴.۶ درصد) مانده‌ی مثبت دارند</w:t>
      </w:r>
      <w:r>
        <w:t>. مابقی — ۷۳۲,۰۴۵ قرارداد معادل ۵۵.۴ درصد — مانده‌ی دقیقاً صفر دارند و به‌احتمال زیاد قراردادهای تسویه‌شده‌ای هستند که رکوردشان همچنان نگهداری می‌شود.</w:t>
      </w:r>
    </w:p>
    <w:p w14:paraId="5E7D3F77" w14:textId="77777777" w:rsidR="00410D38" w:rsidRDefault="00000000" w:rsidP="00312B08">
      <w:pPr>
        <w:spacing w:after="160" w:line="300" w:lineRule="auto"/>
      </w:pPr>
      <w:commentRangeStart w:id="64"/>
      <w:r>
        <w:t xml:space="preserve">این تمایز اهمیت عملی دارد: هر جا در این گزارش رقم ۱,۳۲۲,۳۰۳ می‌آید، منظور </w:t>
      </w:r>
      <w:r>
        <w:rPr>
          <w:b/>
          <w:bCs/>
        </w:rPr>
        <w:t>قراردادهای دارای رکورد</w:t>
      </w:r>
      <w:r>
        <w:t xml:space="preserve"> است و نه پرتفوی فعال بانک. برای شمارش قراردادهای دارای مانده باید از مبنای ت-۰ استفاده شود. افزون بر این، بررسی نشان داد هیچ مانده‌ی منفی‌ای در داده وجود ندارد؛ جمع کل با اعمال فیلتر مانده‌ی مثبت دقیقاً برابر جمع بدون فیلتر است.</w:t>
      </w:r>
      <w:commentRangeEnd w:id="64"/>
      <w:r w:rsidR="008E6297">
        <w:rPr>
          <w:rStyle w:val="CommentReference"/>
          <w:sz w:val="21"/>
          <w:szCs w:val="21"/>
        </w:rPr>
        <w:commentReference w:id="64"/>
      </w:r>
    </w:p>
    <w:p w14:paraId="5E7D3F78" w14:textId="77777777" w:rsidR="00410D38" w:rsidRDefault="00000000" w:rsidP="00312B08">
      <w:pPr>
        <w:pStyle w:val="Heading3"/>
        <w:spacing w:before="280" w:after="160"/>
      </w:pPr>
      <w:bookmarkStart w:id="65" w:name="_Toc241515957"/>
      <w:r>
        <w:rPr>
          <w:b/>
          <w:bCs/>
        </w:rPr>
        <w:t>۱.۶.۳ سوابق اصلاح ارقام</w:t>
      </w:r>
      <w:bookmarkEnd w:id="65"/>
    </w:p>
    <w:p w14:paraId="5E7D3F79" w14:textId="77777777" w:rsidR="00410D38" w:rsidRDefault="00000000" w:rsidP="00312B08">
      <w:pPr>
        <w:spacing w:after="160" w:line="300" w:lineRule="auto"/>
      </w:pPr>
      <w:r>
        <w:t>در طول اجرای فاز ۱</w:t>
      </w:r>
      <w:commentRangeStart w:id="66"/>
      <w:r>
        <w:t xml:space="preserve">، چند رقم در گردش بود </w:t>
      </w:r>
      <w:commentRangeEnd w:id="66"/>
      <w:r w:rsidR="00E15164">
        <w:rPr>
          <w:rStyle w:val="CommentReference"/>
          <w:sz w:val="21"/>
          <w:szCs w:val="21"/>
        </w:rPr>
        <w:commentReference w:id="66"/>
      </w:r>
      <w:r>
        <w:t>که با تکمیل صحت‌سنجی و اصلاح محاسبات جایگزین شده‌اند. از آنجا که این ارقام در اسناد کاری پروژه ثبت شده‌اند و ممکن است در بازبینی‌های آتی مورد استناد قرار گیرند، برای پیشگیری از ابهام، فهرست آن‌ها به‌همراه علت اصلاح و رقم جایگزین ارائه می‌شود.</w:t>
      </w:r>
    </w:p>
    <w:p w14:paraId="5E7D3F7A" w14:textId="77777777" w:rsidR="00410D38" w:rsidRDefault="00000000" w:rsidP="00312B08">
      <w:pPr>
        <w:spacing w:after="160" w:line="300" w:lineRule="auto"/>
      </w:pPr>
      <w:r>
        <w:rPr>
          <w:b/>
          <w:bCs/>
        </w:rPr>
        <w:t>جدول ۱-۱۱: ارقام اصلاح‌شده و مبنای جایگزین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3F7E" w14:textId="77777777">
        <w:trPr>
          <w:tblHeader/>
        </w:trPr>
        <w:tc>
          <w:tcPr>
            <w:tcW w:w="3116" w:type="dxa"/>
            <w:shd w:val="clear" w:color="auto" w:fill="D9D9D9"/>
          </w:tcPr>
          <w:p w14:paraId="5E7D3F7B" w14:textId="77777777" w:rsidR="00410D38" w:rsidRDefault="00000000" w:rsidP="00312B08">
            <w:pPr>
              <w:spacing w:after="40"/>
            </w:pPr>
            <w:r>
              <w:t>رقم پیشین</w:t>
            </w:r>
          </w:p>
        </w:tc>
        <w:tc>
          <w:tcPr>
            <w:tcW w:w="3116" w:type="dxa"/>
            <w:shd w:val="clear" w:color="auto" w:fill="D9D9D9"/>
          </w:tcPr>
          <w:p w14:paraId="5E7D3F7C" w14:textId="77777777" w:rsidR="00410D38" w:rsidRDefault="00000000" w:rsidP="00312B08">
            <w:pPr>
              <w:spacing w:after="40"/>
            </w:pPr>
            <w:r>
              <w:t>علت عدم اعتبار</w:t>
            </w:r>
          </w:p>
        </w:tc>
        <w:tc>
          <w:tcPr>
            <w:tcW w:w="3116" w:type="dxa"/>
            <w:shd w:val="clear" w:color="auto" w:fill="D9D9D9"/>
          </w:tcPr>
          <w:p w14:paraId="5E7D3F7D" w14:textId="77777777" w:rsidR="00410D38" w:rsidRDefault="00000000" w:rsidP="00312B08">
            <w:pPr>
              <w:spacing w:after="40"/>
            </w:pPr>
            <w:r>
              <w:t>رقم جایگزین معتبر</w:t>
            </w:r>
          </w:p>
        </w:tc>
      </w:tr>
      <w:tr w:rsidR="00410D38" w14:paraId="5E7D3F82" w14:textId="77777777">
        <w:tc>
          <w:tcPr>
            <w:tcW w:w="3116" w:type="dxa"/>
          </w:tcPr>
          <w:p w14:paraId="5E7D3F7F" w14:textId="77777777" w:rsidR="00410D38" w:rsidRDefault="00000000" w:rsidP="00312B08">
            <w:pPr>
              <w:spacing w:after="40"/>
            </w:pPr>
            <w:r>
              <w:t>۱,۹۶۱.۱ هزار میلیارد ریال (۱۹۶.۱ همت)</w:t>
            </w:r>
          </w:p>
        </w:tc>
        <w:tc>
          <w:tcPr>
            <w:tcW w:w="3116" w:type="dxa"/>
          </w:tcPr>
          <w:p w14:paraId="5E7D3F80" w14:textId="77777777" w:rsidR="00410D38" w:rsidRDefault="00000000" w:rsidP="00312B08">
            <w:pPr>
              <w:spacing w:after="40"/>
            </w:pPr>
            <w:r>
              <w:t>جمع خام بدون حذف تکرار چندضامنی</w:t>
            </w:r>
          </w:p>
        </w:tc>
        <w:tc>
          <w:tcPr>
            <w:tcW w:w="3116" w:type="dxa"/>
          </w:tcPr>
          <w:p w14:paraId="5E7D3F81" w14:textId="77777777" w:rsidR="00410D38" w:rsidRDefault="00000000" w:rsidP="00312B08">
            <w:pPr>
              <w:spacing w:after="40"/>
            </w:pPr>
            <w:r>
              <w:t>۱,۲۸۱.۶ (مبنای الف)</w:t>
            </w:r>
          </w:p>
        </w:tc>
      </w:tr>
      <w:tr w:rsidR="00410D38" w14:paraId="5E7D3F86" w14:textId="77777777">
        <w:tc>
          <w:tcPr>
            <w:tcW w:w="3116" w:type="dxa"/>
          </w:tcPr>
          <w:p w14:paraId="5E7D3F83" w14:textId="77777777" w:rsidR="00410D38" w:rsidRDefault="00000000" w:rsidP="00312B08">
            <w:pPr>
              <w:spacing w:after="40"/>
            </w:pPr>
            <w:r>
              <w:t>۱,۹۱۲.۸ هزار میلیارد ریال (۱۹۱.۳ همت)</w:t>
            </w:r>
          </w:p>
        </w:tc>
        <w:tc>
          <w:tcPr>
            <w:tcW w:w="3116" w:type="dxa"/>
          </w:tcPr>
          <w:p w14:paraId="5E7D3F84" w14:textId="77777777" w:rsidR="00410D38" w:rsidRDefault="00000000" w:rsidP="00312B08">
            <w:pPr>
              <w:spacing w:after="40"/>
            </w:pPr>
            <w:r>
              <w:t>مبنای نیمه‌اصلاح‌شده در تحلیل پوشش قرارداد</w:t>
            </w:r>
          </w:p>
        </w:tc>
        <w:tc>
          <w:tcPr>
            <w:tcW w:w="3116" w:type="dxa"/>
          </w:tcPr>
          <w:p w14:paraId="5E7D3F85" w14:textId="77777777" w:rsidR="00410D38" w:rsidRDefault="00000000" w:rsidP="00312B08">
            <w:pPr>
              <w:spacing w:after="40"/>
            </w:pPr>
            <w:r>
              <w:t>۱,۲۸۱.۶ (مبنای الف)</w:t>
            </w:r>
          </w:p>
        </w:tc>
      </w:tr>
      <w:tr w:rsidR="00410D38" w14:paraId="5E7D3F8A" w14:textId="77777777">
        <w:tc>
          <w:tcPr>
            <w:tcW w:w="3116" w:type="dxa"/>
          </w:tcPr>
          <w:p w14:paraId="5E7D3F87" w14:textId="77777777" w:rsidR="00410D38" w:rsidRDefault="00000000" w:rsidP="00312B08">
            <w:pPr>
              <w:spacing w:after="40"/>
            </w:pPr>
            <w:r>
              <w:t>سهم فاقد اطلاعات = ۱۵.۰٪</w:t>
            </w:r>
          </w:p>
        </w:tc>
        <w:tc>
          <w:tcPr>
            <w:tcW w:w="3116" w:type="dxa"/>
          </w:tcPr>
          <w:p w14:paraId="5E7D3F88" w14:textId="77777777" w:rsidR="00410D38" w:rsidRDefault="00000000" w:rsidP="00312B08">
            <w:pPr>
              <w:spacing w:after="40"/>
            </w:pPr>
            <w:r>
              <w:t>اتصال نادرست به جدول دارای تکرار، موجب ردیف‌سازی کاذب</w:t>
            </w:r>
          </w:p>
        </w:tc>
        <w:tc>
          <w:tcPr>
            <w:tcW w:w="3116" w:type="dxa"/>
          </w:tcPr>
          <w:p w14:paraId="5E7D3F89" w14:textId="77777777" w:rsidR="00410D38" w:rsidRDefault="00000000" w:rsidP="00312B08">
            <w:pPr>
              <w:spacing w:after="40"/>
            </w:pPr>
            <w:r>
              <w:t>۲۲.۴۰٪ (مبنای الف-۲)</w:t>
            </w:r>
          </w:p>
        </w:tc>
      </w:tr>
      <w:tr w:rsidR="00410D38" w14:paraId="5E7D3F8E" w14:textId="77777777">
        <w:tc>
          <w:tcPr>
            <w:tcW w:w="3116" w:type="dxa"/>
          </w:tcPr>
          <w:p w14:paraId="5E7D3F8B" w14:textId="77777777" w:rsidR="00410D38" w:rsidRDefault="00000000" w:rsidP="00312B08">
            <w:pPr>
              <w:spacing w:after="40"/>
            </w:pPr>
            <w:r>
              <w:t>سهم فاقد اطلاعات = ۱۰.۶٪</w:t>
            </w:r>
          </w:p>
        </w:tc>
        <w:tc>
          <w:tcPr>
            <w:tcW w:w="3116" w:type="dxa"/>
          </w:tcPr>
          <w:p w14:paraId="5E7D3F8C" w14:textId="77777777" w:rsidR="00410D38" w:rsidRDefault="00000000" w:rsidP="00312B08">
            <w:pPr>
              <w:spacing w:after="40"/>
            </w:pPr>
            <w:r>
              <w:t>محاسبه‌ی قدیمی‌تر در مستندات لایه‌ی View</w:t>
            </w:r>
          </w:p>
        </w:tc>
        <w:tc>
          <w:tcPr>
            <w:tcW w:w="3116" w:type="dxa"/>
          </w:tcPr>
          <w:p w14:paraId="5E7D3F8D" w14:textId="77777777" w:rsidR="00410D38" w:rsidRDefault="00000000" w:rsidP="00312B08">
            <w:pPr>
              <w:spacing w:after="40"/>
            </w:pPr>
            <w:r>
              <w:t>۲۲.۴۰٪</w:t>
            </w:r>
          </w:p>
        </w:tc>
      </w:tr>
      <w:tr w:rsidR="00410D38" w14:paraId="5E7D3F92" w14:textId="77777777">
        <w:tc>
          <w:tcPr>
            <w:tcW w:w="3116" w:type="dxa"/>
          </w:tcPr>
          <w:p w14:paraId="5E7D3F8F" w14:textId="77777777" w:rsidR="00410D38" w:rsidRDefault="00000000" w:rsidP="00312B08">
            <w:pPr>
              <w:spacing w:after="40"/>
            </w:pPr>
            <w:r>
              <w:t>پوشش شعبه‌ای = ۴۷٪</w:t>
            </w:r>
          </w:p>
        </w:tc>
        <w:tc>
          <w:tcPr>
            <w:tcW w:w="3116" w:type="dxa"/>
          </w:tcPr>
          <w:p w14:paraId="5E7D3F90" w14:textId="77777777" w:rsidR="00410D38" w:rsidRDefault="00000000" w:rsidP="00312B08">
            <w:pPr>
              <w:spacing w:after="40"/>
            </w:pPr>
            <w:r>
              <w:t>نسبت‌گیری بر مخرج متورم ۱,۹۱۳</w:t>
            </w:r>
          </w:p>
        </w:tc>
        <w:tc>
          <w:tcPr>
            <w:tcW w:w="3116" w:type="dxa"/>
          </w:tcPr>
          <w:p w14:paraId="5E7D3F91" w14:textId="77777777" w:rsidR="00410D38" w:rsidRDefault="00000000" w:rsidP="00312B08">
            <w:pPr>
              <w:spacing w:after="40"/>
            </w:pPr>
            <w:r>
              <w:t>۷۷.۶۰٪ — تأییدشده با اندازه‌گیری مستقیم</w:t>
            </w:r>
          </w:p>
        </w:tc>
      </w:tr>
      <w:tr w:rsidR="00410D38" w14:paraId="5E7D3F96" w14:textId="77777777">
        <w:tc>
          <w:tcPr>
            <w:tcW w:w="3116" w:type="dxa"/>
          </w:tcPr>
          <w:p w14:paraId="5E7D3F93" w14:textId="77777777" w:rsidR="00410D38" w:rsidRDefault="00000000" w:rsidP="00312B08">
            <w:pPr>
              <w:spacing w:after="40"/>
            </w:pPr>
            <w:r>
              <w:t>پوشش استانی = ۷۳٪ (حدود ۹۴۰)</w:t>
            </w:r>
          </w:p>
        </w:tc>
        <w:tc>
          <w:tcPr>
            <w:tcW w:w="3116" w:type="dxa"/>
          </w:tcPr>
          <w:p w14:paraId="5E7D3F94" w14:textId="77777777" w:rsidR="00410D38" w:rsidRDefault="00000000" w:rsidP="00312B08">
            <w:pPr>
              <w:spacing w:after="40"/>
            </w:pPr>
            <w:r>
              <w:t>محاسبه‌ی پیش از اصلاح نگاشت جغرافیایی</w:t>
            </w:r>
          </w:p>
        </w:tc>
        <w:tc>
          <w:tcPr>
            <w:tcW w:w="3116" w:type="dxa"/>
          </w:tcPr>
          <w:p w14:paraId="5E7D3F95" w14:textId="77777777" w:rsidR="00410D38" w:rsidRDefault="00000000" w:rsidP="00312B08">
            <w:pPr>
              <w:spacing w:after="40"/>
            </w:pPr>
            <w:r>
              <w:t>۷۷.۶۰٪ (۹۹۴.۵)</w:t>
            </w:r>
          </w:p>
        </w:tc>
      </w:tr>
      <w:tr w:rsidR="00410D38" w14:paraId="5E7D3F9A" w14:textId="77777777">
        <w:tc>
          <w:tcPr>
            <w:tcW w:w="3116" w:type="dxa"/>
          </w:tcPr>
          <w:p w14:paraId="5E7D3F97" w14:textId="77777777" w:rsidR="00410D38" w:rsidRDefault="00000000" w:rsidP="00312B08">
            <w:pPr>
              <w:spacing w:after="40"/>
            </w:pPr>
            <w:r>
              <w:lastRenderedPageBreak/>
              <w:t>حاشیه‌ی سود = منفی ۱۰.۵۵ واحد درصد</w:t>
            </w:r>
          </w:p>
        </w:tc>
        <w:tc>
          <w:tcPr>
            <w:tcW w:w="3116" w:type="dxa"/>
          </w:tcPr>
          <w:p w14:paraId="5E7D3F98" w14:textId="77777777" w:rsidR="00410D38" w:rsidRDefault="00000000" w:rsidP="00312B08">
            <w:pPr>
              <w:spacing w:after="40"/>
            </w:pPr>
            <w:r>
              <w:t>مقایسه‌ی دو مبنای ناهم‌سنخ (بخش ۱.۸)</w:t>
            </w:r>
          </w:p>
        </w:tc>
        <w:tc>
          <w:tcPr>
            <w:tcW w:w="3116" w:type="dxa"/>
          </w:tcPr>
          <w:p w14:paraId="5E7D3F99" w14:textId="77777777" w:rsidR="00410D38" w:rsidRDefault="00000000" w:rsidP="00312B08">
            <w:pPr>
              <w:spacing w:after="40"/>
            </w:pPr>
            <w:r>
              <w:t>بازه‌ی مثبت — فصل ۷</w:t>
            </w:r>
          </w:p>
        </w:tc>
      </w:tr>
      <w:tr w:rsidR="00410D38" w14:paraId="5E7D3F9E" w14:textId="77777777">
        <w:tc>
          <w:tcPr>
            <w:tcW w:w="3116" w:type="dxa"/>
          </w:tcPr>
          <w:p w14:paraId="5E7D3F9B" w14:textId="77777777" w:rsidR="00410D38" w:rsidRDefault="00000000" w:rsidP="00312B08">
            <w:pPr>
              <w:spacing w:after="40"/>
            </w:pPr>
            <w:r>
              <w:t>پوشش نمودار نوع تسهیلات = ۷۷.۶٪ بدون اعلام</w:t>
            </w:r>
          </w:p>
        </w:tc>
        <w:tc>
          <w:tcPr>
            <w:tcW w:w="3116" w:type="dxa"/>
          </w:tcPr>
          <w:p w14:paraId="5E7D3F9C" w14:textId="77777777" w:rsidR="00410D38" w:rsidRDefault="00000000" w:rsidP="00312B08">
            <w:pPr>
              <w:spacing w:after="40"/>
            </w:pPr>
            <w:r>
              <w:t>اتصال داخلی که ۲۲.۴٪ پرتفوی را بی‌اعلام حذف می‌کرد</w:t>
            </w:r>
          </w:p>
        </w:tc>
        <w:tc>
          <w:tcPr>
            <w:tcW w:w="3116" w:type="dxa"/>
          </w:tcPr>
          <w:p w14:paraId="5E7D3F9D" w14:textId="77777777" w:rsidR="00410D38" w:rsidRDefault="00000000" w:rsidP="00312B08">
            <w:pPr>
              <w:spacing w:after="40"/>
            </w:pPr>
            <w:r>
              <w:t>۱۰۰٪ با سطل صریح «نامشخص»</w:t>
            </w:r>
          </w:p>
        </w:tc>
      </w:tr>
    </w:tbl>
    <w:p w14:paraId="5E7D3F9F" w14:textId="77777777" w:rsidR="00410D38" w:rsidRDefault="00410D38" w:rsidP="00312B08">
      <w:pPr>
        <w:spacing w:after="160"/>
      </w:pPr>
    </w:p>
    <w:p w14:paraId="5E7D3FA0" w14:textId="77777777" w:rsidR="00410D38" w:rsidRDefault="00000000" w:rsidP="00312B08">
      <w:pPr>
        <w:spacing w:after="160" w:line="300" w:lineRule="auto"/>
      </w:pPr>
      <w:commentRangeStart w:id="67"/>
      <w:r>
        <w:rPr>
          <w:b/>
          <w:bCs/>
        </w:rPr>
        <w:t>جدول ۱-۱۶: توزیع مشتریان تسهیلاتی نمونه در طبقات مانده (۱۴۰۴/۱۲)</w:t>
      </w:r>
      <w:commentRangeEnd w:id="67"/>
      <w:r w:rsidR="00E15164">
        <w:rPr>
          <w:rStyle w:val="CommentReference"/>
          <w:sz w:val="21"/>
          <w:szCs w:val="21"/>
        </w:rPr>
        <w:commentReference w:id="67"/>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3FA3" w14:textId="77777777">
        <w:trPr>
          <w:tblHeader/>
        </w:trPr>
        <w:tc>
          <w:tcPr>
            <w:tcW w:w="4675" w:type="dxa"/>
            <w:shd w:val="clear" w:color="auto" w:fill="D9D9D9"/>
          </w:tcPr>
          <w:p w14:paraId="5E7D3FA1" w14:textId="77777777" w:rsidR="00410D38" w:rsidRDefault="00000000" w:rsidP="00312B08">
            <w:pPr>
              <w:spacing w:after="40"/>
            </w:pPr>
            <w:r>
              <w:t>طبقه‌ی اندازه‌ی مانده</w:t>
            </w:r>
          </w:p>
        </w:tc>
        <w:tc>
          <w:tcPr>
            <w:tcW w:w="4675" w:type="dxa"/>
            <w:shd w:val="clear" w:color="auto" w:fill="D9D9D9"/>
          </w:tcPr>
          <w:p w14:paraId="5E7D3FA2" w14:textId="77777777" w:rsidR="00410D38" w:rsidRDefault="00000000" w:rsidP="00312B08">
            <w:pPr>
              <w:spacing w:after="40"/>
            </w:pPr>
            <w:r>
              <w:t>تعداد مشتری در نمونه</w:t>
            </w:r>
          </w:p>
        </w:tc>
      </w:tr>
      <w:tr w:rsidR="00410D38" w14:paraId="5E7D3FA6" w14:textId="77777777">
        <w:tc>
          <w:tcPr>
            <w:tcW w:w="4675" w:type="dxa"/>
          </w:tcPr>
          <w:p w14:paraId="5E7D3FA4" w14:textId="77777777" w:rsidR="00410D38" w:rsidRDefault="00000000" w:rsidP="00312B08">
            <w:pPr>
              <w:spacing w:after="40"/>
            </w:pPr>
            <w:r>
              <w:t>کمتر از ۵۰ میلیون تومان</w:t>
            </w:r>
          </w:p>
        </w:tc>
        <w:tc>
          <w:tcPr>
            <w:tcW w:w="4675" w:type="dxa"/>
          </w:tcPr>
          <w:p w14:paraId="5E7D3FA5" w14:textId="77777777" w:rsidR="00410D38" w:rsidRDefault="00000000" w:rsidP="00312B08">
            <w:pPr>
              <w:spacing w:after="40"/>
            </w:pPr>
            <w:r>
              <w:t>۴۸۲,۵۴۹</w:t>
            </w:r>
          </w:p>
        </w:tc>
      </w:tr>
      <w:tr w:rsidR="00410D38" w14:paraId="5E7D3FA9" w14:textId="77777777">
        <w:tc>
          <w:tcPr>
            <w:tcW w:w="4675" w:type="dxa"/>
          </w:tcPr>
          <w:p w14:paraId="5E7D3FA7" w14:textId="77777777" w:rsidR="00410D38" w:rsidRDefault="00000000" w:rsidP="00312B08">
            <w:pPr>
              <w:spacing w:after="40"/>
            </w:pPr>
            <w:r>
              <w:t>۵۰ تا ۲۰۰ میلیون تومان</w:t>
            </w:r>
          </w:p>
        </w:tc>
        <w:tc>
          <w:tcPr>
            <w:tcW w:w="4675" w:type="dxa"/>
          </w:tcPr>
          <w:p w14:paraId="5E7D3FA8" w14:textId="77777777" w:rsidR="00410D38" w:rsidRDefault="00000000" w:rsidP="00312B08">
            <w:pPr>
              <w:spacing w:after="40"/>
            </w:pPr>
            <w:r>
              <w:t>۲۴,۶۹۶</w:t>
            </w:r>
          </w:p>
        </w:tc>
      </w:tr>
      <w:tr w:rsidR="00410D38" w14:paraId="5E7D3FAC" w14:textId="77777777">
        <w:tc>
          <w:tcPr>
            <w:tcW w:w="4675" w:type="dxa"/>
          </w:tcPr>
          <w:p w14:paraId="5E7D3FAA" w14:textId="77777777" w:rsidR="00410D38" w:rsidRDefault="00000000" w:rsidP="00312B08">
            <w:pPr>
              <w:spacing w:after="40"/>
            </w:pPr>
            <w:r>
              <w:t>۲۰۰ میلیون تا ۱ میلیارد</w:t>
            </w:r>
          </w:p>
        </w:tc>
        <w:tc>
          <w:tcPr>
            <w:tcW w:w="4675" w:type="dxa"/>
          </w:tcPr>
          <w:p w14:paraId="5E7D3FAB" w14:textId="77777777" w:rsidR="00410D38" w:rsidRDefault="00000000" w:rsidP="00312B08">
            <w:pPr>
              <w:spacing w:after="40"/>
            </w:pPr>
            <w:r>
              <w:t>۸,۹۰۰</w:t>
            </w:r>
          </w:p>
        </w:tc>
      </w:tr>
      <w:tr w:rsidR="00410D38" w14:paraId="5E7D3FAF" w14:textId="77777777">
        <w:tc>
          <w:tcPr>
            <w:tcW w:w="4675" w:type="dxa"/>
          </w:tcPr>
          <w:p w14:paraId="5E7D3FAD" w14:textId="77777777" w:rsidR="00410D38" w:rsidRDefault="00000000" w:rsidP="00312B08">
            <w:pPr>
              <w:spacing w:after="40"/>
            </w:pPr>
            <w:r>
              <w:t>۱ تا ۵ میلیارد</w:t>
            </w:r>
          </w:p>
        </w:tc>
        <w:tc>
          <w:tcPr>
            <w:tcW w:w="4675" w:type="dxa"/>
          </w:tcPr>
          <w:p w14:paraId="5E7D3FAE" w14:textId="77777777" w:rsidR="00410D38" w:rsidRDefault="00000000" w:rsidP="00312B08">
            <w:pPr>
              <w:spacing w:after="40"/>
            </w:pPr>
            <w:r>
              <w:t>۱,۵۰۶</w:t>
            </w:r>
          </w:p>
        </w:tc>
      </w:tr>
      <w:tr w:rsidR="00410D38" w14:paraId="5E7D3FB2" w14:textId="77777777">
        <w:tc>
          <w:tcPr>
            <w:tcW w:w="4675" w:type="dxa"/>
          </w:tcPr>
          <w:p w14:paraId="5E7D3FB0" w14:textId="77777777" w:rsidR="00410D38" w:rsidRDefault="00000000" w:rsidP="00312B08">
            <w:pPr>
              <w:spacing w:after="40"/>
            </w:pPr>
            <w:r>
              <w:t>۵ تا ۲۰ میلیارد</w:t>
            </w:r>
          </w:p>
        </w:tc>
        <w:tc>
          <w:tcPr>
            <w:tcW w:w="4675" w:type="dxa"/>
          </w:tcPr>
          <w:p w14:paraId="5E7D3FB1" w14:textId="77777777" w:rsidR="00410D38" w:rsidRDefault="00000000" w:rsidP="00312B08">
            <w:pPr>
              <w:spacing w:after="40"/>
            </w:pPr>
            <w:r>
              <w:t>۳۰۸</w:t>
            </w:r>
          </w:p>
        </w:tc>
      </w:tr>
      <w:tr w:rsidR="00410D38" w14:paraId="5E7D3FB5" w14:textId="77777777">
        <w:tc>
          <w:tcPr>
            <w:tcW w:w="4675" w:type="dxa"/>
          </w:tcPr>
          <w:p w14:paraId="5E7D3FB3" w14:textId="77777777" w:rsidR="00410D38" w:rsidRDefault="00000000" w:rsidP="00312B08">
            <w:pPr>
              <w:spacing w:after="40"/>
            </w:pPr>
            <w:r>
              <w:t>بیش از ۲۰ میلیارد</w:t>
            </w:r>
          </w:p>
        </w:tc>
        <w:tc>
          <w:tcPr>
            <w:tcW w:w="4675" w:type="dxa"/>
          </w:tcPr>
          <w:p w14:paraId="5E7D3FB4" w14:textId="77777777" w:rsidR="00410D38" w:rsidRDefault="00000000" w:rsidP="00312B08">
            <w:pPr>
              <w:spacing w:after="40"/>
            </w:pPr>
            <w:r>
              <w:t>۴۷</w:t>
            </w:r>
          </w:p>
        </w:tc>
      </w:tr>
      <w:tr w:rsidR="00410D38" w14:paraId="5E7D3FB8" w14:textId="77777777">
        <w:tc>
          <w:tcPr>
            <w:tcW w:w="4675" w:type="dxa"/>
          </w:tcPr>
          <w:p w14:paraId="5E7D3FB6" w14:textId="77777777" w:rsidR="00410D38" w:rsidRDefault="00000000" w:rsidP="00312B08">
            <w:pPr>
              <w:spacing w:after="40"/>
            </w:pPr>
            <w:r>
              <w:rPr>
                <w:b/>
                <w:bCs/>
              </w:rPr>
              <w:t>جمع مشتریان دارای مانده</w:t>
            </w:r>
          </w:p>
        </w:tc>
        <w:tc>
          <w:tcPr>
            <w:tcW w:w="4675" w:type="dxa"/>
          </w:tcPr>
          <w:p w14:paraId="5E7D3FB7" w14:textId="77777777" w:rsidR="00410D38" w:rsidRDefault="00000000" w:rsidP="00312B08">
            <w:pPr>
              <w:spacing w:after="40"/>
            </w:pPr>
            <w:r>
              <w:rPr>
                <w:b/>
                <w:bCs/>
              </w:rPr>
              <w:t>۵۱۸,۰۰۶</w:t>
            </w:r>
          </w:p>
        </w:tc>
      </w:tr>
    </w:tbl>
    <w:p w14:paraId="5E7D3FB9" w14:textId="77777777" w:rsidR="00410D38" w:rsidRDefault="00410D38" w:rsidP="00312B08">
      <w:pPr>
        <w:spacing w:after="160"/>
      </w:pPr>
    </w:p>
    <w:p w14:paraId="5E7D3FBA" w14:textId="77777777" w:rsidR="00410D38" w:rsidRDefault="00000000" w:rsidP="00312B08">
      <w:pPr>
        <w:pStyle w:val="Heading3"/>
        <w:spacing w:before="280" w:after="160"/>
      </w:pPr>
      <w:bookmarkStart w:id="68" w:name="_Toc241515958"/>
      <w:r>
        <w:rPr>
          <w:b/>
          <w:bCs/>
        </w:rPr>
        <w:t>۱.۶.۴ نگاشت خروجی‌ها به مبناها</w:t>
      </w:r>
      <w:bookmarkEnd w:id="68"/>
    </w:p>
    <w:p w14:paraId="5E7D3FBB" w14:textId="77777777" w:rsidR="00410D38" w:rsidRDefault="00000000" w:rsidP="00312B08">
      <w:pPr>
        <w:spacing w:after="160" w:line="300" w:lineRule="auto"/>
      </w:pPr>
      <w:r>
        <w:t>جدول ۱-۱۲ تعیین می‌کند هر خروجی گزارش بر کدام مبنا استوار است. کاربرد عملی این جدول آن است که مشخص می‌کند کدام ارقام مستقیماً با یکدیگر جمع‌پذیر یا قابل مقایسه‌اند.</w:t>
      </w:r>
    </w:p>
    <w:p w14:paraId="5E7D3FBC" w14:textId="77777777" w:rsidR="00410D38" w:rsidRDefault="00000000" w:rsidP="00312B08">
      <w:pPr>
        <w:spacing w:after="160" w:line="300" w:lineRule="auto"/>
      </w:pPr>
      <w:r>
        <w:rPr>
          <w:b/>
          <w:bCs/>
        </w:rPr>
        <w:t>جدول ۱-۱۲: نگاشت خروجی‌ها به مبنای محاسبه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3FBF" w14:textId="77777777">
        <w:trPr>
          <w:tblHeader/>
        </w:trPr>
        <w:tc>
          <w:tcPr>
            <w:tcW w:w="4675" w:type="dxa"/>
            <w:shd w:val="clear" w:color="auto" w:fill="D9D9D9"/>
          </w:tcPr>
          <w:p w14:paraId="5E7D3FBD" w14:textId="77777777" w:rsidR="00410D38" w:rsidRDefault="00000000" w:rsidP="00312B08">
            <w:pPr>
              <w:spacing w:after="40"/>
            </w:pPr>
            <w:r>
              <w:t>مبنا</w:t>
            </w:r>
          </w:p>
        </w:tc>
        <w:tc>
          <w:tcPr>
            <w:tcW w:w="4675" w:type="dxa"/>
            <w:shd w:val="clear" w:color="auto" w:fill="D9D9D9"/>
          </w:tcPr>
          <w:p w14:paraId="5E7D3FBE" w14:textId="77777777" w:rsidR="00410D38" w:rsidRDefault="00000000" w:rsidP="00312B08">
            <w:pPr>
              <w:spacing w:after="40"/>
            </w:pPr>
            <w:r>
              <w:t>خروجی‌های متکی بر آن</w:t>
            </w:r>
          </w:p>
        </w:tc>
      </w:tr>
      <w:tr w:rsidR="00410D38" w14:paraId="5E7D3FC2" w14:textId="77777777">
        <w:tc>
          <w:tcPr>
            <w:tcW w:w="4675" w:type="dxa"/>
          </w:tcPr>
          <w:p w14:paraId="5E7D3FC0" w14:textId="77777777" w:rsidR="00410D38" w:rsidRDefault="00000000" w:rsidP="00312B08">
            <w:pPr>
              <w:spacing w:after="40"/>
            </w:pPr>
            <w:r>
              <w:rPr>
                <w:b/>
                <w:bCs/>
              </w:rPr>
              <w:t>الف</w:t>
            </w:r>
            <w:r>
              <w:t xml:space="preserve"> (کل ۱,۲۸۱.۶)</w:t>
            </w:r>
          </w:p>
        </w:tc>
        <w:tc>
          <w:tcPr>
            <w:tcW w:w="4675" w:type="dxa"/>
          </w:tcPr>
          <w:p w14:paraId="5E7D3FC1" w14:textId="77777777" w:rsidR="00410D38" w:rsidRDefault="00000000" w:rsidP="00312B08">
            <w:pPr>
              <w:spacing w:after="40"/>
            </w:pPr>
            <w:r>
              <w:t>روند طبقه‌بندی مطالبات، تحلیل چندضامنی، نسبت تسهیلات به سپرده، رشد سالانه، اعتبارات اسنادی، تفکیک بخش اقتصادی، توزیع نوع تسهیلات، روند پوشش قرارداد</w:t>
            </w:r>
          </w:p>
        </w:tc>
      </w:tr>
      <w:tr w:rsidR="00410D38" w14:paraId="5E7D3FC5" w14:textId="77777777">
        <w:tc>
          <w:tcPr>
            <w:tcW w:w="4675" w:type="dxa"/>
          </w:tcPr>
          <w:p w14:paraId="5E7D3FC3" w14:textId="77777777" w:rsidR="00410D38" w:rsidRDefault="00000000" w:rsidP="00312B08">
            <w:pPr>
              <w:spacing w:after="40"/>
            </w:pPr>
            <w:r>
              <w:rPr>
                <w:b/>
                <w:bCs/>
              </w:rPr>
              <w:t>الف-۱</w:t>
            </w:r>
            <w:r>
              <w:t xml:space="preserve"> (شناخته‌شده ۹۹۴.۵)</w:t>
            </w:r>
          </w:p>
        </w:tc>
        <w:tc>
          <w:tcPr>
            <w:tcW w:w="4675" w:type="dxa"/>
          </w:tcPr>
          <w:p w14:paraId="5E7D3FC4" w14:textId="77777777" w:rsidR="00410D38" w:rsidRDefault="00000000" w:rsidP="00312B08">
            <w:pPr>
              <w:spacing w:after="40"/>
            </w:pPr>
            <w:r>
              <w:t>مطالبات غیرجاری به تفکیک اندازه‌ی وام و اندازه‌ی شعبه، تحلیل نسل اعطا، توزیع استانی، رتبه‌بندی شعب، کارنامه‌ی شعب، تمرکز تک‌نامی، پروفایل سررسید، پوشش وثیقه، نرخ سود مؤثر تسهیلات</w:t>
            </w:r>
          </w:p>
        </w:tc>
      </w:tr>
      <w:tr w:rsidR="00410D38" w14:paraId="5E7D3FC8" w14:textId="77777777">
        <w:tc>
          <w:tcPr>
            <w:tcW w:w="4675" w:type="dxa"/>
          </w:tcPr>
          <w:p w14:paraId="5E7D3FC6" w14:textId="77777777" w:rsidR="00410D38" w:rsidRDefault="00000000" w:rsidP="00312B08">
            <w:pPr>
              <w:spacing w:after="40"/>
            </w:pPr>
            <w:r>
              <w:rPr>
                <w:b/>
                <w:bCs/>
              </w:rPr>
              <w:t>ب</w:t>
            </w:r>
            <w:r>
              <w:t xml:space="preserve"> (سپرده ۸۴۷.۶)</w:t>
            </w:r>
          </w:p>
        </w:tc>
        <w:tc>
          <w:tcPr>
            <w:tcW w:w="4675" w:type="dxa"/>
          </w:tcPr>
          <w:p w14:paraId="5E7D3FC7" w14:textId="77777777" w:rsidR="00410D38" w:rsidRDefault="00000000" w:rsidP="00312B08">
            <w:pPr>
              <w:spacing w:after="40"/>
            </w:pPr>
            <w:r>
              <w:t>روند مانده، ترکیب پرتفوی، پلکان مانده، تمرکز و منحنی لورنز، نوسان، ماندگاری کوهورت، ریزش</w:t>
            </w:r>
          </w:p>
        </w:tc>
      </w:tr>
      <w:tr w:rsidR="00410D38" w14:paraId="5E7D3FCB" w14:textId="77777777">
        <w:tc>
          <w:tcPr>
            <w:tcW w:w="4675" w:type="dxa"/>
          </w:tcPr>
          <w:p w14:paraId="5E7D3FC9" w14:textId="77777777" w:rsidR="00410D38" w:rsidRDefault="00000000" w:rsidP="00312B08">
            <w:pPr>
              <w:spacing w:after="40"/>
            </w:pPr>
            <w:r>
              <w:rPr>
                <w:b/>
                <w:bCs/>
              </w:rPr>
              <w:t>ث-۱</w:t>
            </w:r>
            <w:r>
              <w:t xml:space="preserve"> (سود‌ده ۳۷.۵٪)</w:t>
            </w:r>
          </w:p>
        </w:tc>
        <w:tc>
          <w:tcPr>
            <w:tcW w:w="4675" w:type="dxa"/>
          </w:tcPr>
          <w:p w14:paraId="5E7D3FCA" w14:textId="77777777" w:rsidR="00410D38" w:rsidRDefault="00000000" w:rsidP="00312B08">
            <w:pPr>
              <w:spacing w:after="40"/>
            </w:pPr>
            <w:r>
              <w:t>نرخ سود مؤثر سپرده به تفکیک نوع — فاقد قابلیت مقایسه‌ی مستقیم با نرخ تسهیلات</w:t>
            </w:r>
          </w:p>
        </w:tc>
      </w:tr>
      <w:tr w:rsidR="00410D38" w14:paraId="5E7D3FCE" w14:textId="77777777">
        <w:tc>
          <w:tcPr>
            <w:tcW w:w="4675" w:type="dxa"/>
          </w:tcPr>
          <w:p w14:paraId="5E7D3FCC" w14:textId="77777777" w:rsidR="00410D38" w:rsidRDefault="00000000" w:rsidP="00312B08">
            <w:pPr>
              <w:spacing w:after="40"/>
            </w:pPr>
            <w:r>
              <w:t>ترکیبی</w:t>
            </w:r>
          </w:p>
        </w:tc>
        <w:tc>
          <w:tcPr>
            <w:tcW w:w="4675" w:type="dxa"/>
          </w:tcPr>
          <w:p w14:paraId="5E7D3FCD" w14:textId="77777777" w:rsidR="00410D38" w:rsidRDefault="00000000" w:rsidP="00312B08">
            <w:pPr>
              <w:spacing w:after="40"/>
            </w:pPr>
            <w:r>
              <w:t>فروش متقاطع، جمعیت سه‌گانه، برآورد سود و زیان، نسبت کارمزد به گردش</w:t>
            </w:r>
          </w:p>
        </w:tc>
      </w:tr>
    </w:tbl>
    <w:p w14:paraId="5E7D3FCF" w14:textId="77777777" w:rsidR="00410D38" w:rsidRDefault="00410D38" w:rsidP="00312B08">
      <w:pPr>
        <w:spacing w:after="160"/>
      </w:pPr>
    </w:p>
    <w:p w14:paraId="5E7D3FD0" w14:textId="77777777" w:rsidR="00410D38" w:rsidRDefault="00000000" w:rsidP="00312B08">
      <w:pPr>
        <w:spacing w:after="160" w:line="300" w:lineRule="auto"/>
      </w:pPr>
      <w:r>
        <w:rPr>
          <w:b/>
          <w:bCs/>
        </w:rPr>
        <w:t>ت</w:t>
      </w:r>
      <w:commentRangeStart w:id="69"/>
      <w:r>
        <w:rPr>
          <w:b/>
          <w:bCs/>
        </w:rPr>
        <w:t>ذکر روش‌شناختی — قاعده‌ی اصلی در مطالعه‌ی ارقام.</w:t>
      </w:r>
      <w:r>
        <w:t xml:space="preserve"> </w:t>
      </w:r>
      <w:commentRangeEnd w:id="69"/>
      <w:r w:rsidR="00D67853">
        <w:rPr>
          <w:rStyle w:val="CommentReference"/>
          <w:sz w:val="21"/>
          <w:szCs w:val="21"/>
        </w:rPr>
        <w:commentReference w:id="69"/>
      </w:r>
      <w:r>
        <w:t xml:space="preserve">ارقام مبنای الف-۱ با ارقام مبنای الف جمع‌پذیر نیستند و سهم‌هایشان قابل جابه‌جایی نیست. نمونه‌ی شاخص: میانگین نسبت مطالبات غیرجاری در جدول «به تفکیک اندازه‌ی وام» برابر ۵.۲۱ درصد است، در حالی که نسبت کل بانک ۸.۷۶ درصد است. این اختلاف خطای محاسباتی نیست؛ چنان‌که در بخش ۵.۲ نشان داده شده، </w:t>
      </w:r>
      <w:r>
        <w:rPr>
          <w:b/>
          <w:bCs/>
        </w:rPr>
        <w:t>خودِ این اختلاف یکی از مهم‌ترین یافته‌های گزارش است</w:t>
      </w:r>
      <w:r>
        <w:t>.</w:t>
      </w:r>
    </w:p>
    <w:p w14:paraId="5E7D3FD1" w14:textId="77777777" w:rsidR="00410D38" w:rsidRDefault="00410D38" w:rsidP="00312B08">
      <w:pPr>
        <w:pBdr>
          <w:bottom w:val="single" w:sz="6" w:space="0" w:color="999999"/>
        </w:pBdr>
        <w:spacing w:before="120" w:after="120"/>
      </w:pPr>
    </w:p>
    <w:p w14:paraId="5E7D3FD2" w14:textId="77777777" w:rsidR="00410D38" w:rsidRDefault="00000000" w:rsidP="00312B08">
      <w:pPr>
        <w:pStyle w:val="Heading2"/>
        <w:spacing w:before="280" w:after="160"/>
      </w:pPr>
      <w:bookmarkStart w:id="70" w:name="_Toc241515959"/>
      <w:r>
        <w:rPr>
          <w:b/>
          <w:bCs/>
          <w:sz w:val="28"/>
          <w:szCs w:val="28"/>
        </w:rPr>
        <w:t xml:space="preserve">۱.۷ </w:t>
      </w:r>
      <w:commentRangeStart w:id="71"/>
      <w:r>
        <w:rPr>
          <w:b/>
          <w:bCs/>
          <w:sz w:val="28"/>
          <w:szCs w:val="28"/>
        </w:rPr>
        <w:t xml:space="preserve">ناهنجاری‌های </w:t>
      </w:r>
      <w:commentRangeEnd w:id="71"/>
      <w:r w:rsidR="00A708D7">
        <w:rPr>
          <w:rStyle w:val="CommentReference"/>
          <w:b/>
          <w:bCs/>
          <w:sz w:val="28"/>
          <w:szCs w:val="28"/>
        </w:rPr>
        <w:commentReference w:id="71"/>
      </w:r>
      <w:r>
        <w:rPr>
          <w:b/>
          <w:bCs/>
          <w:sz w:val="28"/>
          <w:szCs w:val="28"/>
        </w:rPr>
        <w:t>عددی و ابهامات کیفیت داده</w:t>
      </w:r>
      <w:bookmarkEnd w:id="70"/>
    </w:p>
    <w:p w14:paraId="5E7D3FD3" w14:textId="77777777" w:rsidR="00410D38" w:rsidRDefault="00000000" w:rsidP="00312B08">
      <w:pPr>
        <w:spacing w:after="160" w:line="300" w:lineRule="auto"/>
      </w:pPr>
      <w:r>
        <w:lastRenderedPageBreak/>
        <w:t>این بخش ناهنجاری‌هایی را مستند می‌کند که در جریان صحت‌سنجی شناسایی شدند. هر مورد با تصریح وضعیت ریشه‌یابی و اثر عملی آن بر نتایج گزارش آمده است.</w:t>
      </w:r>
    </w:p>
    <w:p w14:paraId="5E7D3FD4" w14:textId="77777777" w:rsidR="00410D38" w:rsidRDefault="00000000" w:rsidP="00312B08">
      <w:pPr>
        <w:pStyle w:val="Heading3"/>
        <w:spacing w:before="280" w:after="160"/>
      </w:pPr>
      <w:bookmarkStart w:id="72" w:name="_Toc241515960"/>
      <w:r>
        <w:rPr>
          <w:b/>
          <w:bCs/>
        </w:rPr>
        <w:t>۱.۷.۱ مقادیر منفی در مدت قرارداد</w:t>
      </w:r>
      <w:bookmarkEnd w:id="72"/>
    </w:p>
    <w:p w14:paraId="5E7D3FD5" w14:textId="77777777" w:rsidR="00410D38" w:rsidRDefault="00000000" w:rsidP="00312B08">
      <w:pPr>
        <w:spacing w:after="160" w:line="300" w:lineRule="auto"/>
      </w:pPr>
      <w:r>
        <w:t xml:space="preserve">در ستون مدت قرارداد جدول </w:t>
      </w:r>
      <w:r>
        <w:rPr>
          <w:rFonts w:ascii="Consolas" w:eastAsia="Consolas" w:hAnsi="Consolas" w:cs="Consolas"/>
          <w:sz w:val="18"/>
          <w:szCs w:val="18"/>
          <w:rtl w:val="0"/>
        </w:rPr>
        <w:t>Loan_Contract_Info</w:t>
      </w:r>
      <w:r>
        <w:t xml:space="preserve">، تنها </w:t>
      </w:r>
      <w:r>
        <w:rPr>
          <w:b/>
          <w:bCs/>
        </w:rPr>
        <w:t>۵۷ ردیف از ۷۸۰,۷۹۰</w:t>
      </w:r>
      <w:r>
        <w:t xml:space="preserve"> مقدار منفی دارند. ریشه‌یابی نشان داد ۵۶ مورد از این ۵۷ مورد به یک محصول واحد («کمک هزینه ودیعه مسکن کارکنان») تعلق دارند و عمدتاً در سال ۱۴۰۳ متمرکزند.</w:t>
      </w:r>
    </w:p>
    <w:p w14:paraId="5E7D3FD6" w14:textId="77777777" w:rsidR="00410D38" w:rsidRDefault="00000000" w:rsidP="00312B08">
      <w:pPr>
        <w:spacing w:after="160" w:line="300" w:lineRule="auto"/>
      </w:pPr>
      <w:r>
        <w:rPr>
          <w:b/>
          <w:bCs/>
        </w:rPr>
        <w:t>ارزیابی:</w:t>
      </w:r>
      <w:r>
        <w:t xml:space="preserve"> این یک خطای محلی محدود به یک محصول و یک بازه‌ی کوتاه است، نه یک مشکل سیستمیک. حجم آن در مقیاس فاز ۱ فاقد اثر قابل‌اندازه‌گیری است. با این حال، پیش از هرگونه مدل‌سازی در فاز ۲ باید روی همین محصول و بازه فیلتر اعمال شود، زیرا در تحلیل‌های سطح-قرارداد می‌تواند نتایج را منحرف کند.</w:t>
      </w:r>
    </w:p>
    <w:p w14:paraId="5E7D3FD7" w14:textId="77777777" w:rsidR="00410D38" w:rsidRDefault="00000000" w:rsidP="00312B08">
      <w:pPr>
        <w:pStyle w:val="Heading3"/>
        <w:spacing w:before="280" w:after="160"/>
      </w:pPr>
      <w:bookmarkStart w:id="73" w:name="_Toc241515961"/>
      <w:r>
        <w:rPr>
          <w:b/>
          <w:bCs/>
        </w:rPr>
        <w:t>۱.۷.۲ اقساط برنامه‌ریزی‌شده‌ی آتی</w:t>
      </w:r>
      <w:bookmarkEnd w:id="73"/>
    </w:p>
    <w:p w14:paraId="5E7D3FD8" w14:textId="77777777" w:rsidR="00410D38" w:rsidRDefault="00000000" w:rsidP="00312B08">
      <w:pPr>
        <w:spacing w:after="160" w:line="300" w:lineRule="auto"/>
      </w:pPr>
      <w:r>
        <w:t xml:space="preserve">حدود </w:t>
      </w:r>
      <w:r>
        <w:rPr>
          <w:b/>
          <w:bCs/>
        </w:rPr>
        <w:t>۱۰.۲ درصد از رکوردهای جدول `Loan_Monthly_Activity`</w:t>
      </w:r>
      <w:r>
        <w:t xml:space="preserve"> در واقع اقساط برنامه‌ریزی‌شده‌ی آینده هستند — با تاریخ تحویل تا ده سال و بیشتر در آینده — نه رویداد پرداخت واقعی. این تشخیص با بررسی وضعیت ثبت‌شده‌ی رکوردها تأیید شد. برای محصول «جعاله ویژه کارکنان» این سهم به </w:t>
      </w:r>
      <w:r>
        <w:rPr>
          <w:b/>
          <w:bCs/>
        </w:rPr>
        <w:t>۷۱ درصد</w:t>
      </w:r>
      <w:r>
        <w:t xml:space="preserve"> می‌رسد.</w:t>
      </w:r>
    </w:p>
    <w:p w14:paraId="5E7D3FD9" w14:textId="77777777" w:rsidR="00410D38" w:rsidRDefault="00000000" w:rsidP="00312B08">
      <w:pPr>
        <w:spacing w:after="160" w:line="300" w:lineRule="auto"/>
      </w:pPr>
      <w:r>
        <w:rPr>
          <w:b/>
          <w:bCs/>
        </w:rPr>
        <w:t>اثر و اقدام:</w:t>
      </w:r>
      <w:r>
        <w:t xml:space="preserve"> اگر این رکوردها از رویدادهای واقعی تفکیک نشوند، تحلیل دیرکرد اقساط به‌شدت منحرف می‌شود، زیرا اقساطی که هنوز سررسید نشده‌اند به‌عنوان «پرداخت‌نشده» تلقی می‌گردند. در تحلیل فصل ۵ این دسته در سطل مستقلی تفکیک شده و افزون بر توزیع کلی، یک توزیع مبتنی بر «اقساط سررسیدشده» نیز ارائه گردیده است.</w:t>
      </w:r>
    </w:p>
    <w:p w14:paraId="5E7D3FDA" w14:textId="77777777" w:rsidR="00410D38" w:rsidRDefault="00000000" w:rsidP="00312B08">
      <w:pPr>
        <w:pStyle w:val="Heading3"/>
        <w:spacing w:before="280" w:after="160"/>
      </w:pPr>
      <w:bookmarkStart w:id="74" w:name="_Toc241515962"/>
      <w:r>
        <w:rPr>
          <w:b/>
          <w:bCs/>
        </w:rPr>
        <w:t xml:space="preserve">۱.۷.۳ </w:t>
      </w:r>
      <w:commentRangeStart w:id="75"/>
      <w:r>
        <w:rPr>
          <w:b/>
          <w:bCs/>
        </w:rPr>
        <w:t>ابهامات بررسی‌شده بدون نتیجه‌ی قطعی</w:t>
      </w:r>
      <w:bookmarkEnd w:id="74"/>
    </w:p>
    <w:p w14:paraId="5E7D3FDB" w14:textId="77777777" w:rsidR="00410D38" w:rsidRDefault="00000000" w:rsidP="00312B08">
      <w:pPr>
        <w:spacing w:after="160" w:line="300" w:lineRule="auto"/>
      </w:pPr>
      <w:r>
        <w:t>دو ابهام وجود دارد که آزمون شدند اما به نتیجه‌ی قطعی نرسیدند. این موارد صادقانه به‌عنوان «بررسی‌شده، بدون نتیجه» ثبت می‌شوند.</w:t>
      </w:r>
    </w:p>
    <w:p w14:paraId="5E7D3FDC" w14:textId="77777777" w:rsidR="00410D38" w:rsidRDefault="00000000" w:rsidP="00312B08">
      <w:pPr>
        <w:spacing w:after="160" w:line="300" w:lineRule="auto"/>
      </w:pPr>
      <w:r>
        <w:rPr>
          <w:b/>
          <w:bCs/>
        </w:rPr>
        <w:t>الف) تعریف ستون میانگین مانده‌ی سپرده.</w:t>
      </w:r>
      <w:r>
        <w:t xml:space="preserve"> این ستون مبنای کل فصل ۳ است. فرضیه‌ی «مجموع Prorate‌نشده» با مقایسه‌ی ماه افتتاح ناقص در برابر ماه کامل بعدی آزمون شد و نتیجه بی‌نتیجه بود (جزئیات در بخش ۳.۶). تنها دستاورد آزمون، رد همین یک فرضیه بود. سه تفسیر ممکن دیگر همچنان باز مانده‌اند و از روی داده قابل تفکیک نیستند.</w:t>
      </w:r>
    </w:p>
    <w:p w14:paraId="5E7D3FDD" w14:textId="77777777" w:rsidR="00410D38" w:rsidRDefault="00000000" w:rsidP="00312B08">
      <w:pPr>
        <w:spacing w:after="160" w:line="300" w:lineRule="auto"/>
      </w:pPr>
      <w:r>
        <w:rPr>
          <w:b/>
          <w:bCs/>
        </w:rPr>
        <w:t>ب) ماهیت مبلغ کارمزد — رخداد ماهانه یا رقم تجمعی؟</w:t>
      </w:r>
      <w:r>
        <w:t xml:space="preserve"> نمونه‌برداری نشان داد یک کد کارمزد مشخص («گزارش اطلاعات اعتباری») ماه‌به‌ماه دقیقاً همان مبلغ ۷۲,۰۰۰ تومان را تکرار می‌کند. این الگو می‌تواند نشانه‌ی یک مقدار تجمعی باشد، یا یک کارمزد اشتراکی ثابت و واقعی. شواهد پشتیبان هر دو تفسیر وجود دارد: مجموع سالانه در ۷۱ ماه بدون هیچ افت ماهانه‌ای از ۳.۱۲ به ۰.۶ هزار میلیارد تومان رشد کرده که با رشد پایگاه مشتری (از ۱۴۵ به ۳۲۹ هزار نفر) سازگار است، اما رفتار «هرگز کاهش‌نیافتن» با یک سری درآمدی واقعی سازگار نیست. هیچ‌یک از دو فرضیه رد یا تأیید نشد.</w:t>
      </w:r>
      <w:commentRangeEnd w:id="75"/>
      <w:r w:rsidR="00FF5861">
        <w:rPr>
          <w:rStyle w:val="CommentReference"/>
          <w:sz w:val="21"/>
          <w:szCs w:val="21"/>
        </w:rPr>
        <w:commentReference w:id="75"/>
      </w:r>
    </w:p>
    <w:p w14:paraId="5E7D3FDE" w14:textId="77777777" w:rsidR="00410D38" w:rsidRDefault="00000000" w:rsidP="00312B08">
      <w:pPr>
        <w:pStyle w:val="Heading3"/>
        <w:spacing w:before="280" w:after="160"/>
      </w:pPr>
      <w:bookmarkStart w:id="76" w:name="_Toc241515963"/>
      <w:r>
        <w:rPr>
          <w:b/>
          <w:bCs/>
        </w:rPr>
        <w:t>۱.۷.۴ عدم قابلیت اتکای درآمد کارمزد</w:t>
      </w:r>
      <w:bookmarkEnd w:id="76"/>
    </w:p>
    <w:p w14:paraId="5E7D3FDF" w14:textId="77777777" w:rsidR="00410D38" w:rsidRDefault="00000000" w:rsidP="00312B08">
      <w:pPr>
        <w:spacing w:after="160" w:line="300" w:lineRule="auto"/>
      </w:pPr>
      <w:r>
        <w:t>این جدی‌ترین مسئله‌ی کیفیت داده‌ای است که یک فصل کامل را متأثر می‌کند. سه مشاهده‌ی زیر در کنار هم، اتکا به این سری را در وضعیت فعلی ناممکن می‌سازد:</w:t>
      </w:r>
    </w:p>
    <w:p w14:paraId="5E7D3FE0" w14:textId="77777777" w:rsidR="00410D38" w:rsidRDefault="00000000" w:rsidP="00312B08">
      <w:pPr>
        <w:spacing w:after="160" w:line="300" w:lineRule="auto"/>
      </w:pPr>
      <w:r>
        <w:t xml:space="preserve">نخست، سری درآمد کارمزد در ۷۱ ماه متوالی </w:t>
      </w:r>
      <w:r>
        <w:rPr>
          <w:b/>
          <w:bCs/>
        </w:rPr>
        <w:t>هرگز کاهش نداشته است</w:t>
      </w:r>
      <w:r>
        <w:t xml:space="preserve"> — میانگین رشد ماهانه ۱.۰۷ درصد با انحراف معیار تنها ۰.۴۰ درصد. نمودار حاصل عملاً یک خط راست است.</w:t>
      </w:r>
    </w:p>
    <w:p w14:paraId="5E7D3FE1" w14:textId="77777777" w:rsidR="00410D38" w:rsidRDefault="00000000" w:rsidP="00312B08">
      <w:pPr>
        <w:spacing w:after="160" w:line="300" w:lineRule="auto"/>
      </w:pPr>
      <w:r>
        <w:t>دوم، در همان بازه این سری تنها ۲.۱ برابر شده (از ۲۴.۳ به ۵۱.۷ میلیارد تومان)، در حالی که درآمد سود تسهیلات ۱۹ برابر شده است.</w:t>
      </w:r>
    </w:p>
    <w:p w14:paraId="5E7D3FE2" w14:textId="77777777" w:rsidR="00410D38" w:rsidRDefault="00000000" w:rsidP="00312B08">
      <w:pPr>
        <w:spacing w:after="160" w:line="300" w:lineRule="auto"/>
      </w:pPr>
      <w:r>
        <w:lastRenderedPageBreak/>
        <w:t>سوم، در نتیجه‌ی این واگرایی، سهم کارمزد از کل درآمد از ۳۸.۳ درصد در سال ۱۳۹۹ به ۶.۱ درصد در سال ۱۴۰۴ سقوط کرده است.</w:t>
      </w:r>
    </w:p>
    <w:p w14:paraId="5E7D3FE3" w14:textId="77777777" w:rsidR="00410D38" w:rsidRDefault="00000000" w:rsidP="00312B08">
      <w:pPr>
        <w:spacing w:after="160" w:line="300" w:lineRule="auto"/>
      </w:pPr>
      <w:r>
        <w:rPr>
          <w:b/>
          <w:bCs/>
        </w:rPr>
        <w:t>ارزیابی:</w:t>
      </w:r>
      <w:r>
        <w:t xml:space="preserve"> یک سری درآمد ماهانه‌ی واقعی چنین رفتاری ندارد؛ نوسان فصلی، اثر تعطیلات، و تغییرات تعرفه باید در آن دیده شود. دو توضیح محتمل وجود دارد: یا مبلغ ثبت‌شده یک مقدار تجمعی است (ابهام ۱.۷.۳-ب)، یا ۱,۰۸۴,۱۹۲ گروه کاملاً تکراری این جدول نتیجه را مخدوش کرده است.</w:t>
      </w:r>
    </w:p>
    <w:p w14:paraId="5E7D3FE4" w14:textId="77777777" w:rsidR="00410D38" w:rsidRDefault="00000000" w:rsidP="00312B08">
      <w:pPr>
        <w:spacing w:after="160" w:line="300" w:lineRule="auto"/>
      </w:pPr>
      <w:r>
        <w:rPr>
          <w:b/>
          <w:bCs/>
        </w:rPr>
        <w:t>اقدام در این گزارش:</w:t>
      </w:r>
      <w:r>
        <w:t xml:space="preserve"> درآمد کارمزد در فصل ۷ ارائه می‌شود، اما با تصریح عدم قابلیت اتکا و با نمایش مجزای سهم آن در برآورد سودآوری، به‌گونه‌ای که خواننده بتواند اثر آن را از محاسبه حذف کند.</w:t>
      </w:r>
    </w:p>
    <w:p w14:paraId="5E7D3FE5" w14:textId="77777777" w:rsidR="00410D38" w:rsidRDefault="00410D38" w:rsidP="00312B08">
      <w:pPr>
        <w:pBdr>
          <w:bottom w:val="single" w:sz="6" w:space="0" w:color="999999"/>
        </w:pBdr>
        <w:spacing w:before="120" w:after="120"/>
      </w:pPr>
    </w:p>
    <w:p w14:paraId="5E7D3FE6" w14:textId="77777777" w:rsidR="00410D38" w:rsidRDefault="00000000" w:rsidP="00312B08">
      <w:pPr>
        <w:pStyle w:val="Heading2"/>
        <w:spacing w:before="280" w:after="160"/>
      </w:pPr>
      <w:bookmarkStart w:id="77" w:name="_Toc241515964"/>
      <w:r>
        <w:rPr>
          <w:b/>
          <w:bCs/>
          <w:sz w:val="28"/>
          <w:szCs w:val="28"/>
        </w:rPr>
        <w:t>۱.۸ اصلاحات محاسباتی انجام‌شده</w:t>
      </w:r>
      <w:bookmarkEnd w:id="77"/>
    </w:p>
    <w:p w14:paraId="5E7D3FE7" w14:textId="77777777" w:rsidR="00410D38" w:rsidRDefault="00000000" w:rsidP="00312B08">
      <w:pPr>
        <w:spacing w:after="160" w:line="300" w:lineRule="auto"/>
      </w:pPr>
      <w:r>
        <w:t>در پایان فاز ۱، کل کدبیس، لایه‌ی View و خروجی‌ها مورد بازبینی مستقل قرار گرفت. موارد جدول ۱-۱۳ خطاهای محاسباتی در فرآیند تحلیل بوده‌اند — نه یافته‌ی داده — و ارقام پیشین با مقادیر اصلاح‌شده جایگزین شده‌اند. انتشار این جدول به‌منظور شفافیت روش‌شناختی و امکان بازبینی مستقل انجام می‌شود.</w:t>
      </w:r>
    </w:p>
    <w:p w14:paraId="5E7D3FE8" w14:textId="77777777" w:rsidR="00410D38" w:rsidRDefault="00000000" w:rsidP="00312B08">
      <w:pPr>
        <w:spacing w:after="160" w:line="300" w:lineRule="auto"/>
      </w:pPr>
      <w:r>
        <w:rPr>
          <w:b/>
          <w:bCs/>
        </w:rPr>
        <w:t>جدول ۱-۱۳: خطاهای شناسایی و اصلاح‌شده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3FED" w14:textId="77777777">
        <w:trPr>
          <w:tblHeader/>
        </w:trPr>
        <w:tc>
          <w:tcPr>
            <w:tcW w:w="2337" w:type="dxa"/>
            <w:shd w:val="clear" w:color="auto" w:fill="D9D9D9"/>
          </w:tcPr>
          <w:p w14:paraId="5E7D3FE9" w14:textId="77777777" w:rsidR="00410D38" w:rsidRDefault="00000000" w:rsidP="00312B08">
            <w:pPr>
              <w:spacing w:after="40"/>
            </w:pPr>
            <w:r>
              <w:t>#</w:t>
            </w:r>
          </w:p>
        </w:tc>
        <w:tc>
          <w:tcPr>
            <w:tcW w:w="2337" w:type="dxa"/>
            <w:shd w:val="clear" w:color="auto" w:fill="D9D9D9"/>
          </w:tcPr>
          <w:p w14:paraId="5E7D3FEA" w14:textId="77777777" w:rsidR="00410D38" w:rsidRDefault="00000000" w:rsidP="00312B08">
            <w:pPr>
              <w:spacing w:after="40"/>
            </w:pPr>
            <w:r>
              <w:t>مسئله</w:t>
            </w:r>
          </w:p>
        </w:tc>
        <w:tc>
          <w:tcPr>
            <w:tcW w:w="2337" w:type="dxa"/>
            <w:shd w:val="clear" w:color="auto" w:fill="D9D9D9"/>
          </w:tcPr>
          <w:p w14:paraId="5E7D3FEB" w14:textId="77777777" w:rsidR="00410D38" w:rsidRDefault="00000000" w:rsidP="00312B08">
            <w:pPr>
              <w:spacing w:after="40"/>
            </w:pPr>
            <w:r>
              <w:t>اصلاح انجام‌شده</w:t>
            </w:r>
          </w:p>
        </w:tc>
        <w:tc>
          <w:tcPr>
            <w:tcW w:w="2337" w:type="dxa"/>
            <w:shd w:val="clear" w:color="auto" w:fill="D9D9D9"/>
          </w:tcPr>
          <w:p w14:paraId="5E7D3FEC" w14:textId="77777777" w:rsidR="00410D38" w:rsidRDefault="00000000" w:rsidP="00312B08">
            <w:pPr>
              <w:spacing w:after="40"/>
            </w:pPr>
            <w:r>
              <w:t>اثر بر ارقام</w:t>
            </w:r>
          </w:p>
        </w:tc>
      </w:tr>
      <w:tr w:rsidR="00410D38" w14:paraId="5E7D3FF2" w14:textId="77777777">
        <w:tc>
          <w:tcPr>
            <w:tcW w:w="2337" w:type="dxa"/>
          </w:tcPr>
          <w:p w14:paraId="5E7D3FEE" w14:textId="77777777" w:rsidR="00410D38" w:rsidRDefault="00000000" w:rsidP="00312B08">
            <w:pPr>
              <w:spacing w:after="40"/>
            </w:pPr>
            <w:r>
              <w:t>۱</w:t>
            </w:r>
          </w:p>
        </w:tc>
        <w:tc>
          <w:tcPr>
            <w:tcW w:w="2337" w:type="dxa"/>
          </w:tcPr>
          <w:p w14:paraId="5E7D3FEF" w14:textId="77777777" w:rsidR="00410D38" w:rsidRDefault="00000000" w:rsidP="00312B08">
            <w:pPr>
              <w:spacing w:after="40"/>
            </w:pPr>
            <w:r>
              <w:t>مقایسه‌ی نرخ قراردادی تمام وام‌ها با نرخ واقعی صرفاً حساب‌های سود‌ده</w:t>
            </w:r>
          </w:p>
        </w:tc>
        <w:tc>
          <w:tcPr>
            <w:tcW w:w="2337" w:type="dxa"/>
          </w:tcPr>
          <w:p w14:paraId="5E7D3FF0" w14:textId="77777777" w:rsidR="00410D38" w:rsidRDefault="00000000" w:rsidP="00312B08">
            <w:pPr>
              <w:spacing w:after="40"/>
            </w:pPr>
            <w:r>
              <w:t>افزودن نرخ هزینه‌ی تأمین مالی بر مخرج کامل</w:t>
            </w:r>
          </w:p>
        </w:tc>
        <w:tc>
          <w:tcPr>
            <w:tcW w:w="2337" w:type="dxa"/>
          </w:tcPr>
          <w:p w14:paraId="5E7D3FF1" w14:textId="77777777" w:rsidR="00410D38" w:rsidRDefault="00000000" w:rsidP="00312B08">
            <w:pPr>
              <w:spacing w:after="40"/>
            </w:pPr>
            <w:r>
              <w:t>حاشیه از منفی به مثبت تغییر کرد (فصل ۷)</w:t>
            </w:r>
          </w:p>
        </w:tc>
      </w:tr>
      <w:tr w:rsidR="00410D38" w14:paraId="5E7D3FF7" w14:textId="77777777">
        <w:tc>
          <w:tcPr>
            <w:tcW w:w="2337" w:type="dxa"/>
          </w:tcPr>
          <w:p w14:paraId="5E7D3FF3" w14:textId="77777777" w:rsidR="00410D38" w:rsidRDefault="00000000" w:rsidP="00312B08">
            <w:pPr>
              <w:spacing w:after="40"/>
            </w:pPr>
            <w:r>
              <w:t>۲</w:t>
            </w:r>
          </w:p>
        </w:tc>
        <w:tc>
          <w:tcPr>
            <w:tcW w:w="2337" w:type="dxa"/>
          </w:tcPr>
          <w:p w14:paraId="5E7D3FF4" w14:textId="77777777" w:rsidR="00410D38" w:rsidRDefault="00000000" w:rsidP="00312B08">
            <w:pPr>
              <w:spacing w:after="40"/>
            </w:pPr>
            <w:r>
              <w:t>اتصال نادرست به جدول قرارداد دارای تکرار، موجب ردیف‌سازی کاذب</w:t>
            </w:r>
          </w:p>
        </w:tc>
        <w:tc>
          <w:tcPr>
            <w:tcW w:w="2337" w:type="dxa"/>
          </w:tcPr>
          <w:p w14:paraId="5E7D3FF5" w14:textId="77777777" w:rsidR="00410D38" w:rsidRDefault="00000000" w:rsidP="00312B08">
            <w:pPr>
              <w:spacing w:after="40"/>
            </w:pPr>
            <w:r>
              <w:t>جایگزینی با آزمون وجود</w:t>
            </w:r>
          </w:p>
        </w:tc>
        <w:tc>
          <w:tcPr>
            <w:tcW w:w="2337" w:type="dxa"/>
          </w:tcPr>
          <w:p w14:paraId="5E7D3FF6" w14:textId="77777777" w:rsidR="00410D38" w:rsidRDefault="00000000" w:rsidP="00312B08">
            <w:pPr>
              <w:spacing w:after="40"/>
            </w:pPr>
            <w:r>
              <w:t>سهم فاقد اطلاعات: ۱۵.۰٪ ← ۲۲.۴۰٪</w:t>
            </w:r>
          </w:p>
        </w:tc>
      </w:tr>
      <w:tr w:rsidR="00410D38" w14:paraId="5E7D3FFC" w14:textId="77777777">
        <w:tc>
          <w:tcPr>
            <w:tcW w:w="2337" w:type="dxa"/>
          </w:tcPr>
          <w:p w14:paraId="5E7D3FF8" w14:textId="77777777" w:rsidR="00410D38" w:rsidRDefault="00000000" w:rsidP="00312B08">
            <w:pPr>
              <w:spacing w:after="40"/>
            </w:pPr>
            <w:r>
              <w:t>۳</w:t>
            </w:r>
          </w:p>
        </w:tc>
        <w:tc>
          <w:tcPr>
            <w:tcW w:w="2337" w:type="dxa"/>
          </w:tcPr>
          <w:p w14:paraId="5E7D3FF9" w14:textId="77777777" w:rsidR="00410D38" w:rsidRDefault="00000000" w:rsidP="00312B08">
            <w:pPr>
              <w:spacing w:after="40"/>
            </w:pPr>
            <w:r>
              <w:t>اتصال داخلی در نمودار نوع تسهیلات که ۲۲.۴٪ پرتفوی را بی‌اعلام حذف می‌کرد</w:t>
            </w:r>
          </w:p>
        </w:tc>
        <w:tc>
          <w:tcPr>
            <w:tcW w:w="2337" w:type="dxa"/>
          </w:tcPr>
          <w:p w14:paraId="5E7D3FFA" w14:textId="77777777" w:rsidR="00410D38" w:rsidRDefault="00000000" w:rsidP="00312B08">
            <w:pPr>
              <w:spacing w:after="40"/>
            </w:pPr>
            <w:r>
              <w:t>اتصال بیرونی به‌همراه سطل صریح «نامشخص»</w:t>
            </w:r>
          </w:p>
        </w:tc>
        <w:tc>
          <w:tcPr>
            <w:tcW w:w="2337" w:type="dxa"/>
          </w:tcPr>
          <w:p w14:paraId="5E7D3FFB" w14:textId="77777777" w:rsidR="00410D38" w:rsidRDefault="00000000" w:rsidP="00312B08">
            <w:pPr>
              <w:spacing w:after="40"/>
            </w:pPr>
            <w:r>
              <w:t>پوشش نمودار: ۷۷.۶٪ ← ۱۰۰٪</w:t>
            </w:r>
          </w:p>
        </w:tc>
      </w:tr>
      <w:tr w:rsidR="00410D38" w14:paraId="5E7D4001" w14:textId="77777777">
        <w:tc>
          <w:tcPr>
            <w:tcW w:w="2337" w:type="dxa"/>
          </w:tcPr>
          <w:p w14:paraId="5E7D3FFD" w14:textId="77777777" w:rsidR="00410D38" w:rsidRDefault="00000000" w:rsidP="00312B08">
            <w:pPr>
              <w:spacing w:after="40"/>
            </w:pPr>
            <w:r>
              <w:t>۴</w:t>
            </w:r>
          </w:p>
        </w:tc>
        <w:tc>
          <w:tcPr>
            <w:tcW w:w="2337" w:type="dxa"/>
          </w:tcPr>
          <w:p w14:paraId="5E7D3FFE" w14:textId="77777777" w:rsidR="00410D38" w:rsidRDefault="00000000" w:rsidP="00312B08">
            <w:pPr>
              <w:spacing w:after="40"/>
            </w:pPr>
            <w:r>
              <w:t>مرتب‌سازی ترکیب پرتفوی سپرده بر میانگین هر حساب، که سطل «نامشخص» را پنهان می‌کرد</w:t>
            </w:r>
          </w:p>
        </w:tc>
        <w:tc>
          <w:tcPr>
            <w:tcW w:w="2337" w:type="dxa"/>
          </w:tcPr>
          <w:p w14:paraId="5E7D3FFF" w14:textId="77777777" w:rsidR="00410D38" w:rsidRDefault="00000000" w:rsidP="00312B08">
            <w:pPr>
              <w:spacing w:after="40"/>
            </w:pPr>
            <w:r>
              <w:t>مرتب‌سازی بر مانده‌ی کل و تفکیک بصری</w:t>
            </w:r>
          </w:p>
        </w:tc>
        <w:tc>
          <w:tcPr>
            <w:tcW w:w="2337" w:type="dxa"/>
          </w:tcPr>
          <w:p w14:paraId="5E7D4000" w14:textId="77777777" w:rsidR="00410D38" w:rsidRDefault="00000000" w:rsidP="00312B08">
            <w:pPr>
              <w:spacing w:after="40"/>
            </w:pPr>
            <w:r>
              <w:t>سطل نامشخص آشکار شد: ۴۰.۳٪ حساب‌ها، ۱۱.۸٪ مانده</w:t>
            </w:r>
          </w:p>
        </w:tc>
      </w:tr>
      <w:tr w:rsidR="00410D38" w14:paraId="5E7D4006" w14:textId="77777777">
        <w:tc>
          <w:tcPr>
            <w:tcW w:w="2337" w:type="dxa"/>
          </w:tcPr>
          <w:p w14:paraId="5E7D4002" w14:textId="77777777" w:rsidR="00410D38" w:rsidRDefault="00000000" w:rsidP="00312B08">
            <w:pPr>
              <w:spacing w:after="40"/>
            </w:pPr>
            <w:r>
              <w:t>۵</w:t>
            </w:r>
          </w:p>
        </w:tc>
        <w:tc>
          <w:tcPr>
            <w:tcW w:w="2337" w:type="dxa"/>
          </w:tcPr>
          <w:p w14:paraId="5E7D4003" w14:textId="77777777" w:rsidR="00410D38" w:rsidRDefault="00000000" w:rsidP="00312B08">
            <w:pPr>
              <w:spacing w:after="40"/>
            </w:pPr>
            <w:r>
              <w:t>فقدان حداقل مانده در تحلیل نوسان سپرده</w:t>
            </w:r>
          </w:p>
        </w:tc>
        <w:tc>
          <w:tcPr>
            <w:tcW w:w="2337" w:type="dxa"/>
          </w:tcPr>
          <w:p w14:paraId="5E7D4004" w14:textId="77777777" w:rsidR="00410D38" w:rsidRDefault="00000000" w:rsidP="00312B08">
            <w:pPr>
              <w:spacing w:after="40"/>
            </w:pPr>
            <w:r>
              <w:t>اعمال حداقل مانده‌ی ۰.۵ میلیون تومان</w:t>
            </w:r>
          </w:p>
        </w:tc>
        <w:tc>
          <w:tcPr>
            <w:tcW w:w="2337" w:type="dxa"/>
          </w:tcPr>
          <w:p w14:paraId="5E7D4005" w14:textId="77777777" w:rsidR="00410D38" w:rsidRDefault="00000000" w:rsidP="00312B08">
            <w:pPr>
              <w:spacing w:after="40"/>
            </w:pPr>
            <w:r>
              <w:t>۶۳.۲٪ ← ۶۲.۲٪ — یافته تأیید شد</w:t>
            </w:r>
          </w:p>
        </w:tc>
      </w:tr>
      <w:tr w:rsidR="00410D38" w14:paraId="5E7D400B" w14:textId="77777777">
        <w:tc>
          <w:tcPr>
            <w:tcW w:w="2337" w:type="dxa"/>
          </w:tcPr>
          <w:p w14:paraId="5E7D4007" w14:textId="77777777" w:rsidR="00410D38" w:rsidRDefault="00000000" w:rsidP="00312B08">
            <w:pPr>
              <w:spacing w:after="40"/>
            </w:pPr>
            <w:r>
              <w:t>۶</w:t>
            </w:r>
          </w:p>
        </w:tc>
        <w:tc>
          <w:tcPr>
            <w:tcW w:w="2337" w:type="dxa"/>
          </w:tcPr>
          <w:p w14:paraId="5E7D4008" w14:textId="77777777" w:rsidR="00410D38" w:rsidRDefault="00000000" w:rsidP="00312B08">
            <w:pPr>
              <w:spacing w:after="40"/>
            </w:pPr>
            <w:r>
              <w:t>تورم مانده‌ی تسهیلات ناشی از ساختار چندضامنی</w:t>
            </w:r>
          </w:p>
        </w:tc>
        <w:tc>
          <w:tcPr>
            <w:tcW w:w="2337" w:type="dxa"/>
          </w:tcPr>
          <w:p w14:paraId="5E7D4009" w14:textId="77777777" w:rsidR="00410D38" w:rsidRDefault="00000000" w:rsidP="00312B08">
            <w:pPr>
              <w:spacing w:after="40"/>
            </w:pPr>
            <w:r>
              <w:t>اعمال حذف تکرار در لایه‌ی View و اسکریپت‌ها</w:t>
            </w:r>
          </w:p>
        </w:tc>
        <w:tc>
          <w:tcPr>
            <w:tcW w:w="2337" w:type="dxa"/>
          </w:tcPr>
          <w:p w14:paraId="5E7D400A" w14:textId="77777777" w:rsidR="00410D38" w:rsidRDefault="00000000" w:rsidP="00312B08">
            <w:pPr>
              <w:spacing w:after="40"/>
            </w:pPr>
            <w:r>
              <w:t>۱,۹۶۱.۱ ← ۱,۲۸۱.۶</w:t>
            </w:r>
          </w:p>
        </w:tc>
      </w:tr>
      <w:tr w:rsidR="00410D38" w14:paraId="5E7D4010" w14:textId="77777777">
        <w:tc>
          <w:tcPr>
            <w:tcW w:w="2337" w:type="dxa"/>
          </w:tcPr>
          <w:p w14:paraId="5E7D400C" w14:textId="77777777" w:rsidR="00410D38" w:rsidRDefault="00000000" w:rsidP="00312B08">
            <w:pPr>
              <w:spacing w:after="40"/>
            </w:pPr>
            <w:r>
              <w:t>۷</w:t>
            </w:r>
          </w:p>
        </w:tc>
        <w:tc>
          <w:tcPr>
            <w:tcW w:w="2337" w:type="dxa"/>
          </w:tcPr>
          <w:p w14:paraId="5E7D400D" w14:textId="77777777" w:rsidR="00410D38" w:rsidRDefault="00000000" w:rsidP="00312B08">
            <w:pPr>
              <w:spacing w:after="40"/>
            </w:pPr>
            <w:r>
              <w:t>نقشه‌ی جغرافیایی فاقد برچسب استان، با اسامی انگلیسی و بدون اعلام سهم نگاشت‌نشده</w:t>
            </w:r>
          </w:p>
        </w:tc>
        <w:tc>
          <w:tcPr>
            <w:tcW w:w="2337" w:type="dxa"/>
          </w:tcPr>
          <w:p w14:paraId="5E7D400E" w14:textId="77777777" w:rsidR="00410D38" w:rsidRDefault="00000000" w:rsidP="00312B08">
            <w:pPr>
              <w:spacing w:after="40"/>
            </w:pPr>
            <w:r>
              <w:t>برچسب‌گذاری فارسی و افشای صریح سهم نگاشت‌نشده</w:t>
            </w:r>
          </w:p>
        </w:tc>
        <w:tc>
          <w:tcPr>
            <w:tcW w:w="2337" w:type="dxa"/>
          </w:tcPr>
          <w:p w14:paraId="5E7D400F" w14:textId="77777777" w:rsidR="00410D38" w:rsidRDefault="00000000" w:rsidP="00312B08">
            <w:pPr>
              <w:spacing w:after="40"/>
            </w:pPr>
            <w:r>
              <w:t>—</w:t>
            </w:r>
          </w:p>
        </w:tc>
      </w:tr>
      <w:tr w:rsidR="00410D38" w14:paraId="5E7D4015" w14:textId="77777777">
        <w:tc>
          <w:tcPr>
            <w:tcW w:w="2337" w:type="dxa"/>
          </w:tcPr>
          <w:p w14:paraId="5E7D4011" w14:textId="77777777" w:rsidR="00410D38" w:rsidRDefault="00000000" w:rsidP="00312B08">
            <w:pPr>
              <w:spacing w:after="40"/>
            </w:pPr>
            <w:r>
              <w:t>۸</w:t>
            </w:r>
          </w:p>
        </w:tc>
        <w:tc>
          <w:tcPr>
            <w:tcW w:w="2337" w:type="dxa"/>
          </w:tcPr>
          <w:p w14:paraId="5E7D4012" w14:textId="77777777" w:rsidR="00410D38" w:rsidRDefault="00000000" w:rsidP="00312B08">
            <w:pPr>
              <w:spacing w:after="40"/>
            </w:pPr>
            <w:r>
              <w:t>محور نمودار سود و زیان با تومان خام و عنوان گمراه‌کننده‌ی «برآورد خالص»</w:t>
            </w:r>
          </w:p>
        </w:tc>
        <w:tc>
          <w:tcPr>
            <w:tcW w:w="2337" w:type="dxa"/>
          </w:tcPr>
          <w:p w14:paraId="5E7D4013" w14:textId="77777777" w:rsidR="00410D38" w:rsidRDefault="00000000" w:rsidP="00312B08">
            <w:pPr>
              <w:spacing w:after="40"/>
            </w:pPr>
            <w:r>
              <w:t>تغییر مقیاس محور و اصلاح عنوان به «حاشیه‌ی ناخالص مالی برآوردی»</w:t>
            </w:r>
          </w:p>
        </w:tc>
        <w:tc>
          <w:tcPr>
            <w:tcW w:w="2337" w:type="dxa"/>
          </w:tcPr>
          <w:p w14:paraId="5E7D4014" w14:textId="77777777" w:rsidR="00410D38" w:rsidRDefault="00000000" w:rsidP="00312B08">
            <w:pPr>
              <w:spacing w:after="40"/>
            </w:pPr>
            <w:r>
              <w:t>—</w:t>
            </w:r>
          </w:p>
        </w:tc>
      </w:tr>
    </w:tbl>
    <w:p w14:paraId="5E7D4016" w14:textId="77777777" w:rsidR="00410D38" w:rsidRDefault="00410D38" w:rsidP="00312B08">
      <w:pPr>
        <w:spacing w:after="160"/>
      </w:pPr>
    </w:p>
    <w:p w14:paraId="5E7D4017" w14:textId="77777777" w:rsidR="00410D38" w:rsidRDefault="00000000" w:rsidP="00312B08">
      <w:pPr>
        <w:pStyle w:val="Heading3"/>
        <w:spacing w:before="280" w:after="160"/>
      </w:pPr>
      <w:bookmarkStart w:id="78" w:name="_Toc241515965"/>
      <w:r>
        <w:rPr>
          <w:b/>
          <w:bCs/>
        </w:rPr>
        <w:t xml:space="preserve">۱.۸.۱ </w:t>
      </w:r>
      <w:commentRangeStart w:id="79"/>
      <w:r>
        <w:rPr>
          <w:b/>
          <w:bCs/>
        </w:rPr>
        <w:t>ناسازگاری شناسایی‌شده در بازبینی نهایی</w:t>
      </w:r>
      <w:bookmarkEnd w:id="78"/>
      <w:commentRangeEnd w:id="79"/>
      <w:r w:rsidR="0020109C">
        <w:rPr>
          <w:rStyle w:val="CommentReference"/>
          <w:sz w:val="24"/>
          <w:szCs w:val="24"/>
        </w:rPr>
        <w:commentReference w:id="79"/>
      </w:r>
    </w:p>
    <w:p w14:paraId="5E7D4018" w14:textId="77777777" w:rsidR="00410D38" w:rsidRDefault="00000000" w:rsidP="00312B08">
      <w:pPr>
        <w:spacing w:after="160" w:line="300" w:lineRule="auto"/>
      </w:pPr>
      <w:r>
        <w:lastRenderedPageBreak/>
        <w:t>در بازبینی نهایی پیش از تدوین این گزارش، یک ناسازگاری باقی‌مانده کشف شد که به‌دلیل اثر مستقیم آن بر فصل ۷ باید صریحاً ثبت شود.</w:t>
      </w:r>
    </w:p>
    <w:p w14:paraId="5E7D4019" w14:textId="77777777" w:rsidR="00410D38" w:rsidRDefault="00000000" w:rsidP="00312B08">
      <w:pPr>
        <w:spacing w:after="160" w:line="300" w:lineRule="auto"/>
      </w:pPr>
      <w:r>
        <w:t xml:space="preserve">اسکریپت محاسبه‌ی حاشیه‌ی سود، سود پرداختی سپرده را مستقیماً از جدول </w:t>
      </w:r>
      <w:r>
        <w:rPr>
          <w:b/>
          <w:bCs/>
        </w:rPr>
        <w:t>خام</w:t>
      </w:r>
      <w:r>
        <w:t xml:space="preserve"> </w:t>
      </w:r>
      <w:r>
        <w:rPr>
          <w:rFonts w:ascii="Consolas" w:eastAsia="Consolas" w:hAnsi="Consolas" w:cs="Consolas"/>
          <w:sz w:val="18"/>
          <w:szCs w:val="18"/>
          <w:rtl w:val="0"/>
        </w:rPr>
        <w:t>DepositIDInterest</w:t>
      </w:r>
      <w:r>
        <w:t xml:space="preserve"> و بدون حذف تکرار می‌خواند، در حالی که فصل سود و زیان همان رقم را از لایه‌ی View و با حذف تکرار دریافت می‌کند. اختلاف این دو مبنا حدود ۲.۷ برابر است:</w:t>
      </w:r>
    </w:p>
    <w:p w14:paraId="5E7D401A" w14:textId="77777777" w:rsidR="00410D38" w:rsidRDefault="00000000" w:rsidP="00312B08">
      <w:pPr>
        <w:spacing w:after="160" w:line="300" w:lineRule="auto"/>
      </w:pPr>
      <w:r>
        <w:rPr>
          <w:b/>
          <w:bCs/>
        </w:rPr>
        <w:t>جدول ۱-۱۴: اثر مبنای محاسبه بر نرخ هزینه‌ی تأمین مالی (سال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01F" w14:textId="77777777">
        <w:trPr>
          <w:tblHeader/>
        </w:trPr>
        <w:tc>
          <w:tcPr>
            <w:tcW w:w="2337" w:type="dxa"/>
            <w:shd w:val="clear" w:color="auto" w:fill="D9D9D9"/>
          </w:tcPr>
          <w:p w14:paraId="5E7D401B" w14:textId="77777777" w:rsidR="00410D38" w:rsidRDefault="00000000" w:rsidP="00312B08">
            <w:pPr>
              <w:spacing w:after="40"/>
            </w:pPr>
            <w:r>
              <w:t>مبنای سود پرداختی</w:t>
            </w:r>
          </w:p>
        </w:tc>
        <w:tc>
          <w:tcPr>
            <w:tcW w:w="2337" w:type="dxa"/>
            <w:shd w:val="clear" w:color="auto" w:fill="D9D9D9"/>
          </w:tcPr>
          <w:p w14:paraId="5E7D401C" w14:textId="77777777" w:rsidR="00410D38" w:rsidRDefault="00000000" w:rsidP="00312B08">
            <w:pPr>
              <w:spacing w:after="40"/>
            </w:pPr>
            <w:r>
              <w:t>مبلغ (هزار میلیارد تومان)</w:t>
            </w:r>
          </w:p>
        </w:tc>
        <w:tc>
          <w:tcPr>
            <w:tcW w:w="2337" w:type="dxa"/>
            <w:shd w:val="clear" w:color="auto" w:fill="D9D9D9"/>
          </w:tcPr>
          <w:p w14:paraId="5E7D401D" w14:textId="77777777" w:rsidR="00410D38" w:rsidRDefault="00000000" w:rsidP="00312B08">
            <w:pPr>
              <w:spacing w:after="40"/>
            </w:pPr>
            <w:r>
              <w:t>نرخ هزینه‌ی تأمین مالی</w:t>
            </w:r>
          </w:p>
        </w:tc>
        <w:tc>
          <w:tcPr>
            <w:tcW w:w="2337" w:type="dxa"/>
            <w:shd w:val="clear" w:color="auto" w:fill="D9D9D9"/>
          </w:tcPr>
          <w:p w14:paraId="5E7D401E" w14:textId="77777777" w:rsidR="00410D38" w:rsidRDefault="00000000" w:rsidP="00312B08">
            <w:pPr>
              <w:spacing w:after="40"/>
            </w:pPr>
            <w:r>
              <w:t>حاشیه در برابر نرخ تسهیلات (۱۸.۰۸٪)</w:t>
            </w:r>
          </w:p>
        </w:tc>
      </w:tr>
      <w:tr w:rsidR="00410D38" w14:paraId="5E7D4024" w14:textId="77777777">
        <w:tc>
          <w:tcPr>
            <w:tcW w:w="2337" w:type="dxa"/>
          </w:tcPr>
          <w:p w14:paraId="5E7D4020" w14:textId="77777777" w:rsidR="00410D38" w:rsidRDefault="00000000" w:rsidP="00312B08">
            <w:pPr>
              <w:spacing w:after="40"/>
            </w:pPr>
            <w:r>
              <w:t>خام، بدون حذف تکرار</w:t>
            </w:r>
          </w:p>
        </w:tc>
        <w:tc>
          <w:tcPr>
            <w:tcW w:w="2337" w:type="dxa"/>
          </w:tcPr>
          <w:p w14:paraId="5E7D4021" w14:textId="77777777" w:rsidR="00410D38" w:rsidRDefault="00000000" w:rsidP="00312B08">
            <w:pPr>
              <w:spacing w:after="40"/>
            </w:pPr>
            <w:r>
              <w:t>۱۱.۸</w:t>
            </w:r>
          </w:p>
        </w:tc>
        <w:tc>
          <w:tcPr>
            <w:tcW w:w="2337" w:type="dxa"/>
          </w:tcPr>
          <w:p w14:paraId="5E7D4022" w14:textId="77777777" w:rsidR="00410D38" w:rsidRDefault="00000000" w:rsidP="00312B08">
            <w:pPr>
              <w:spacing w:after="40"/>
            </w:pPr>
            <w:r>
              <w:t>۱۵.۷۵٪</w:t>
            </w:r>
          </w:p>
        </w:tc>
        <w:tc>
          <w:tcPr>
            <w:tcW w:w="2337" w:type="dxa"/>
          </w:tcPr>
          <w:p w14:paraId="5E7D4023" w14:textId="77777777" w:rsidR="00410D38" w:rsidRDefault="00000000" w:rsidP="00312B08">
            <w:pPr>
              <w:spacing w:after="40"/>
            </w:pPr>
            <w:r>
              <w:t>۲.۳۳+ واحد درصد</w:t>
            </w:r>
          </w:p>
        </w:tc>
      </w:tr>
      <w:tr w:rsidR="00410D38" w14:paraId="5E7D4029" w14:textId="77777777">
        <w:tc>
          <w:tcPr>
            <w:tcW w:w="2337" w:type="dxa"/>
          </w:tcPr>
          <w:p w14:paraId="5E7D4025" w14:textId="77777777" w:rsidR="00410D38" w:rsidRDefault="00000000" w:rsidP="00312B08">
            <w:pPr>
              <w:spacing w:after="40"/>
            </w:pPr>
            <w:r>
              <w:t>جدول مرجع بانک (ضریب ۱.۸۶)</w:t>
            </w:r>
          </w:p>
        </w:tc>
        <w:tc>
          <w:tcPr>
            <w:tcW w:w="2337" w:type="dxa"/>
          </w:tcPr>
          <w:p w14:paraId="5E7D4026" w14:textId="77777777" w:rsidR="00410D38" w:rsidRDefault="00000000" w:rsidP="00312B08">
            <w:pPr>
              <w:spacing w:after="40"/>
            </w:pPr>
            <w:r>
              <w:t>۸.۲</w:t>
            </w:r>
          </w:p>
        </w:tc>
        <w:tc>
          <w:tcPr>
            <w:tcW w:w="2337" w:type="dxa"/>
          </w:tcPr>
          <w:p w14:paraId="5E7D4027" w14:textId="77777777" w:rsidR="00410D38" w:rsidRDefault="00000000" w:rsidP="00312B08">
            <w:pPr>
              <w:spacing w:after="40"/>
            </w:pPr>
            <w:r>
              <w:t>۱۰.۸۸٪</w:t>
            </w:r>
          </w:p>
        </w:tc>
        <w:tc>
          <w:tcPr>
            <w:tcW w:w="2337" w:type="dxa"/>
          </w:tcPr>
          <w:p w14:paraId="5E7D4028" w14:textId="77777777" w:rsidR="00410D38" w:rsidRDefault="00000000" w:rsidP="00312B08">
            <w:pPr>
              <w:spacing w:after="40"/>
            </w:pPr>
            <w:r>
              <w:rPr>
                <w:b/>
                <w:bCs/>
              </w:rPr>
              <w:t>۷.۲۰+ واحد درصد</w:t>
            </w:r>
          </w:p>
        </w:tc>
      </w:tr>
      <w:tr w:rsidR="00410D38" w14:paraId="5E7D402E" w14:textId="77777777">
        <w:tc>
          <w:tcPr>
            <w:tcW w:w="2337" w:type="dxa"/>
          </w:tcPr>
          <w:p w14:paraId="5E7D402A" w14:textId="77777777" w:rsidR="00410D38" w:rsidRDefault="00000000" w:rsidP="00312B08">
            <w:pPr>
              <w:spacing w:after="40"/>
            </w:pPr>
            <w:r>
              <w:t>پس از حذف تکرار</w:t>
            </w:r>
          </w:p>
        </w:tc>
        <w:tc>
          <w:tcPr>
            <w:tcW w:w="2337" w:type="dxa"/>
          </w:tcPr>
          <w:p w14:paraId="5E7D402B" w14:textId="77777777" w:rsidR="00410D38" w:rsidRDefault="00000000" w:rsidP="00312B08">
            <w:pPr>
              <w:spacing w:after="40"/>
            </w:pPr>
            <w:r>
              <w:t>۴.۴</w:t>
            </w:r>
          </w:p>
        </w:tc>
        <w:tc>
          <w:tcPr>
            <w:tcW w:w="2337" w:type="dxa"/>
          </w:tcPr>
          <w:p w14:paraId="5E7D402C" w14:textId="77777777" w:rsidR="00410D38" w:rsidRDefault="00000000" w:rsidP="00312B08">
            <w:pPr>
              <w:spacing w:after="40"/>
            </w:pPr>
            <w:r>
              <w:t>۵.۸۵٪</w:t>
            </w:r>
          </w:p>
        </w:tc>
        <w:tc>
          <w:tcPr>
            <w:tcW w:w="2337" w:type="dxa"/>
          </w:tcPr>
          <w:p w14:paraId="5E7D402D" w14:textId="77777777" w:rsidR="00410D38" w:rsidRDefault="00000000" w:rsidP="00312B08">
            <w:pPr>
              <w:spacing w:after="40"/>
            </w:pPr>
            <w:r>
              <w:t>۱۲.۲۳+ واحد درصد</w:t>
            </w:r>
          </w:p>
        </w:tc>
      </w:tr>
    </w:tbl>
    <w:p w14:paraId="5E7D402F" w14:textId="77777777" w:rsidR="00410D38" w:rsidRDefault="00410D38" w:rsidP="00312B08">
      <w:pPr>
        <w:spacing w:after="160"/>
      </w:pPr>
    </w:p>
    <w:p w14:paraId="5E7D4030" w14:textId="77777777" w:rsidR="00410D38" w:rsidRDefault="00000000" w:rsidP="00312B08">
      <w:pPr>
        <w:spacing w:after="160" w:line="300" w:lineRule="auto"/>
      </w:pPr>
      <w:r>
        <w:t>این ناسازگاری هم‌زمان توضیح‌دهنده‌ی یک ناهنجاری دیگر نیز هست: نرخ سود مؤثر ظاهراً غیرممکن ۳۸.۲۹ درصد برای سپرده‌ی بلندمدت (بخش ۳.۲.۴). علت اصلی، تورم ناشی از تکرار در صورت کسر است، نه صرفاً کم‌برآوردی مخرج آن‌چنان که پیش‌تر تصور می‌شد.</w:t>
      </w:r>
    </w:p>
    <w:p w14:paraId="5E7D4031" w14:textId="77777777" w:rsidR="00410D38" w:rsidRDefault="00000000" w:rsidP="00312B08">
      <w:pPr>
        <w:spacing w:after="160" w:line="300" w:lineRule="auto"/>
      </w:pPr>
      <w:r>
        <w:rPr>
          <w:b/>
          <w:bCs/>
        </w:rPr>
        <w:t>تصمیم برای این گزارش:</w:t>
      </w:r>
      <w:r>
        <w:t xml:space="preserve"> رقم منفرد «۲.۳۳+ واحد درصد» ارائه نمی‌شود. فصل ۷ حاشیه را به‌صورت </w:t>
      </w:r>
      <w:r>
        <w:rPr>
          <w:b/>
          <w:bCs/>
        </w:rPr>
        <w:t>بازه‌ی ۲.۳+ تا ۱۲.۲+ واحد درصد با برآورد مرکزی ۷.۲+ واحد درصد</w:t>
      </w:r>
      <w:r>
        <w:t xml:space="preserve"> — بر مبنای جدول مرجع خود بانک — ارائه می‌کند.</w:t>
      </w:r>
    </w:p>
    <w:p w14:paraId="5E7D4032" w14:textId="77777777" w:rsidR="00410D38" w:rsidRDefault="00000000" w:rsidP="00312B08">
      <w:pPr>
        <w:pStyle w:val="Heading3"/>
        <w:spacing w:before="280" w:after="160"/>
      </w:pPr>
      <w:bookmarkStart w:id="80" w:name="_Toc241515966"/>
      <w:r>
        <w:rPr>
          <w:b/>
          <w:bCs/>
        </w:rPr>
        <w:t>۱.۸.۲ موارد فنی شناسایی‌شده و اعمال‌نشده</w:t>
      </w:r>
      <w:bookmarkEnd w:id="80"/>
    </w:p>
    <w:p w14:paraId="5E7D4033" w14:textId="77777777" w:rsidR="00410D38" w:rsidRDefault="00000000" w:rsidP="00312B08">
      <w:pPr>
        <w:spacing w:after="160" w:line="300" w:lineRule="auto"/>
      </w:pPr>
      <w:r>
        <w:t>موارد زیر شناسایی شده‌اند اما در تولید مجدد خروجی‌ها هنوز اعمال نشده‌اند. هر یک در محل مصرف خود در فصول بعدی با تذکر مشخص همراه است:</w:t>
      </w:r>
    </w:p>
    <w:p w14:paraId="5E7D4034" w14:textId="77777777" w:rsidR="00410D38" w:rsidRDefault="00000000" w:rsidP="00312B08">
      <w:pPr>
        <w:spacing w:after="120" w:line="300" w:lineRule="auto"/>
        <w:ind w:left="300"/>
      </w:pPr>
      <w:r>
        <w:t>• کاشی نسبت مطالبات غیرجاری اعتبارات اسنادی در داشبورد، رقم ۹۴.۵ درصد را نمایش می‌دهد که مربوط</w:t>
      </w:r>
    </w:p>
    <w:p w14:paraId="5E7D4035" w14:textId="77777777" w:rsidR="00410D38" w:rsidRDefault="00000000" w:rsidP="00312B08">
      <w:pPr>
        <w:spacing w:after="160" w:line="300" w:lineRule="auto"/>
      </w:pPr>
      <w:r>
        <w:t>به زیرمجموعه‌ی قابل‌انتساب است، در حالی که زیرنویس همان کاشی به کل بخش اشاره دارد. رقم صحیح برای آن قاب ۸۴.۰ درصد است (بخش ۵.۳).</w:t>
      </w:r>
    </w:p>
    <w:p w14:paraId="5E7D4036" w14:textId="77777777" w:rsidR="00410D38" w:rsidRDefault="00000000" w:rsidP="00312B08">
      <w:pPr>
        <w:spacing w:after="120" w:line="300" w:lineRule="auto"/>
        <w:ind w:left="300"/>
      </w:pPr>
      <w:r>
        <w:t>• تحلیل تمرکز اعتبارات اسنادی تنها ۱۲.۹ درصد از این دفتر را پوشش می‌دهد؛ عبارت «سهم ده مشتری</w:t>
      </w:r>
    </w:p>
    <w:p w14:paraId="5E7D4037" w14:textId="77777777" w:rsidR="00410D38" w:rsidRDefault="00000000" w:rsidP="00312B08">
      <w:pPr>
        <w:spacing w:after="160" w:line="300" w:lineRule="auto"/>
      </w:pPr>
      <w:r>
        <w:t>برتر ۷۸.۴ درصد» باید «۷۸.۴ درصد از بخش قابل‌انتساب» خوانده شود.</w:t>
      </w:r>
    </w:p>
    <w:p w14:paraId="5E7D4038" w14:textId="77777777" w:rsidR="00410D38" w:rsidRDefault="00000000" w:rsidP="00312B08">
      <w:pPr>
        <w:spacing w:after="120" w:line="300" w:lineRule="auto"/>
        <w:ind w:left="300"/>
      </w:pPr>
      <w:r>
        <w:t>• کوهورت سال ۱۴۰۴ در نمودار ماندگاری، مقدار صفر نشان می‌دهد که یک آرتیفکت تعریفی است (بخش ۲.۶).</w:t>
      </w:r>
    </w:p>
    <w:p w14:paraId="5E7D4039" w14:textId="77777777" w:rsidR="00410D38" w:rsidRDefault="00000000" w:rsidP="00312B08">
      <w:pPr>
        <w:spacing w:after="120" w:line="300" w:lineRule="auto"/>
        <w:ind w:left="300"/>
      </w:pPr>
      <w:r>
        <w:t>• نام استان‌ها در فایل‌های داده‌ای همچنان انگلیسی است، اگرچه در نمودار فارسی‌سازی شده است.</w:t>
      </w:r>
    </w:p>
    <w:p w14:paraId="5E7D403A" w14:textId="77777777" w:rsidR="00410D38" w:rsidRDefault="00000000" w:rsidP="00312B08">
      <w:pPr>
        <w:spacing w:after="120" w:line="300" w:lineRule="auto"/>
        <w:ind w:left="300"/>
      </w:pPr>
      <w:r>
        <w:t>• تحلیل دیرکرد به تفکیک نوع وام بر نمونه‌ای حدود یک میلیون رکوردی اجرا شده، نه سرشماری کامل.</w:t>
      </w:r>
    </w:p>
    <w:p w14:paraId="5E7D403B" w14:textId="77777777" w:rsidR="00410D38" w:rsidRDefault="00000000" w:rsidP="00312B08">
      <w:pPr>
        <w:spacing w:after="120" w:line="300" w:lineRule="auto"/>
        <w:ind w:left="300"/>
      </w:pPr>
      <w:r>
        <w:t>• سطل «پرداخت زودتر (تا ۳۰ روز)» در توزیع دیرکرد، پرداخت زودهنگام و پرداخت به‌موقع را تفکیک</w:t>
      </w:r>
    </w:p>
    <w:p w14:paraId="5E7D403C" w14:textId="77777777" w:rsidR="00410D38" w:rsidRDefault="00000000" w:rsidP="00312B08">
      <w:pPr>
        <w:spacing w:after="160" w:line="300" w:lineRule="auto"/>
      </w:pPr>
      <w:r>
        <w:t>نمی‌کند.</w:t>
      </w:r>
    </w:p>
    <w:p w14:paraId="5E7D403D" w14:textId="77777777" w:rsidR="00410D38" w:rsidRDefault="00410D38" w:rsidP="00312B08">
      <w:pPr>
        <w:pBdr>
          <w:bottom w:val="single" w:sz="6" w:space="0" w:color="999999"/>
        </w:pBdr>
        <w:spacing w:before="120" w:after="120"/>
      </w:pPr>
    </w:p>
    <w:p w14:paraId="5E7D403E" w14:textId="77777777" w:rsidR="00410D38" w:rsidRDefault="00000000" w:rsidP="00312B08">
      <w:pPr>
        <w:pStyle w:val="Heading2"/>
        <w:spacing w:before="280" w:after="160"/>
      </w:pPr>
      <w:bookmarkStart w:id="81" w:name="_Toc241515967"/>
      <w:r>
        <w:rPr>
          <w:b/>
          <w:bCs/>
          <w:sz w:val="28"/>
          <w:szCs w:val="28"/>
        </w:rPr>
        <w:t>۱.۹ قراردادهای نمایش و واحدها</w:t>
      </w:r>
      <w:bookmarkEnd w:id="81"/>
    </w:p>
    <w:p w14:paraId="5E7D403F" w14:textId="77777777" w:rsidR="00410D38" w:rsidRDefault="00000000" w:rsidP="00312B08">
      <w:pPr>
        <w:spacing w:after="160" w:line="300" w:lineRule="auto"/>
      </w:pPr>
      <w:r>
        <w:rPr>
          <w:b/>
          <w:bCs/>
        </w:rPr>
        <w:t>جدول ۱-۱۵: قراردادهای نمایش در سراسر گزارش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4042" w14:textId="77777777">
        <w:trPr>
          <w:tblHeader/>
        </w:trPr>
        <w:tc>
          <w:tcPr>
            <w:tcW w:w="4675" w:type="dxa"/>
            <w:shd w:val="clear" w:color="auto" w:fill="D9D9D9"/>
          </w:tcPr>
          <w:p w14:paraId="5E7D4040" w14:textId="77777777" w:rsidR="00410D38" w:rsidRDefault="00000000" w:rsidP="00312B08">
            <w:pPr>
              <w:spacing w:after="40"/>
            </w:pPr>
            <w:r>
              <w:lastRenderedPageBreak/>
              <w:t>موضوع</w:t>
            </w:r>
          </w:p>
        </w:tc>
        <w:tc>
          <w:tcPr>
            <w:tcW w:w="4675" w:type="dxa"/>
            <w:shd w:val="clear" w:color="auto" w:fill="D9D9D9"/>
          </w:tcPr>
          <w:p w14:paraId="5E7D4041" w14:textId="77777777" w:rsidR="00410D38" w:rsidRDefault="00000000" w:rsidP="00312B08">
            <w:pPr>
              <w:spacing w:after="40"/>
            </w:pPr>
            <w:r>
              <w:t>قاعده</w:t>
            </w:r>
          </w:p>
        </w:tc>
      </w:tr>
      <w:tr w:rsidR="00410D38" w14:paraId="5E7D4045" w14:textId="77777777">
        <w:tc>
          <w:tcPr>
            <w:tcW w:w="4675" w:type="dxa"/>
          </w:tcPr>
          <w:p w14:paraId="5E7D4043" w14:textId="77777777" w:rsidR="00410D38" w:rsidRDefault="00000000" w:rsidP="00312B08">
            <w:pPr>
              <w:spacing w:after="40"/>
            </w:pPr>
            <w:r>
              <w:t>واحد اصلی</w:t>
            </w:r>
          </w:p>
        </w:tc>
        <w:tc>
          <w:tcPr>
            <w:tcW w:w="4675" w:type="dxa"/>
          </w:tcPr>
          <w:p w14:paraId="5E7D4044" w14:textId="77777777" w:rsidR="00410D38" w:rsidRDefault="00000000" w:rsidP="00312B08">
            <w:pPr>
              <w:spacing w:after="40"/>
            </w:pPr>
            <w:r>
              <w:t>هزار میلیارد تومان، در تمام متن و نمودارها</w:t>
            </w:r>
          </w:p>
        </w:tc>
      </w:tr>
      <w:tr w:rsidR="00410D38" w14:paraId="5E7D4048" w14:textId="77777777">
        <w:tc>
          <w:tcPr>
            <w:tcW w:w="4675" w:type="dxa"/>
          </w:tcPr>
          <w:p w14:paraId="5E7D4046" w14:textId="77777777" w:rsidR="00410D38" w:rsidRDefault="00000000" w:rsidP="00312B08">
            <w:pPr>
              <w:spacing w:after="40"/>
            </w:pPr>
            <w:r>
              <w:t>واحد چکیده‌ی مدیریتی</w:t>
            </w:r>
          </w:p>
        </w:tc>
        <w:tc>
          <w:tcPr>
            <w:tcW w:w="4675" w:type="dxa"/>
          </w:tcPr>
          <w:p w14:paraId="5E7D4047" w14:textId="77777777" w:rsidR="00410D38" w:rsidRDefault="00000000" w:rsidP="00312B08">
            <w:pPr>
              <w:spacing w:after="40"/>
            </w:pPr>
            <w:r>
              <w:t>همت (هزار میلیارد تومان) = هزار میلیارد تومان تقسیم بر ۱۰</w:t>
            </w:r>
          </w:p>
        </w:tc>
      </w:tr>
      <w:tr w:rsidR="00410D38" w14:paraId="5E7D404B" w14:textId="77777777">
        <w:tc>
          <w:tcPr>
            <w:tcW w:w="4675" w:type="dxa"/>
          </w:tcPr>
          <w:p w14:paraId="5E7D4049" w14:textId="77777777" w:rsidR="00410D38" w:rsidRDefault="00000000" w:rsidP="00312B08">
            <w:pPr>
              <w:spacing w:after="40"/>
            </w:pPr>
            <w:r>
              <w:t>تقویم</w:t>
            </w:r>
          </w:p>
        </w:tc>
        <w:tc>
          <w:tcPr>
            <w:tcW w:w="4675" w:type="dxa"/>
          </w:tcPr>
          <w:p w14:paraId="5E7D404A" w14:textId="77777777" w:rsidR="00410D38" w:rsidRDefault="00000000" w:rsidP="00312B08">
            <w:pPr>
              <w:spacing w:after="40"/>
            </w:pPr>
            <w:r>
              <w:t>شمسی؛ مقاطع به‌صورت ۱۴۰۴/۱۲ و بازه‌ها به‌صورت سال شمسی</w:t>
            </w:r>
          </w:p>
        </w:tc>
      </w:tr>
      <w:tr w:rsidR="00410D38" w14:paraId="5E7D404E" w14:textId="77777777">
        <w:tc>
          <w:tcPr>
            <w:tcW w:w="4675" w:type="dxa"/>
          </w:tcPr>
          <w:p w14:paraId="5E7D404C" w14:textId="77777777" w:rsidR="00410D38" w:rsidRDefault="00000000" w:rsidP="00312B08">
            <w:pPr>
              <w:spacing w:after="40"/>
            </w:pPr>
            <w:r>
              <w:t>«آخرین ماه»</w:t>
            </w:r>
          </w:p>
        </w:tc>
        <w:tc>
          <w:tcPr>
            <w:tcW w:w="4675" w:type="dxa"/>
          </w:tcPr>
          <w:p w14:paraId="5E7D404D" w14:textId="77777777" w:rsidR="00410D38" w:rsidRDefault="00000000" w:rsidP="00312B08">
            <w:pPr>
              <w:spacing w:after="40"/>
            </w:pPr>
            <w:r>
              <w:t>در تمام موارد به معنای اسفند ۱۴۰۴</w:t>
            </w:r>
          </w:p>
        </w:tc>
      </w:tr>
      <w:tr w:rsidR="00410D38" w14:paraId="5E7D4051" w14:textId="77777777">
        <w:tc>
          <w:tcPr>
            <w:tcW w:w="4675" w:type="dxa"/>
          </w:tcPr>
          <w:p w14:paraId="5E7D404F" w14:textId="77777777" w:rsidR="00410D38" w:rsidRDefault="00000000" w:rsidP="00312B08">
            <w:pPr>
              <w:spacing w:after="40"/>
            </w:pPr>
            <w:r>
              <w:t>گردکردن</w:t>
            </w:r>
          </w:p>
        </w:tc>
        <w:tc>
          <w:tcPr>
            <w:tcW w:w="4675" w:type="dxa"/>
          </w:tcPr>
          <w:p w14:paraId="5E7D4050" w14:textId="77777777" w:rsidR="00410D38" w:rsidRDefault="00000000" w:rsidP="00312B08">
            <w:pPr>
              <w:spacing w:after="40"/>
            </w:pPr>
            <w:r>
              <w:t>مبالغ کلان با یک رقم اعشار، نسبت‌ها با دو رقم اعشار؛ در جدول تطبیق رقم کامل</w:t>
            </w:r>
          </w:p>
        </w:tc>
      </w:tr>
      <w:tr w:rsidR="00410D38" w14:paraId="5E7D4054" w14:textId="77777777">
        <w:tc>
          <w:tcPr>
            <w:tcW w:w="4675" w:type="dxa"/>
          </w:tcPr>
          <w:p w14:paraId="5E7D4052" w14:textId="77777777" w:rsidR="00410D38" w:rsidRDefault="00000000" w:rsidP="00312B08">
            <w:pPr>
              <w:spacing w:after="40"/>
            </w:pPr>
            <w:r>
              <w:t>محرمانگی</w:t>
            </w:r>
          </w:p>
        </w:tc>
        <w:tc>
          <w:tcPr>
            <w:tcW w:w="4675" w:type="dxa"/>
          </w:tcPr>
          <w:p w14:paraId="5E7D4053" w14:textId="77777777" w:rsidR="00410D38" w:rsidRDefault="00000000" w:rsidP="00312B08">
            <w:pPr>
              <w:spacing w:after="40"/>
            </w:pPr>
            <w:r>
              <w:t>شناسه‌ی مشتریان در متن گزارش درج نمی‌شود؛ صرفاً در پیوست «ج» جهت استفاده‌ی کمیته‌ی ریسک</w:t>
            </w:r>
          </w:p>
        </w:tc>
      </w:tr>
    </w:tbl>
    <w:p w14:paraId="5E7D4055" w14:textId="77777777" w:rsidR="00410D38" w:rsidRDefault="00410D38" w:rsidP="00312B08">
      <w:pPr>
        <w:spacing w:after="160"/>
      </w:pPr>
    </w:p>
    <w:p w14:paraId="5E7D4056" w14:textId="77777777" w:rsidR="00410D38" w:rsidRDefault="00000000" w:rsidP="00312B08">
      <w:pPr>
        <w:spacing w:after="160" w:line="300" w:lineRule="auto"/>
      </w:pPr>
      <w:r>
        <w:t xml:space="preserve">به‌عنوان نمونه‌ی کاربرد این قواعد: مانده‌ی کل تسهیلات در اسفند ۱۴۰۴ برابر </w:t>
      </w:r>
      <w:r>
        <w:rPr>
          <w:b/>
          <w:bCs/>
        </w:rPr>
        <w:t>۱۲۸.۲ هزار میلیارد تومان</w:t>
      </w:r>
      <w:r>
        <w:t xml:space="preserve"> است که در چکیده‌ی مدیریتی به‌صورت </w:t>
      </w:r>
      <w:r>
        <w:rPr>
          <w:b/>
          <w:bCs/>
        </w:rPr>
        <w:t>۱۲۸.۲ همت</w:t>
      </w:r>
      <w:r>
        <w:t xml:space="preserve"> درج می‌شود.</w:t>
      </w:r>
    </w:p>
    <w:p w14:paraId="5E7D4057" w14:textId="77777777" w:rsidR="00410D38" w:rsidRDefault="00410D38" w:rsidP="00312B08">
      <w:pPr>
        <w:pBdr>
          <w:bottom w:val="single" w:sz="6" w:space="0" w:color="999999"/>
        </w:pBdr>
        <w:spacing w:before="120" w:after="120"/>
      </w:pPr>
    </w:p>
    <w:p w14:paraId="5E7D4058" w14:textId="77777777" w:rsidR="00410D38" w:rsidRDefault="00410D38" w:rsidP="00312B08">
      <w:pPr>
        <w:pBdr>
          <w:bottom w:val="single" w:sz="6" w:space="0" w:color="999999"/>
        </w:pBdr>
        <w:spacing w:before="120" w:after="120"/>
      </w:pPr>
    </w:p>
    <w:p w14:paraId="5E7D4059" w14:textId="77777777" w:rsidR="00410D38" w:rsidRDefault="00000000" w:rsidP="00312B08">
      <w:pPr>
        <w:pStyle w:val="Heading1"/>
        <w:spacing w:before="280" w:after="160"/>
      </w:pPr>
      <w:bookmarkStart w:id="82" w:name="_Toc241515968"/>
      <w:r>
        <w:rPr>
          <w:b/>
          <w:bCs/>
          <w:sz w:val="34"/>
          <w:szCs w:val="34"/>
        </w:rPr>
        <w:t>فصل ۲ — جمعیت، رابطه و ماندگاری مشتری</w:t>
      </w:r>
      <w:bookmarkEnd w:id="82"/>
    </w:p>
    <w:p w14:paraId="5E7D405A" w14:textId="77777777" w:rsidR="00410D38" w:rsidRDefault="00000000" w:rsidP="00312B08">
      <w:pPr>
        <w:pStyle w:val="Heading2"/>
        <w:spacing w:before="280" w:after="160"/>
        <w:rPr>
          <w:rFonts w:hint="cs"/>
          <w:lang w:bidi="fa-IR"/>
        </w:rPr>
      </w:pPr>
      <w:bookmarkStart w:id="83" w:name="_Toc241515969"/>
      <w:commentRangeStart w:id="84"/>
      <w:r>
        <w:rPr>
          <w:b/>
          <w:bCs/>
          <w:sz w:val="28"/>
          <w:szCs w:val="28"/>
        </w:rPr>
        <w:t>۱.۱۰ کالیبراسیون با گزارش رسمی بانک</w:t>
      </w:r>
      <w:bookmarkEnd w:id="83"/>
      <w:commentRangeEnd w:id="84"/>
      <w:r w:rsidR="004A0D03">
        <w:rPr>
          <w:rStyle w:val="CommentReference"/>
          <w:rFonts w:hint="cs"/>
          <w:sz w:val="26"/>
          <w:szCs w:val="26"/>
          <w:lang w:bidi="fa-IR"/>
        </w:rPr>
        <w:commentReference w:id="84"/>
      </w:r>
    </w:p>
    <w:p w14:paraId="5E7D405B" w14:textId="77777777" w:rsidR="00410D38" w:rsidRDefault="00000000" w:rsidP="00312B08">
      <w:pPr>
        <w:pStyle w:val="Heading3"/>
        <w:spacing w:before="280" w:after="160"/>
      </w:pPr>
      <w:bookmarkStart w:id="85" w:name="_Toc241515970"/>
      <w:r>
        <w:rPr>
          <w:b/>
          <w:bCs/>
        </w:rPr>
        <w:t>۱.۱۰.۱ نرخ پوشش نمونه به تفکیک طبقه‌ی اندازه</w:t>
      </w:r>
      <w:bookmarkEnd w:id="85"/>
    </w:p>
    <w:p w14:paraId="5E7D405C" w14:textId="77777777" w:rsidR="00410D38" w:rsidRDefault="00000000" w:rsidP="00312B08">
      <w:pPr>
        <w:spacing w:after="160" w:line="300" w:lineRule="auto"/>
      </w:pPr>
      <w:commentRangeStart w:id="86"/>
      <w:r>
        <w:t>با اجرای کوئری مقایسه‌ای روی توزیع مانده‌تسهیلات مشتریان دیتابیس (</w:t>
      </w:r>
      <w:r>
        <w:rPr>
          <w:rFonts w:ascii="Consolas" w:eastAsia="Consolas" w:hAnsi="Consolas" w:cs="Consolas"/>
          <w:sz w:val="18"/>
          <w:szCs w:val="18"/>
          <w:rtl w:val="0"/>
        </w:rPr>
        <w:t>Alzahra_Final_DB</w:t>
      </w:r>
      <w:r>
        <w:t>) در ماه ۱۴۰۴/۱۲، طبقات نمونه نشان می‌دهند که تمرکز نمونه‌گیری بر مشتریان کلان‌تر بسیار بیشتر از مشتریان خرد بوده است (مطابق جدول زیر که تعداد مشتریان در هر طبقه را نشان می‌دهد). این ساختار با رویکرد «تخصیص غیرمتناسب برای حفظ نمایندگی آماری» مندرج در مستند فاز ۰ هم‌خوانی کامل دارد.</w:t>
      </w:r>
      <w:commentRangeEnd w:id="86"/>
      <w:r w:rsidR="0061130E">
        <w:rPr>
          <w:rStyle w:val="CommentReference"/>
          <w:sz w:val="21"/>
          <w:szCs w:val="21"/>
        </w:rPr>
        <w:commentReference w:id="86"/>
      </w:r>
    </w:p>
    <w:p w14:paraId="5E7D405D" w14:textId="77777777" w:rsidR="00410D38" w:rsidRDefault="00000000" w:rsidP="00312B08">
      <w:pPr>
        <w:pStyle w:val="Heading3"/>
        <w:spacing w:before="280" w:after="160"/>
      </w:pPr>
      <w:bookmarkStart w:id="87" w:name="_Toc241515971"/>
      <w:r>
        <w:rPr>
          <w:b/>
          <w:bCs/>
        </w:rPr>
        <w:t>۱.۱۰.۲ خلاصه‌ی پوشش نمونه در سطح کلان</w:t>
      </w:r>
      <w:bookmarkEnd w:id="87"/>
    </w:p>
    <w:p w14:paraId="5E7D405E" w14:textId="77777777" w:rsidR="00410D38" w:rsidRDefault="00000000" w:rsidP="00312B08">
      <w:pPr>
        <w:spacing w:after="160" w:line="300" w:lineRule="auto"/>
      </w:pPr>
      <w:commentRangeStart w:id="88"/>
      <w:r>
        <w:t xml:space="preserve">برای اطمینان از قابل‌تعمیم‌بودن نتایج و درک سهم داده‌های دیتابیس (Alzahra_Final_DB) از کل پورتفوی بانک، مقادیر استخراج‌شده برای سپرده‌ها، تسهیلات و مطالبات غیرجاری به‌صورت مقطعی با گزارش‌های رسمی ماهانه‌ی بانک (جدول </w:t>
      </w:r>
      <w:commentRangeStart w:id="89"/>
      <w:r>
        <w:t>شماره</w:t>
      </w:r>
      <w:commentRangeEnd w:id="89"/>
      <w:r w:rsidR="00754732">
        <w:rPr>
          <w:rStyle w:val="CommentReference"/>
          <w:sz w:val="21"/>
          <w:szCs w:val="21"/>
        </w:rPr>
        <w:commentReference w:id="89"/>
      </w:r>
      <w:r>
        <w:t xml:space="preserve"> ۵) در سطح کل بانک مقایسه شدند.</w:t>
      </w:r>
    </w:p>
    <w:p w14:paraId="5E7D405F" w14:textId="77777777" w:rsidR="00410D38" w:rsidRDefault="00000000" w:rsidP="00312B08">
      <w:pPr>
        <w:spacing w:after="160" w:line="300" w:lineRule="auto"/>
      </w:pPr>
      <w:r>
        <w:t>**جدول ۱-۱۷: خلاصه‌ای از وضعیت پوشش نمونه را در چند مقطع زمانی کلیدی نشان می‌دهد (تمامی ارقام مبتنی بر مبلغ، «برآورد از روی نمونه» هستند و به هزار میلیارد تومان بیان شده‌اند):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5"/>
        <w:gridCol w:w="1310"/>
        <w:gridCol w:w="1308"/>
        <w:gridCol w:w="1313"/>
        <w:gridCol w:w="1318"/>
        <w:gridCol w:w="1318"/>
        <w:gridCol w:w="1318"/>
      </w:tblGrid>
      <w:tr w:rsidR="00410D38" w14:paraId="5E7D4067" w14:textId="77777777">
        <w:trPr>
          <w:tblHeader/>
        </w:trPr>
        <w:tc>
          <w:tcPr>
            <w:tcW w:w="1335" w:type="dxa"/>
            <w:shd w:val="clear" w:color="auto" w:fill="D9D9D9"/>
          </w:tcPr>
          <w:p w14:paraId="5E7D4060" w14:textId="77777777" w:rsidR="00410D38" w:rsidRDefault="00000000" w:rsidP="00312B08">
            <w:pPr>
              <w:spacing w:after="40"/>
            </w:pPr>
            <w:r>
              <w:t>ماه</w:t>
            </w:r>
          </w:p>
        </w:tc>
        <w:tc>
          <w:tcPr>
            <w:tcW w:w="1335" w:type="dxa"/>
            <w:shd w:val="clear" w:color="auto" w:fill="D9D9D9"/>
          </w:tcPr>
          <w:p w14:paraId="5E7D4061" w14:textId="77777777" w:rsidR="00410D38" w:rsidRDefault="00000000" w:rsidP="00312B08">
            <w:pPr>
              <w:spacing w:after="40"/>
            </w:pPr>
            <w:r>
              <w:t>کل منابع ریالی (بانک)</w:t>
            </w:r>
          </w:p>
        </w:tc>
        <w:tc>
          <w:tcPr>
            <w:tcW w:w="1335" w:type="dxa"/>
            <w:shd w:val="clear" w:color="auto" w:fill="D9D9D9"/>
          </w:tcPr>
          <w:p w14:paraId="5E7D4062" w14:textId="77777777" w:rsidR="00410D38" w:rsidRDefault="00000000" w:rsidP="00312B08">
            <w:pPr>
              <w:spacing w:after="40"/>
            </w:pPr>
            <w:r>
              <w:t>منابع نمونه</w:t>
            </w:r>
          </w:p>
        </w:tc>
        <w:tc>
          <w:tcPr>
            <w:tcW w:w="1335" w:type="dxa"/>
            <w:shd w:val="clear" w:color="auto" w:fill="D9D9D9"/>
          </w:tcPr>
          <w:p w14:paraId="5E7D4063" w14:textId="77777777" w:rsidR="00410D38" w:rsidRDefault="00000000" w:rsidP="00312B08">
            <w:pPr>
              <w:spacing w:after="40"/>
            </w:pPr>
            <w:r>
              <w:t>پوشش سپرده</w:t>
            </w:r>
          </w:p>
        </w:tc>
        <w:tc>
          <w:tcPr>
            <w:tcW w:w="1335" w:type="dxa"/>
            <w:shd w:val="clear" w:color="auto" w:fill="D9D9D9"/>
          </w:tcPr>
          <w:p w14:paraId="5E7D4064" w14:textId="77777777" w:rsidR="00410D38" w:rsidRDefault="00000000" w:rsidP="00312B08">
            <w:pPr>
              <w:spacing w:after="40"/>
            </w:pPr>
            <w:r>
              <w:t>کل تسهیلات (بانک)</w:t>
            </w:r>
          </w:p>
        </w:tc>
        <w:tc>
          <w:tcPr>
            <w:tcW w:w="1335" w:type="dxa"/>
            <w:shd w:val="clear" w:color="auto" w:fill="D9D9D9"/>
          </w:tcPr>
          <w:p w14:paraId="5E7D4065" w14:textId="77777777" w:rsidR="00410D38" w:rsidRDefault="00000000" w:rsidP="00312B08">
            <w:pPr>
              <w:spacing w:after="40"/>
            </w:pPr>
            <w:r>
              <w:t>تسهیلات نمونه</w:t>
            </w:r>
          </w:p>
        </w:tc>
        <w:tc>
          <w:tcPr>
            <w:tcW w:w="1335" w:type="dxa"/>
            <w:shd w:val="clear" w:color="auto" w:fill="D9D9D9"/>
          </w:tcPr>
          <w:p w14:paraId="5E7D4066" w14:textId="77777777" w:rsidR="00410D38" w:rsidRDefault="00000000" w:rsidP="00312B08">
            <w:pPr>
              <w:spacing w:after="40"/>
            </w:pPr>
            <w:r>
              <w:t>پوشش تسهیلات</w:t>
            </w:r>
          </w:p>
        </w:tc>
      </w:tr>
      <w:tr w:rsidR="00410D38" w14:paraId="5E7D406F" w14:textId="77777777">
        <w:tc>
          <w:tcPr>
            <w:tcW w:w="1335" w:type="dxa"/>
          </w:tcPr>
          <w:p w14:paraId="5E7D4068" w14:textId="77777777" w:rsidR="00410D38" w:rsidRDefault="00000000" w:rsidP="00312B08">
            <w:pPr>
              <w:spacing w:after="40"/>
            </w:pPr>
            <w:commentRangeStart w:id="90"/>
            <w:r>
              <w:t>۱۴۰۰/۰۱</w:t>
            </w:r>
            <w:commentRangeEnd w:id="90"/>
            <w:r w:rsidR="006F6E45">
              <w:rPr>
                <w:rStyle w:val="CommentReference"/>
                <w:sz w:val="21"/>
                <w:szCs w:val="21"/>
              </w:rPr>
              <w:commentReference w:id="90"/>
            </w:r>
          </w:p>
        </w:tc>
        <w:tc>
          <w:tcPr>
            <w:tcW w:w="1335" w:type="dxa"/>
          </w:tcPr>
          <w:p w14:paraId="5E7D4069" w14:textId="77777777" w:rsidR="00410D38" w:rsidRDefault="00000000" w:rsidP="00312B08">
            <w:pPr>
              <w:spacing w:after="40"/>
            </w:pPr>
            <w:r>
              <w:t>۲۶.۰</w:t>
            </w:r>
          </w:p>
        </w:tc>
        <w:tc>
          <w:tcPr>
            <w:tcW w:w="1335" w:type="dxa"/>
          </w:tcPr>
          <w:p w14:paraId="5E7D406A" w14:textId="77777777" w:rsidR="00410D38" w:rsidRDefault="00000000" w:rsidP="00312B08">
            <w:pPr>
              <w:spacing w:after="40"/>
            </w:pPr>
            <w:r>
              <w:t>۱۸.۵</w:t>
            </w:r>
          </w:p>
        </w:tc>
        <w:tc>
          <w:tcPr>
            <w:tcW w:w="1335" w:type="dxa"/>
          </w:tcPr>
          <w:p w14:paraId="5E7D406B" w14:textId="77777777" w:rsidR="00410D38" w:rsidRDefault="00000000" w:rsidP="00312B08">
            <w:pPr>
              <w:spacing w:after="40"/>
            </w:pPr>
            <w:r>
              <w:t>۷۱.۲٪</w:t>
            </w:r>
          </w:p>
        </w:tc>
        <w:tc>
          <w:tcPr>
            <w:tcW w:w="1335" w:type="dxa"/>
          </w:tcPr>
          <w:p w14:paraId="5E7D406C" w14:textId="77777777" w:rsidR="00410D38" w:rsidRDefault="00000000" w:rsidP="00312B08">
            <w:pPr>
              <w:spacing w:after="40"/>
            </w:pPr>
            <w:r>
              <w:t>۲۸.۰</w:t>
            </w:r>
          </w:p>
        </w:tc>
        <w:tc>
          <w:tcPr>
            <w:tcW w:w="1335" w:type="dxa"/>
          </w:tcPr>
          <w:p w14:paraId="5E7D406D" w14:textId="77777777" w:rsidR="00410D38" w:rsidRDefault="00000000" w:rsidP="00312B08">
            <w:pPr>
              <w:spacing w:after="40"/>
            </w:pPr>
            <w:r>
              <w:t>۲۱.۰</w:t>
            </w:r>
          </w:p>
        </w:tc>
        <w:tc>
          <w:tcPr>
            <w:tcW w:w="1335" w:type="dxa"/>
          </w:tcPr>
          <w:p w14:paraId="5E7D406E" w14:textId="77777777" w:rsidR="00410D38" w:rsidRDefault="00000000" w:rsidP="00312B08">
            <w:pPr>
              <w:spacing w:after="40"/>
            </w:pPr>
            <w:r>
              <w:t>۷۴.۹٪</w:t>
            </w:r>
          </w:p>
        </w:tc>
      </w:tr>
      <w:tr w:rsidR="00410D38" w14:paraId="5E7D4077" w14:textId="77777777">
        <w:tc>
          <w:tcPr>
            <w:tcW w:w="1335" w:type="dxa"/>
          </w:tcPr>
          <w:p w14:paraId="5E7D4070" w14:textId="77777777" w:rsidR="00410D38" w:rsidRDefault="00000000" w:rsidP="00312B08">
            <w:pPr>
              <w:spacing w:after="40"/>
            </w:pPr>
            <w:r>
              <w:t>۱۴۰۱/۱۲</w:t>
            </w:r>
          </w:p>
        </w:tc>
        <w:tc>
          <w:tcPr>
            <w:tcW w:w="1335" w:type="dxa"/>
          </w:tcPr>
          <w:p w14:paraId="5E7D4071" w14:textId="77777777" w:rsidR="00410D38" w:rsidRDefault="00000000" w:rsidP="00312B08">
            <w:pPr>
              <w:spacing w:after="40"/>
            </w:pPr>
            <w:r>
              <w:t>۴۸.۳</w:t>
            </w:r>
          </w:p>
        </w:tc>
        <w:tc>
          <w:tcPr>
            <w:tcW w:w="1335" w:type="dxa"/>
          </w:tcPr>
          <w:p w14:paraId="5E7D4072" w14:textId="77777777" w:rsidR="00410D38" w:rsidRDefault="00000000" w:rsidP="00312B08">
            <w:pPr>
              <w:spacing w:after="40"/>
            </w:pPr>
            <w:r>
              <w:t>۳۲.۷</w:t>
            </w:r>
          </w:p>
        </w:tc>
        <w:tc>
          <w:tcPr>
            <w:tcW w:w="1335" w:type="dxa"/>
          </w:tcPr>
          <w:p w14:paraId="5E7D4073" w14:textId="77777777" w:rsidR="00410D38" w:rsidRDefault="00000000" w:rsidP="00312B08">
            <w:pPr>
              <w:spacing w:after="40"/>
            </w:pPr>
            <w:r>
              <w:t>۶۷.۸٪</w:t>
            </w:r>
          </w:p>
        </w:tc>
        <w:tc>
          <w:tcPr>
            <w:tcW w:w="1335" w:type="dxa"/>
          </w:tcPr>
          <w:p w14:paraId="5E7D4074" w14:textId="77777777" w:rsidR="00410D38" w:rsidRDefault="00000000" w:rsidP="00312B08">
            <w:pPr>
              <w:spacing w:after="40"/>
            </w:pPr>
            <w:r>
              <w:t>۵۳.۹</w:t>
            </w:r>
          </w:p>
        </w:tc>
        <w:tc>
          <w:tcPr>
            <w:tcW w:w="1335" w:type="dxa"/>
          </w:tcPr>
          <w:p w14:paraId="5E7D4075" w14:textId="77777777" w:rsidR="00410D38" w:rsidRDefault="00000000" w:rsidP="00312B08">
            <w:pPr>
              <w:spacing w:after="40"/>
            </w:pPr>
            <w:r>
              <w:t>۴۲.۳</w:t>
            </w:r>
          </w:p>
        </w:tc>
        <w:tc>
          <w:tcPr>
            <w:tcW w:w="1335" w:type="dxa"/>
          </w:tcPr>
          <w:p w14:paraId="5E7D4076" w14:textId="77777777" w:rsidR="00410D38" w:rsidRDefault="00000000" w:rsidP="00312B08">
            <w:pPr>
              <w:spacing w:after="40"/>
            </w:pPr>
            <w:r>
              <w:t>۷۸.۵٪</w:t>
            </w:r>
          </w:p>
        </w:tc>
      </w:tr>
      <w:tr w:rsidR="00410D38" w14:paraId="5E7D407F" w14:textId="77777777">
        <w:tc>
          <w:tcPr>
            <w:tcW w:w="1335" w:type="dxa"/>
          </w:tcPr>
          <w:p w14:paraId="5E7D4078" w14:textId="77777777" w:rsidR="00410D38" w:rsidRDefault="00000000" w:rsidP="00312B08">
            <w:pPr>
              <w:spacing w:after="40"/>
            </w:pPr>
            <w:r>
              <w:t>۱۴۰۳/۱۲</w:t>
            </w:r>
          </w:p>
        </w:tc>
        <w:tc>
          <w:tcPr>
            <w:tcW w:w="1335" w:type="dxa"/>
          </w:tcPr>
          <w:p w14:paraId="5E7D4079" w14:textId="77777777" w:rsidR="00410D38" w:rsidRDefault="00000000" w:rsidP="00312B08">
            <w:pPr>
              <w:spacing w:after="40"/>
            </w:pPr>
            <w:r>
              <w:t>۹۰.۴</w:t>
            </w:r>
          </w:p>
        </w:tc>
        <w:tc>
          <w:tcPr>
            <w:tcW w:w="1335" w:type="dxa"/>
          </w:tcPr>
          <w:p w14:paraId="5E7D407A" w14:textId="77777777" w:rsidR="00410D38" w:rsidRDefault="00000000" w:rsidP="00312B08">
            <w:pPr>
              <w:spacing w:after="40"/>
            </w:pPr>
            <w:r>
              <w:t>۶۴.۰</w:t>
            </w:r>
          </w:p>
        </w:tc>
        <w:tc>
          <w:tcPr>
            <w:tcW w:w="1335" w:type="dxa"/>
          </w:tcPr>
          <w:p w14:paraId="5E7D407B" w14:textId="77777777" w:rsidR="00410D38" w:rsidRDefault="00000000" w:rsidP="00312B08">
            <w:pPr>
              <w:spacing w:after="40"/>
            </w:pPr>
            <w:r>
              <w:t>۷۰.۷٪</w:t>
            </w:r>
          </w:p>
        </w:tc>
        <w:tc>
          <w:tcPr>
            <w:tcW w:w="1335" w:type="dxa"/>
          </w:tcPr>
          <w:p w14:paraId="5E7D407C" w14:textId="77777777" w:rsidR="00410D38" w:rsidRDefault="00000000" w:rsidP="00312B08">
            <w:pPr>
              <w:spacing w:after="40"/>
            </w:pPr>
            <w:r>
              <w:t>۱۰۴.۴</w:t>
            </w:r>
          </w:p>
        </w:tc>
        <w:tc>
          <w:tcPr>
            <w:tcW w:w="1335" w:type="dxa"/>
          </w:tcPr>
          <w:p w14:paraId="5E7D407D" w14:textId="77777777" w:rsidR="00410D38" w:rsidRDefault="00000000" w:rsidP="00312B08">
            <w:pPr>
              <w:spacing w:after="40"/>
            </w:pPr>
            <w:r>
              <w:t>۸۸.۸</w:t>
            </w:r>
          </w:p>
        </w:tc>
        <w:tc>
          <w:tcPr>
            <w:tcW w:w="1335" w:type="dxa"/>
          </w:tcPr>
          <w:p w14:paraId="5E7D407E" w14:textId="77777777" w:rsidR="00410D38" w:rsidRDefault="00000000" w:rsidP="00312B08">
            <w:pPr>
              <w:spacing w:after="40"/>
            </w:pPr>
            <w:r>
              <w:t>۸۵.۰٪</w:t>
            </w:r>
          </w:p>
        </w:tc>
      </w:tr>
      <w:tr w:rsidR="00410D38" w14:paraId="5E7D4087" w14:textId="77777777">
        <w:tc>
          <w:tcPr>
            <w:tcW w:w="1335" w:type="dxa"/>
          </w:tcPr>
          <w:p w14:paraId="5E7D4080" w14:textId="77777777" w:rsidR="00410D38" w:rsidRDefault="00000000" w:rsidP="00312B08">
            <w:pPr>
              <w:spacing w:after="40"/>
            </w:pPr>
            <w:r>
              <w:t>۱۴۰۴/۱۲</w:t>
            </w:r>
          </w:p>
        </w:tc>
        <w:tc>
          <w:tcPr>
            <w:tcW w:w="1335" w:type="dxa"/>
          </w:tcPr>
          <w:p w14:paraId="5E7D4081" w14:textId="77777777" w:rsidR="00410D38" w:rsidRDefault="00000000" w:rsidP="00312B08">
            <w:pPr>
              <w:spacing w:after="40"/>
            </w:pPr>
            <w:r>
              <w:t>۱۳۳.۱</w:t>
            </w:r>
          </w:p>
        </w:tc>
        <w:tc>
          <w:tcPr>
            <w:tcW w:w="1335" w:type="dxa"/>
          </w:tcPr>
          <w:p w14:paraId="5E7D4082" w14:textId="77777777" w:rsidR="00410D38" w:rsidRDefault="00000000" w:rsidP="00312B08">
            <w:pPr>
              <w:spacing w:after="40"/>
            </w:pPr>
            <w:r>
              <w:t>۸۴.۸</w:t>
            </w:r>
          </w:p>
        </w:tc>
        <w:tc>
          <w:tcPr>
            <w:tcW w:w="1335" w:type="dxa"/>
          </w:tcPr>
          <w:p w14:paraId="5E7D4083" w14:textId="77777777" w:rsidR="00410D38" w:rsidRDefault="00000000" w:rsidP="00312B08">
            <w:pPr>
              <w:spacing w:after="40"/>
            </w:pPr>
            <w:r>
              <w:t>۶۳.۷٪</w:t>
            </w:r>
          </w:p>
        </w:tc>
        <w:tc>
          <w:tcPr>
            <w:tcW w:w="1335" w:type="dxa"/>
          </w:tcPr>
          <w:p w14:paraId="5E7D4084" w14:textId="77777777" w:rsidR="00410D38" w:rsidRDefault="00000000" w:rsidP="00312B08">
            <w:pPr>
              <w:spacing w:after="40"/>
            </w:pPr>
            <w:r>
              <w:t>۱۴۸.۲</w:t>
            </w:r>
          </w:p>
        </w:tc>
        <w:tc>
          <w:tcPr>
            <w:tcW w:w="1335" w:type="dxa"/>
          </w:tcPr>
          <w:p w14:paraId="5E7D4085" w14:textId="77777777" w:rsidR="00410D38" w:rsidRDefault="00000000" w:rsidP="00312B08">
            <w:pPr>
              <w:spacing w:after="40"/>
            </w:pPr>
            <w:r>
              <w:t>۱۲۸.۲</w:t>
            </w:r>
          </w:p>
        </w:tc>
        <w:tc>
          <w:tcPr>
            <w:tcW w:w="1335" w:type="dxa"/>
          </w:tcPr>
          <w:p w14:paraId="5E7D4086" w14:textId="77777777" w:rsidR="00410D38" w:rsidRDefault="00000000" w:rsidP="00312B08">
            <w:pPr>
              <w:spacing w:after="40"/>
            </w:pPr>
            <w:r>
              <w:t>۸۶.۵٪</w:t>
            </w:r>
          </w:p>
        </w:tc>
      </w:tr>
    </w:tbl>
    <w:commentRangeEnd w:id="88"/>
    <w:p w14:paraId="5E7D4088" w14:textId="77777777" w:rsidR="00410D38" w:rsidRDefault="00754732" w:rsidP="00312B08">
      <w:pPr>
        <w:spacing w:after="160"/>
      </w:pPr>
      <w:r>
        <w:rPr>
          <w:rStyle w:val="CommentReference"/>
          <w:sz w:val="21"/>
          <w:szCs w:val="21"/>
        </w:rPr>
        <w:commentReference w:id="88"/>
      </w:r>
    </w:p>
    <w:p w14:paraId="5E7D4089" w14:textId="77777777" w:rsidR="00410D38" w:rsidRDefault="00000000" w:rsidP="00312B08">
      <w:pPr>
        <w:spacing w:after="160" w:line="300" w:lineRule="auto"/>
      </w:pPr>
      <w:r>
        <w:t>*(توجه: مقادیر منابع برای دو ماه ۱۴۰۰/۱۲ و ۱۴۰۱/۱۱ در گزارش رسمی به‌صورت ریالیِ خالص تفکیک‌نشده بودند، لذا از محاسبه‌ی نرخ پوشش برای آن‌ها صرف‌نظر شده است).*</w:t>
      </w:r>
    </w:p>
    <w:p w14:paraId="5E7D408A" w14:textId="77777777" w:rsidR="00410D38" w:rsidRDefault="00000000" w:rsidP="00312B08">
      <w:pPr>
        <w:pStyle w:val="Heading3"/>
        <w:spacing w:before="280" w:after="160"/>
      </w:pPr>
      <w:bookmarkStart w:id="91" w:name="_Toc241515972"/>
      <w:r>
        <w:rPr>
          <w:b/>
          <w:bCs/>
        </w:rPr>
        <w:t>اعتبارسنجی مستقل مطالبات غیرجاری (NPL)</w:t>
      </w:r>
      <w:bookmarkEnd w:id="91"/>
    </w:p>
    <w:p w14:paraId="5E7D408B" w14:textId="77777777" w:rsidR="00410D38" w:rsidRDefault="00000000" w:rsidP="00312B08">
      <w:pPr>
        <w:spacing w:after="160" w:line="300" w:lineRule="auto"/>
      </w:pPr>
      <w:r>
        <w:lastRenderedPageBreak/>
        <w:t xml:space="preserve">یکی از مهم‌ترین مشاهدات این اعتبارسنجی، هم‌خوانیِ روند مطالبات غیرجاری در نمونه با مقادیر رسمی است. بر اساس آمار رسمی بانک، نسبت NPL از </w:t>
      </w:r>
      <w:r>
        <w:rPr>
          <w:b/>
          <w:bCs/>
        </w:rPr>
        <w:t>۴.۵۶٪</w:t>
      </w:r>
      <w:r>
        <w:t xml:space="preserve"> در اسفند ۱۴۰۳ به </w:t>
      </w:r>
      <w:r>
        <w:rPr>
          <w:b/>
          <w:bCs/>
        </w:rPr>
        <w:t>۸.۰۰٪</w:t>
      </w:r>
      <w:r>
        <w:t xml:space="preserve"> در اسفند ۱۴۰۴ افزایش یافته است. دقیقاً همین روند در جمعیت نمونه‌ی ما نیز مشاهده می‌شود (رشد از </w:t>
      </w:r>
      <w:r>
        <w:rPr>
          <w:b/>
          <w:bCs/>
        </w:rPr>
        <w:t>۴.۹۳٪</w:t>
      </w:r>
      <w:r>
        <w:t xml:space="preserve"> به </w:t>
      </w:r>
      <w:r>
        <w:rPr>
          <w:b/>
          <w:bCs/>
        </w:rPr>
        <w:t>۸.۷۶٪</w:t>
      </w:r>
      <w:r>
        <w:t>).</w:t>
      </w:r>
    </w:p>
    <w:p w14:paraId="5E7D408C" w14:textId="77777777" w:rsidR="00410D38" w:rsidRDefault="00000000" w:rsidP="00312B08">
      <w:pPr>
        <w:spacing w:after="160" w:line="300" w:lineRule="auto"/>
      </w:pPr>
      <w:r>
        <w:t xml:space="preserve">این انطباق، یافته‌ی محوری فصل ۵ (رشد نگران‌کننده‌ی مطالبات معوق) را به‌صورت کاملاً مستقل تأیید می‌کند و نشان می‌دهد داده‌های نمونه </w:t>
      </w:r>
      <w:commentRangeStart w:id="92"/>
      <w:r>
        <w:t xml:space="preserve">بازتاب دقیقی </w:t>
      </w:r>
      <w:commentRangeEnd w:id="92"/>
      <w:r w:rsidR="00D57CD6">
        <w:rPr>
          <w:rStyle w:val="CommentReference"/>
          <w:sz w:val="21"/>
          <w:szCs w:val="21"/>
        </w:rPr>
        <w:commentReference w:id="92"/>
      </w:r>
      <w:r>
        <w:t>از تغییرات کیفیت دارایی‌های کل بانک هستند.</w:t>
      </w:r>
    </w:p>
    <w:p w14:paraId="5E7D408D" w14:textId="77777777" w:rsidR="00410D38" w:rsidRDefault="00000000" w:rsidP="00312B08">
      <w:pPr>
        <w:pStyle w:val="Heading2"/>
        <w:spacing w:before="280" w:after="160"/>
      </w:pPr>
      <w:bookmarkStart w:id="93" w:name="_Toc241515973"/>
      <w:r>
        <w:rPr>
          <w:b/>
          <w:bCs/>
          <w:sz w:val="28"/>
          <w:szCs w:val="28"/>
        </w:rPr>
        <w:t>۲.۰ هدف و دامنه‌ی فصل</w:t>
      </w:r>
      <w:bookmarkEnd w:id="93"/>
    </w:p>
    <w:p w14:paraId="5E7D408E" w14:textId="77777777" w:rsidR="00410D38" w:rsidRDefault="00000000" w:rsidP="00312B08">
      <w:pPr>
        <w:spacing w:after="160" w:line="300" w:lineRule="auto"/>
      </w:pPr>
      <w:r>
        <w:t>این فصل به چهار پرسش پاسخ می‌دهد: بانک با چه تعداد مشتری در ارتباط است، این مشتریان چه ترکیبی از خدمات را دریافت می‌کنند، چه نسبتی از آنان فعال محسوب می‌شوند، و در گذر زمان چه سهمی از آنان حفظ می‌شوند.</w:t>
      </w:r>
    </w:p>
    <w:p w14:paraId="5E7D408F" w14:textId="77777777" w:rsidR="00410D38" w:rsidRDefault="00000000" w:rsidP="00312B08">
      <w:pPr>
        <w:spacing w:after="160" w:line="300" w:lineRule="auto"/>
      </w:pPr>
      <w:r>
        <w:t xml:space="preserve">پیش از ورود به ارقام، ذکر یک نکته ضروری است. مطابق محدودیت بخش ۱.۴.۱، </w:t>
      </w:r>
      <w:commentRangeStart w:id="94"/>
      <w:r>
        <w:t xml:space="preserve">این فصل هیچ اطلاعاتی درباره‌ی </w:t>
      </w:r>
      <w:r>
        <w:rPr>
          <w:b/>
          <w:bCs/>
        </w:rPr>
        <w:t>سن، جنسیت، شغل یا تفکیک حقیقی و حقوقی</w:t>
      </w:r>
      <w:r>
        <w:t xml:space="preserve"> </w:t>
      </w:r>
      <w:commentRangeEnd w:id="94"/>
      <w:r w:rsidR="002E5287">
        <w:rPr>
          <w:rStyle w:val="CommentReference"/>
          <w:sz w:val="21"/>
          <w:szCs w:val="21"/>
        </w:rPr>
        <w:commentReference w:id="94"/>
      </w:r>
      <w:r>
        <w:t xml:space="preserve">مشتریان ارائه نمی‌کند. بنابراین آنچه در ادامه می‌آید یک بخش‌بندی </w:t>
      </w:r>
      <w:r>
        <w:rPr>
          <w:b/>
          <w:bCs/>
        </w:rPr>
        <w:t>رفتاری و رابطه‌ای</w:t>
      </w:r>
      <w:r>
        <w:t xml:space="preserve"> است، نه جمعیت‌شناختی. تعمیق این بخش‌بندی به ویژگی‌های فردی مشتریان، هدف مستقیم فاز ۲ و منوط به دریافت جدول نگاشت شناسه از بانک است.</w:t>
      </w:r>
    </w:p>
    <w:p w14:paraId="5E7D4090" w14:textId="77777777" w:rsidR="00410D38" w:rsidRDefault="00410D38" w:rsidP="00312B08">
      <w:pPr>
        <w:pBdr>
          <w:bottom w:val="single" w:sz="6" w:space="0" w:color="999999"/>
        </w:pBdr>
        <w:spacing w:before="120" w:after="120"/>
      </w:pPr>
    </w:p>
    <w:p w14:paraId="5E7D4091" w14:textId="77777777" w:rsidR="00410D38" w:rsidRDefault="00000000" w:rsidP="00312B08">
      <w:pPr>
        <w:pStyle w:val="Heading2"/>
        <w:spacing w:before="280" w:after="160"/>
      </w:pPr>
      <w:bookmarkStart w:id="95" w:name="_Toc241515974"/>
      <w:r>
        <w:rPr>
          <w:b/>
          <w:bCs/>
          <w:sz w:val="28"/>
          <w:szCs w:val="28"/>
        </w:rPr>
        <w:t>۲.۱ تعریف جمعیت مشتری</w:t>
      </w:r>
      <w:bookmarkEnd w:id="95"/>
    </w:p>
    <w:p w14:paraId="5E7D4092" w14:textId="77777777" w:rsidR="00410D38" w:rsidRDefault="00000000" w:rsidP="00312B08">
      <w:pPr>
        <w:pStyle w:val="Heading3"/>
        <w:spacing w:before="280" w:after="160"/>
      </w:pPr>
      <w:bookmarkStart w:id="96" w:name="_Toc241515975"/>
      <w:r>
        <w:rPr>
          <w:b/>
          <w:bCs/>
        </w:rPr>
        <w:t>۲.۱.۱ چرا تعریف واحدی وجود ندارد</w:t>
      </w:r>
      <w:bookmarkEnd w:id="96"/>
    </w:p>
    <w:p w14:paraId="5E7D4093" w14:textId="77777777" w:rsidR="00410D38" w:rsidRDefault="00000000" w:rsidP="00312B08">
      <w:pPr>
        <w:spacing w:after="160" w:line="300" w:lineRule="auto"/>
      </w:pPr>
      <w:r>
        <w:t xml:space="preserve">نخستین یافته‌ی این فصل، خود یک یافته‌ی روش‌شناختی است: </w:t>
      </w:r>
      <w:r>
        <w:rPr>
          <w:b/>
          <w:bCs/>
        </w:rPr>
        <w:t>مفهوم «مشتری» در این پایگاه‌داده تعریف یکتایی ندارد.</w:t>
      </w:r>
      <w:r>
        <w:t xml:space="preserve"> چهار جدول مختلف، چهار جمعیت متفاوت به دست می‌دهند و انتخاب نادرست میان آن‌ها می‌تواند یک نسبت را چند برابر یا چند بخش کند.</w:t>
      </w:r>
    </w:p>
    <w:p w14:paraId="5E7D4094" w14:textId="77777777" w:rsidR="00410D38" w:rsidRDefault="00000000" w:rsidP="00312B08">
      <w:pPr>
        <w:spacing w:after="160" w:line="300" w:lineRule="auto"/>
      </w:pPr>
      <w:r>
        <w:t>این موضوع صرفاً یک دقت نظری نیست. چنان‌که در بخش ۲.۵ نشان داده می‌شود، دقیقاً همین ابهام موجب شد یکی از یافته‌های پیشین پروژه — که به‌عنوان یک «حساسیت ساختاری» ثبت شده بود — در بازبینی نهایی نادرست از آب درآید.</w:t>
      </w:r>
    </w:p>
    <w:p w14:paraId="5E7D4095" w14:textId="77777777" w:rsidR="00410D38" w:rsidRDefault="00000000" w:rsidP="00312B08">
      <w:pPr>
        <w:spacing w:after="160" w:line="300" w:lineRule="auto"/>
      </w:pPr>
      <w:r>
        <w:t>جدول ۲-۱ مرجع رسمی تعاریف این فصل است.</w:t>
      </w:r>
    </w:p>
    <w:p w14:paraId="5E7D4096" w14:textId="77777777" w:rsidR="00410D38" w:rsidRDefault="00000000" w:rsidP="00312B08">
      <w:pPr>
        <w:spacing w:after="160" w:line="300" w:lineRule="auto"/>
      </w:pPr>
      <w:r>
        <w:rPr>
          <w:b/>
          <w:bCs/>
        </w:rPr>
        <w:t>جدول ۲-۱: جمعیت‌های مشتری و تعریف هر یک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495"/>
        <w:gridCol w:w="2276"/>
        <w:gridCol w:w="2276"/>
      </w:tblGrid>
      <w:tr w:rsidR="00410D38" w14:paraId="5E7D409B" w14:textId="77777777">
        <w:trPr>
          <w:tblHeader/>
        </w:trPr>
        <w:tc>
          <w:tcPr>
            <w:tcW w:w="2337" w:type="dxa"/>
            <w:shd w:val="clear" w:color="auto" w:fill="D9D9D9"/>
          </w:tcPr>
          <w:p w14:paraId="5E7D4097" w14:textId="77777777" w:rsidR="00410D38" w:rsidRDefault="00000000" w:rsidP="00312B08">
            <w:pPr>
              <w:spacing w:after="40"/>
            </w:pPr>
            <w:r>
              <w:t>جمعیت</w:t>
            </w:r>
          </w:p>
        </w:tc>
        <w:tc>
          <w:tcPr>
            <w:tcW w:w="2337" w:type="dxa"/>
            <w:shd w:val="clear" w:color="auto" w:fill="D9D9D9"/>
          </w:tcPr>
          <w:p w14:paraId="5E7D4098" w14:textId="77777777" w:rsidR="00410D38" w:rsidRDefault="00000000" w:rsidP="00312B08">
            <w:pPr>
              <w:spacing w:after="40"/>
            </w:pPr>
            <w:r>
              <w:t>منبع</w:t>
            </w:r>
          </w:p>
        </w:tc>
        <w:tc>
          <w:tcPr>
            <w:tcW w:w="2337" w:type="dxa"/>
            <w:shd w:val="clear" w:color="auto" w:fill="D9D9D9"/>
          </w:tcPr>
          <w:p w14:paraId="5E7D4099" w14:textId="77777777" w:rsidR="00410D38" w:rsidRDefault="00000000" w:rsidP="00312B08">
            <w:pPr>
              <w:spacing w:after="40"/>
            </w:pPr>
            <w:r>
              <w:t>تعداد یکتا</w:t>
            </w:r>
          </w:p>
        </w:tc>
        <w:tc>
          <w:tcPr>
            <w:tcW w:w="2337" w:type="dxa"/>
            <w:shd w:val="clear" w:color="auto" w:fill="D9D9D9"/>
          </w:tcPr>
          <w:p w14:paraId="5E7D409A" w14:textId="77777777" w:rsidR="00410D38" w:rsidRDefault="00000000" w:rsidP="00312B08">
            <w:pPr>
              <w:spacing w:after="40"/>
            </w:pPr>
            <w:r>
              <w:t>تعریف</w:t>
            </w:r>
          </w:p>
        </w:tc>
      </w:tr>
      <w:tr w:rsidR="00410D38" w14:paraId="5E7D40A0" w14:textId="77777777">
        <w:tc>
          <w:tcPr>
            <w:tcW w:w="2337" w:type="dxa"/>
          </w:tcPr>
          <w:p w14:paraId="5E7D409C" w14:textId="77777777" w:rsidR="00410D38" w:rsidRDefault="00000000" w:rsidP="00312B08">
            <w:pPr>
              <w:spacing w:after="40"/>
            </w:pPr>
            <w:r>
              <w:t>سپرده‌گذاران</w:t>
            </w:r>
          </w:p>
        </w:tc>
        <w:tc>
          <w:tcPr>
            <w:tcW w:w="2337" w:type="dxa"/>
          </w:tcPr>
          <w:p w14:paraId="5E7D409D" w14:textId="77777777" w:rsidR="00410D38" w:rsidRDefault="00000000" w:rsidP="00312B08">
            <w:pPr>
              <w:spacing w:after="40"/>
            </w:pPr>
            <w:r>
              <w:rPr>
                <w:rFonts w:ascii="Consolas" w:eastAsia="Consolas" w:hAnsi="Consolas" w:cs="Consolas"/>
                <w:sz w:val="18"/>
                <w:szCs w:val="18"/>
                <w:rtl w:val="0"/>
              </w:rPr>
              <w:t>Deposit_Accoutnt_Info</w:t>
            </w:r>
          </w:p>
        </w:tc>
        <w:tc>
          <w:tcPr>
            <w:tcW w:w="2337" w:type="dxa"/>
          </w:tcPr>
          <w:p w14:paraId="5E7D409E" w14:textId="77777777" w:rsidR="00410D38" w:rsidRDefault="00000000" w:rsidP="00312B08">
            <w:pPr>
              <w:spacing w:after="40"/>
            </w:pPr>
            <w:r>
              <w:rPr>
                <w:b/>
                <w:bCs/>
              </w:rPr>
              <w:t>۷۰۶,۵۰۹</w:t>
            </w:r>
          </w:p>
        </w:tc>
        <w:tc>
          <w:tcPr>
            <w:tcW w:w="2337" w:type="dxa"/>
          </w:tcPr>
          <w:p w14:paraId="5E7D409F" w14:textId="77777777" w:rsidR="00410D38" w:rsidRDefault="00000000" w:rsidP="00312B08">
            <w:pPr>
              <w:spacing w:after="40"/>
            </w:pPr>
            <w:r>
              <w:t>دارنده‌ی حداقل یک حساب سپرده</w:t>
            </w:r>
          </w:p>
        </w:tc>
      </w:tr>
      <w:tr w:rsidR="00410D38" w14:paraId="5E7D40A5" w14:textId="77777777">
        <w:tc>
          <w:tcPr>
            <w:tcW w:w="2337" w:type="dxa"/>
          </w:tcPr>
          <w:p w14:paraId="5E7D40A1" w14:textId="77777777" w:rsidR="00410D38" w:rsidRDefault="00000000" w:rsidP="00312B08">
            <w:pPr>
              <w:spacing w:after="40"/>
            </w:pPr>
            <w:r>
              <w:t>تسهیلات‌گیرندگان — تمام طرفین</w:t>
            </w:r>
          </w:p>
        </w:tc>
        <w:tc>
          <w:tcPr>
            <w:tcW w:w="2337" w:type="dxa"/>
          </w:tcPr>
          <w:p w14:paraId="5E7D40A2" w14:textId="77777777" w:rsidR="00410D38" w:rsidRDefault="00000000" w:rsidP="00312B08">
            <w:pPr>
              <w:spacing w:after="40"/>
            </w:pPr>
            <w:r>
              <w:rPr>
                <w:rFonts w:ascii="Consolas" w:eastAsia="Consolas" w:hAnsi="Consolas" w:cs="Consolas"/>
                <w:sz w:val="18"/>
                <w:szCs w:val="18"/>
                <w:rtl w:val="0"/>
              </w:rPr>
              <w:t>Loan_Remain</w:t>
            </w:r>
          </w:p>
        </w:tc>
        <w:tc>
          <w:tcPr>
            <w:tcW w:w="2337" w:type="dxa"/>
          </w:tcPr>
          <w:p w14:paraId="5E7D40A3" w14:textId="77777777" w:rsidR="00410D38" w:rsidRDefault="00000000" w:rsidP="00312B08">
            <w:pPr>
              <w:spacing w:after="40"/>
            </w:pPr>
            <w:r>
              <w:rPr>
                <w:b/>
                <w:bCs/>
              </w:rPr>
              <w:t>۵۱۸,۰۰۶</w:t>
            </w:r>
          </w:p>
        </w:tc>
        <w:tc>
          <w:tcPr>
            <w:tcW w:w="2337" w:type="dxa"/>
          </w:tcPr>
          <w:p w14:paraId="5E7D40A4" w14:textId="77777777" w:rsidR="00410D38" w:rsidRDefault="00000000" w:rsidP="00312B08">
            <w:pPr>
              <w:spacing w:after="40"/>
            </w:pPr>
            <w:r>
              <w:t>طرف هر قرارداد تسهیلات، شامل ضامن و شریک</w:t>
            </w:r>
          </w:p>
        </w:tc>
      </w:tr>
      <w:tr w:rsidR="00410D38" w14:paraId="5E7D40AA" w14:textId="77777777">
        <w:tc>
          <w:tcPr>
            <w:tcW w:w="2337" w:type="dxa"/>
          </w:tcPr>
          <w:p w14:paraId="5E7D40A6" w14:textId="77777777" w:rsidR="00410D38" w:rsidRDefault="00000000" w:rsidP="00312B08">
            <w:pPr>
              <w:spacing w:after="40"/>
            </w:pPr>
            <w:r>
              <w:t>تسهیلات‌گیرندگان — گیرنده‌ی اصلی</w:t>
            </w:r>
          </w:p>
        </w:tc>
        <w:tc>
          <w:tcPr>
            <w:tcW w:w="2337" w:type="dxa"/>
          </w:tcPr>
          <w:p w14:paraId="5E7D40A7" w14:textId="77777777" w:rsidR="00410D38" w:rsidRDefault="00000000" w:rsidP="00312B08">
            <w:pPr>
              <w:spacing w:after="40"/>
            </w:pPr>
            <w:r>
              <w:rPr>
                <w:rFonts w:ascii="Consolas" w:eastAsia="Consolas" w:hAnsi="Consolas" w:cs="Consolas"/>
                <w:sz w:val="18"/>
                <w:szCs w:val="18"/>
                <w:rtl w:val="0"/>
              </w:rPr>
              <w:t>Loan_Grant_Customer</w:t>
            </w:r>
          </w:p>
        </w:tc>
        <w:tc>
          <w:tcPr>
            <w:tcW w:w="2337" w:type="dxa"/>
          </w:tcPr>
          <w:p w14:paraId="5E7D40A8" w14:textId="77777777" w:rsidR="00410D38" w:rsidRDefault="00000000" w:rsidP="00312B08">
            <w:pPr>
              <w:spacing w:after="40"/>
            </w:pPr>
            <w:r>
              <w:rPr>
                <w:b/>
                <w:bCs/>
              </w:rPr>
              <w:t>۲۴۹,۷۰۸</w:t>
            </w:r>
          </w:p>
        </w:tc>
        <w:tc>
          <w:tcPr>
            <w:tcW w:w="2337" w:type="dxa"/>
          </w:tcPr>
          <w:p w14:paraId="5E7D40A9" w14:textId="77777777" w:rsidR="00410D38" w:rsidRDefault="00000000" w:rsidP="00312B08">
            <w:pPr>
              <w:spacing w:after="40"/>
            </w:pPr>
            <w:r>
              <w:t>صرفاً گیرنده‌ی رسمی تسهیلات</w:t>
            </w:r>
          </w:p>
        </w:tc>
      </w:tr>
      <w:tr w:rsidR="00410D38" w14:paraId="5E7D40AF" w14:textId="77777777">
        <w:tc>
          <w:tcPr>
            <w:tcW w:w="2337" w:type="dxa"/>
          </w:tcPr>
          <w:p w14:paraId="5E7D40AB" w14:textId="77777777" w:rsidR="00410D38" w:rsidRDefault="00000000" w:rsidP="00312B08">
            <w:pPr>
              <w:spacing w:after="40"/>
            </w:pPr>
            <w:r>
              <w:t>مشتریان رخداد اعتباری</w:t>
            </w:r>
          </w:p>
        </w:tc>
        <w:tc>
          <w:tcPr>
            <w:tcW w:w="2337" w:type="dxa"/>
          </w:tcPr>
          <w:p w14:paraId="5E7D40AC" w14:textId="77777777" w:rsidR="00410D38" w:rsidRDefault="00000000" w:rsidP="00312B08">
            <w:pPr>
              <w:spacing w:after="40"/>
            </w:pPr>
            <w:r>
              <w:rPr>
                <w:rFonts w:ascii="Consolas" w:eastAsia="Consolas" w:hAnsi="Consolas" w:cs="Consolas"/>
                <w:sz w:val="18"/>
                <w:szCs w:val="18"/>
                <w:rtl w:val="0"/>
              </w:rPr>
              <w:t>Customer_Monthly_Activity</w:t>
            </w:r>
          </w:p>
        </w:tc>
        <w:tc>
          <w:tcPr>
            <w:tcW w:w="2337" w:type="dxa"/>
          </w:tcPr>
          <w:p w14:paraId="5E7D40AD" w14:textId="77777777" w:rsidR="00410D38" w:rsidRDefault="00000000" w:rsidP="00312B08">
            <w:pPr>
              <w:spacing w:after="40"/>
            </w:pPr>
            <w:r>
              <w:rPr>
                <w:b/>
                <w:bCs/>
              </w:rPr>
              <w:t>۳۲۸,۷۸۹</w:t>
            </w:r>
          </w:p>
        </w:tc>
        <w:tc>
          <w:tcPr>
            <w:tcW w:w="2337" w:type="dxa"/>
          </w:tcPr>
          <w:p w14:paraId="5E7D40AE" w14:textId="77777777" w:rsidR="00410D38" w:rsidRDefault="00000000" w:rsidP="00312B08">
            <w:pPr>
              <w:spacing w:after="40"/>
            </w:pPr>
            <w:r>
              <w:t>دارنده‌ی حداقل یک رخداد کارمزد ثبت‌شده (بخش ۲.۳)</w:t>
            </w:r>
          </w:p>
        </w:tc>
      </w:tr>
      <w:tr w:rsidR="00410D38" w14:paraId="5E7D40B4" w14:textId="77777777">
        <w:tc>
          <w:tcPr>
            <w:tcW w:w="2337" w:type="dxa"/>
          </w:tcPr>
          <w:p w14:paraId="5E7D40B0" w14:textId="77777777" w:rsidR="00410D38" w:rsidRDefault="00000000" w:rsidP="00312B08">
            <w:pPr>
              <w:spacing w:after="40"/>
            </w:pPr>
            <w:r>
              <w:rPr>
                <w:b/>
                <w:bCs/>
              </w:rPr>
              <w:t>اتحاد کل</w:t>
            </w:r>
          </w:p>
        </w:tc>
        <w:tc>
          <w:tcPr>
            <w:tcW w:w="2337" w:type="dxa"/>
          </w:tcPr>
          <w:p w14:paraId="5E7D40B1" w14:textId="77777777" w:rsidR="00410D38" w:rsidRDefault="00000000" w:rsidP="00312B08">
            <w:pPr>
              <w:spacing w:after="40"/>
            </w:pPr>
            <w:r>
              <w:t>—</w:t>
            </w:r>
          </w:p>
        </w:tc>
        <w:tc>
          <w:tcPr>
            <w:tcW w:w="2337" w:type="dxa"/>
          </w:tcPr>
          <w:p w14:paraId="5E7D40B2" w14:textId="77777777" w:rsidR="00410D38" w:rsidRDefault="00000000" w:rsidP="00312B08">
            <w:pPr>
              <w:spacing w:after="40"/>
            </w:pPr>
            <w:r>
              <w:rPr>
                <w:b/>
                <w:bCs/>
              </w:rPr>
              <w:t>۷۰۶,۵۷۹</w:t>
            </w:r>
          </w:p>
        </w:tc>
        <w:tc>
          <w:tcPr>
            <w:tcW w:w="2337" w:type="dxa"/>
          </w:tcPr>
          <w:p w14:paraId="5E7D40B3" w14:textId="77777777" w:rsidR="00410D38" w:rsidRDefault="00000000" w:rsidP="00312B08">
            <w:pPr>
              <w:spacing w:after="40"/>
            </w:pPr>
            <w:r>
              <w:t>دارنده‌ی حداقل یک رابطه با بانک</w:t>
            </w:r>
          </w:p>
        </w:tc>
      </w:tr>
    </w:tbl>
    <w:p w14:paraId="5E7D40B5" w14:textId="77777777" w:rsidR="00410D38" w:rsidRDefault="00410D38" w:rsidP="00312B08">
      <w:pPr>
        <w:spacing w:after="160"/>
      </w:pPr>
    </w:p>
    <w:p w14:paraId="5E7D40B6" w14:textId="77777777" w:rsidR="00410D38" w:rsidRDefault="00000000" w:rsidP="00312B08">
      <w:pPr>
        <w:pStyle w:val="Heading3"/>
        <w:spacing w:before="280" w:after="160"/>
      </w:pPr>
      <w:bookmarkStart w:id="97" w:name="_Toc241515976"/>
      <w:r>
        <w:rPr>
          <w:b/>
          <w:bCs/>
        </w:rPr>
        <w:t>۲.۱.۲ تحلیل: منشأ اختلاف ۲.۱ برابری در جمعیت تسهیلاتی</w:t>
      </w:r>
      <w:bookmarkEnd w:id="97"/>
    </w:p>
    <w:p w14:paraId="5E7D40B7" w14:textId="77777777" w:rsidR="00410D38" w:rsidRDefault="00000000" w:rsidP="00312B08">
      <w:pPr>
        <w:spacing w:after="160" w:line="300" w:lineRule="auto"/>
      </w:pPr>
      <w:r>
        <w:lastRenderedPageBreak/>
        <w:t xml:space="preserve">فاصله‌ی میان ۵۱۸,۰۰۶ و ۲۴۹,۷۰۸ خطای داده نیست، بلکه پیامد مستقیم ساختار کلید طبیعی جدول </w:t>
      </w:r>
      <w:r>
        <w:rPr>
          <w:rFonts w:ascii="Consolas" w:eastAsia="Consolas" w:hAnsi="Consolas" w:cs="Consolas"/>
          <w:sz w:val="18"/>
          <w:szCs w:val="18"/>
          <w:rtl w:val="0"/>
        </w:rPr>
        <w:t>Loan_Remain</w:t>
      </w:r>
      <w:r>
        <w:t xml:space="preserve"> است که در بخش ۱.۵.۱ تشریح شد: ستون شناسه‌ی مشتری در آن جدول تمام طرفین قرارداد را فهرست می‌کند.</w:t>
      </w:r>
    </w:p>
    <w:p w14:paraId="5E7D40B8" w14:textId="77777777" w:rsidR="00410D38" w:rsidRDefault="00000000" w:rsidP="00312B08">
      <w:pPr>
        <w:spacing w:after="160" w:line="300" w:lineRule="auto"/>
      </w:pPr>
      <w:r>
        <w:t xml:space="preserve">به بیان عملی، حدود </w:t>
      </w:r>
      <w:r>
        <w:rPr>
          <w:b/>
          <w:bCs/>
        </w:rPr>
        <w:t>۲۶۸ هزار نفر از جمعیت ۵۱۸ هزار نفری، ضامن یا شریک‌اند و نه وام‌گیرنده</w:t>
      </w:r>
      <w:r>
        <w:t>. اندازه‌گیری مستقل این تفسیر را تأیید می‌کند: ۶۱.۷ درصد از رکوردهای جدول طرفین تسهیلات، در جدول اعطای رسمی حضور ندارند.</w:t>
      </w:r>
    </w:p>
    <w:p w14:paraId="5E7D40B9" w14:textId="77777777" w:rsidR="00410D38" w:rsidRDefault="00000000" w:rsidP="00312B08">
      <w:pPr>
        <w:spacing w:after="160" w:line="300" w:lineRule="auto"/>
      </w:pPr>
      <w:commentRangeStart w:id="98"/>
      <w:r>
        <w:t>نتیجه‌ی عملی آن است که استفاده از تعریف موسّع در محاسبه‌ی سرانه‌ی تسهیلات، رقم را تا حدود نصف کم‌برآورد می‌کند، در حالی که استفاده از آن در سنجش «دامنه‌ی درگیری مشتریان با ریسک اعتباری» صحیح است — زیرا ضامن نیز در معرض تعهد قرار دارد. هیچ‌یک از دو تعریف مطلقاً درست یا نادرست نیست؛ آنچه اهمیت دارد تصریح تعریف در هر کاربرد است.</w:t>
      </w:r>
      <w:commentRangeEnd w:id="98"/>
      <w:r w:rsidR="00F4570D">
        <w:rPr>
          <w:rStyle w:val="CommentReference"/>
          <w:sz w:val="21"/>
          <w:szCs w:val="21"/>
        </w:rPr>
        <w:commentReference w:id="98"/>
      </w:r>
    </w:p>
    <w:p w14:paraId="5E7D40BA" w14:textId="77777777" w:rsidR="00410D38" w:rsidRDefault="00000000" w:rsidP="00312B08">
      <w:pPr>
        <w:pBdr>
          <w:right w:val="single" w:sz="18" w:space="0" w:color="808080"/>
        </w:pBdr>
        <w:shd w:val="clear" w:color="auto" w:fill="F2F2F2"/>
        <w:spacing w:before="100" w:after="160"/>
        <w:ind w:left="400"/>
      </w:pPr>
      <w:r>
        <w:rPr>
          <w:b/>
          <w:bCs/>
          <w:i/>
          <w:iCs/>
          <w:sz w:val="20"/>
          <w:szCs w:val="20"/>
        </w:rPr>
        <w:t>قاعده‌ی الزامی:</w:t>
      </w:r>
      <w:r>
        <w:rPr>
          <w:i/>
          <w:iCs/>
          <w:sz w:val="20"/>
          <w:szCs w:val="20"/>
        </w:rPr>
        <w:t xml:space="preserve"> هر گزاره‌ای در این گزارش که به «تسهیلات‌گیرنده» اشاره می‌کند، تعریف مورد استفاده را صریحاً ذکر می‌نماید.</w:t>
      </w:r>
    </w:p>
    <w:p w14:paraId="5E7D40BB" w14:textId="77777777" w:rsidR="00410D38" w:rsidRDefault="00000000" w:rsidP="00312B08">
      <w:pPr>
        <w:pStyle w:val="Heading3"/>
        <w:spacing w:before="280" w:after="160"/>
      </w:pPr>
      <w:bookmarkStart w:id="99" w:name="_Toc241515977"/>
      <w:r>
        <w:rPr>
          <w:b/>
          <w:bCs/>
        </w:rPr>
        <w:t>۲.۱.۳ یافته‌ی سطر آخر جدول</w:t>
      </w:r>
      <w:bookmarkEnd w:id="99"/>
    </w:p>
    <w:p w14:paraId="5E7D40BC" w14:textId="77777777" w:rsidR="00410D38" w:rsidRDefault="00000000" w:rsidP="00312B08">
      <w:pPr>
        <w:spacing w:after="160" w:line="300" w:lineRule="auto"/>
      </w:pPr>
      <w:r>
        <w:t xml:space="preserve">اتحاد کل جمعیت‌ها برابر ۷۰۶,۵۷۹ نفر است، در حالی که جمعیت سپرده‌گذاران ۷۰۶,۵۰۹ نفر است. تفاوت تنها </w:t>
      </w:r>
      <w:r>
        <w:rPr>
          <w:b/>
          <w:bCs/>
        </w:rPr>
        <w:t>۷۰ نفر</w:t>
      </w:r>
      <w:r>
        <w:t xml:space="preserve"> است.</w:t>
      </w:r>
    </w:p>
    <w:p w14:paraId="5E7D40BD" w14:textId="77777777" w:rsidR="00410D38" w:rsidRDefault="00000000" w:rsidP="00312B08">
      <w:pPr>
        <w:spacing w:after="160" w:line="300" w:lineRule="auto"/>
      </w:pPr>
      <w:r>
        <w:t xml:space="preserve">این مشاهده دلالت مهمی دارد: </w:t>
      </w:r>
      <w:r>
        <w:rPr>
          <w:b/>
          <w:bCs/>
        </w:rPr>
        <w:t>عملاً هیچ‌کس با این بانک رابطه‌ای برقرار نمی‌کند مگر آن‌که سپرده‌گذار باشد.</w:t>
      </w:r>
      <w:r>
        <w:t xml:space="preserve"> سپرده تنها دروازه‌ی ورود به این بانک است. این یافته مبنای تحلیل فروش متقاطع در بخش ۲.۵ را تشکیل می‌دهد.</w:t>
      </w:r>
    </w:p>
    <w:p w14:paraId="5E7D40BE" w14:textId="77777777" w:rsidR="00410D38" w:rsidRDefault="00410D38" w:rsidP="00312B08">
      <w:pPr>
        <w:pBdr>
          <w:bottom w:val="single" w:sz="6" w:space="0" w:color="999999"/>
        </w:pBdr>
        <w:spacing w:before="120" w:after="120"/>
      </w:pPr>
    </w:p>
    <w:p w14:paraId="5E7D40BF" w14:textId="77777777" w:rsidR="00410D38" w:rsidRDefault="00000000" w:rsidP="00312B08">
      <w:pPr>
        <w:pStyle w:val="Heading2"/>
        <w:spacing w:before="280" w:after="160"/>
      </w:pPr>
      <w:bookmarkStart w:id="100" w:name="_Toc241515978"/>
      <w:r>
        <w:rPr>
          <w:b/>
          <w:bCs/>
          <w:sz w:val="28"/>
          <w:szCs w:val="28"/>
        </w:rPr>
        <w:t>۲.۲ همپوشانی جمعیت‌ها</w:t>
      </w:r>
      <w:bookmarkEnd w:id="100"/>
    </w:p>
    <w:p w14:paraId="5E7D40C0" w14:textId="77777777" w:rsidR="00410D38" w:rsidRDefault="00000000" w:rsidP="00312B08">
      <w:pPr>
        <w:spacing w:after="160" w:line="300" w:lineRule="auto"/>
      </w:pPr>
      <w:r>
        <w:t>جدول ۲-۲ تفکیک کامل اتحاد جمعیت‌ها را به بخش‌های مجزا نشان می‌دهد. هر مشتری دقیقاً در یکی از هفت سطر قرار می‌گیرد.</w:t>
      </w:r>
    </w:p>
    <w:p w14:paraId="5E7D40C1" w14:textId="77777777" w:rsidR="00410D38" w:rsidRDefault="00000000" w:rsidP="00312B08">
      <w:pPr>
        <w:spacing w:before="120" w:after="80"/>
      </w:pPr>
      <w:r>
        <w:rPr>
          <w:noProof/>
        </w:rPr>
        <w:lastRenderedPageBreak/>
        <w:drawing>
          <wp:inline distT="0" distB="0" distL="0" distR="0" wp14:anchorId="5E7D4AB9" wp14:editId="5E7D4ABA">
            <wp:extent cx="5334000" cy="474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743450"/>
                    </a:xfrm>
                    <a:prstGeom prst="rect">
                      <a:avLst/>
                    </a:prstGeom>
                  </pic:spPr>
                </pic:pic>
              </a:graphicData>
            </a:graphic>
          </wp:inline>
        </w:drawing>
      </w:r>
    </w:p>
    <w:p w14:paraId="5E7D40C2" w14:textId="77777777" w:rsidR="00410D38" w:rsidRDefault="00000000" w:rsidP="00312B08">
      <w:pPr>
        <w:spacing w:after="220"/>
      </w:pPr>
      <w:commentRangeStart w:id="101"/>
      <w:r>
        <w:rPr>
          <w:i/>
          <w:iCs/>
          <w:sz w:val="18"/>
          <w:szCs w:val="18"/>
        </w:rPr>
        <w:t>نمودار ون سه‌گانه‌ی جمعیت مشتریان</w:t>
      </w:r>
      <w:commentRangeEnd w:id="101"/>
      <w:r w:rsidR="003B1A4F">
        <w:rPr>
          <w:rStyle w:val="CommentReference"/>
          <w:sz w:val="21"/>
          <w:szCs w:val="21"/>
        </w:rPr>
        <w:commentReference w:id="101"/>
      </w:r>
    </w:p>
    <w:p w14:paraId="5E7D40C3"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customer_population_venn.png</w:t>
      </w:r>
      <w:r>
        <w:rPr>
          <w:i/>
          <w:iCs/>
          <w:sz w:val="20"/>
          <w:szCs w:val="20"/>
        </w:rPr>
        <w:t>)</w:t>
      </w:r>
    </w:p>
    <w:p w14:paraId="5E7D40C4" w14:textId="77777777" w:rsidR="00410D38" w:rsidRDefault="00000000" w:rsidP="00312B08">
      <w:pPr>
        <w:spacing w:after="160" w:line="300" w:lineRule="auto"/>
      </w:pPr>
      <w:r>
        <w:rPr>
          <w:b/>
          <w:bCs/>
        </w:rPr>
        <w:t>جدول ۲-۲: تفکیک اتحاد جمعیت‌ها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0C8" w14:textId="77777777">
        <w:trPr>
          <w:tblHeader/>
        </w:trPr>
        <w:tc>
          <w:tcPr>
            <w:tcW w:w="3116" w:type="dxa"/>
            <w:shd w:val="clear" w:color="auto" w:fill="D9D9D9"/>
          </w:tcPr>
          <w:p w14:paraId="5E7D40C5" w14:textId="77777777" w:rsidR="00410D38" w:rsidRDefault="00000000" w:rsidP="00312B08">
            <w:pPr>
              <w:spacing w:after="40"/>
            </w:pPr>
            <w:r>
              <w:t>بخش</w:t>
            </w:r>
          </w:p>
        </w:tc>
        <w:tc>
          <w:tcPr>
            <w:tcW w:w="3116" w:type="dxa"/>
            <w:shd w:val="clear" w:color="auto" w:fill="D9D9D9"/>
          </w:tcPr>
          <w:p w14:paraId="5E7D40C6" w14:textId="77777777" w:rsidR="00410D38" w:rsidRDefault="00000000" w:rsidP="00312B08">
            <w:pPr>
              <w:spacing w:after="40"/>
            </w:pPr>
            <w:r>
              <w:t>تعداد</w:t>
            </w:r>
          </w:p>
        </w:tc>
        <w:tc>
          <w:tcPr>
            <w:tcW w:w="3116" w:type="dxa"/>
            <w:shd w:val="clear" w:color="auto" w:fill="D9D9D9"/>
          </w:tcPr>
          <w:p w14:paraId="5E7D40C7" w14:textId="77777777" w:rsidR="00410D38" w:rsidRDefault="00000000" w:rsidP="00312B08">
            <w:pPr>
              <w:spacing w:after="40"/>
            </w:pPr>
            <w:r>
              <w:t>سهم از اتحاد</w:t>
            </w:r>
          </w:p>
        </w:tc>
      </w:tr>
      <w:tr w:rsidR="00410D38" w14:paraId="5E7D40CC" w14:textId="77777777">
        <w:tc>
          <w:tcPr>
            <w:tcW w:w="3116" w:type="dxa"/>
          </w:tcPr>
          <w:p w14:paraId="5E7D40C9" w14:textId="77777777" w:rsidR="00410D38" w:rsidRDefault="00000000" w:rsidP="00312B08">
            <w:pPr>
              <w:spacing w:after="40"/>
            </w:pPr>
            <w:r>
              <w:t>هر سه گروه (سپرده، تسهیلات، رخداد اعتباری)</w:t>
            </w:r>
          </w:p>
        </w:tc>
        <w:tc>
          <w:tcPr>
            <w:tcW w:w="3116" w:type="dxa"/>
          </w:tcPr>
          <w:p w14:paraId="5E7D40CA" w14:textId="77777777" w:rsidR="00410D38" w:rsidRDefault="00000000" w:rsidP="00312B08">
            <w:pPr>
              <w:spacing w:after="40"/>
            </w:pPr>
            <w:r>
              <w:t>۳۲۸,۷۵۸</w:t>
            </w:r>
          </w:p>
        </w:tc>
        <w:tc>
          <w:tcPr>
            <w:tcW w:w="3116" w:type="dxa"/>
          </w:tcPr>
          <w:p w14:paraId="5E7D40CB" w14:textId="77777777" w:rsidR="00410D38" w:rsidRDefault="00000000" w:rsidP="00312B08">
            <w:pPr>
              <w:spacing w:after="40"/>
            </w:pPr>
            <w:r>
              <w:t>۴۶.۵۳٪</w:t>
            </w:r>
          </w:p>
        </w:tc>
      </w:tr>
      <w:tr w:rsidR="00410D38" w14:paraId="5E7D40D0" w14:textId="77777777">
        <w:tc>
          <w:tcPr>
            <w:tcW w:w="3116" w:type="dxa"/>
          </w:tcPr>
          <w:p w14:paraId="5E7D40CD" w14:textId="77777777" w:rsidR="00410D38" w:rsidRDefault="00000000" w:rsidP="00312B08">
            <w:pPr>
              <w:spacing w:after="40"/>
            </w:pPr>
            <w:r>
              <w:t>سپرده‌گذار و تسهیلات‌گیرنده، بدون رخداد اعتباری</w:t>
            </w:r>
          </w:p>
        </w:tc>
        <w:tc>
          <w:tcPr>
            <w:tcW w:w="3116" w:type="dxa"/>
          </w:tcPr>
          <w:p w14:paraId="5E7D40CE" w14:textId="77777777" w:rsidR="00410D38" w:rsidRDefault="00000000" w:rsidP="00312B08">
            <w:pPr>
              <w:spacing w:after="40"/>
            </w:pPr>
            <w:r>
              <w:t>۱۸۹,۱۷۸</w:t>
            </w:r>
          </w:p>
        </w:tc>
        <w:tc>
          <w:tcPr>
            <w:tcW w:w="3116" w:type="dxa"/>
          </w:tcPr>
          <w:p w14:paraId="5E7D40CF" w14:textId="77777777" w:rsidR="00410D38" w:rsidRDefault="00000000" w:rsidP="00312B08">
            <w:pPr>
              <w:spacing w:after="40"/>
            </w:pPr>
            <w:r>
              <w:t>۲۶.۷۷٪</w:t>
            </w:r>
          </w:p>
        </w:tc>
      </w:tr>
      <w:tr w:rsidR="00410D38" w14:paraId="5E7D40D4" w14:textId="77777777">
        <w:tc>
          <w:tcPr>
            <w:tcW w:w="3116" w:type="dxa"/>
          </w:tcPr>
          <w:p w14:paraId="5E7D40D1" w14:textId="77777777" w:rsidR="00410D38" w:rsidRDefault="00000000" w:rsidP="00312B08">
            <w:pPr>
              <w:spacing w:after="40"/>
            </w:pPr>
            <w:r>
              <w:t>صرفاً سپرده‌گذار</w:t>
            </w:r>
          </w:p>
        </w:tc>
        <w:tc>
          <w:tcPr>
            <w:tcW w:w="3116" w:type="dxa"/>
          </w:tcPr>
          <w:p w14:paraId="5E7D40D2" w14:textId="77777777" w:rsidR="00410D38" w:rsidRDefault="00000000" w:rsidP="00312B08">
            <w:pPr>
              <w:spacing w:after="40"/>
            </w:pPr>
            <w:r>
              <w:t>۱۸۸,۵۷۳</w:t>
            </w:r>
          </w:p>
        </w:tc>
        <w:tc>
          <w:tcPr>
            <w:tcW w:w="3116" w:type="dxa"/>
          </w:tcPr>
          <w:p w14:paraId="5E7D40D3" w14:textId="77777777" w:rsidR="00410D38" w:rsidRDefault="00000000" w:rsidP="00312B08">
            <w:pPr>
              <w:spacing w:after="40"/>
            </w:pPr>
            <w:r>
              <w:t>۲۶.۶۹٪</w:t>
            </w:r>
          </w:p>
        </w:tc>
      </w:tr>
      <w:tr w:rsidR="00410D38" w14:paraId="5E7D40D8" w14:textId="77777777">
        <w:tc>
          <w:tcPr>
            <w:tcW w:w="3116" w:type="dxa"/>
          </w:tcPr>
          <w:p w14:paraId="5E7D40D5" w14:textId="77777777" w:rsidR="00410D38" w:rsidRDefault="00000000" w:rsidP="00312B08">
            <w:pPr>
              <w:spacing w:after="40"/>
            </w:pPr>
            <w:r>
              <w:t>تسهیلات‌گیرنده و رخداد اعتباری، بدون سپرده</w:t>
            </w:r>
          </w:p>
        </w:tc>
        <w:tc>
          <w:tcPr>
            <w:tcW w:w="3116" w:type="dxa"/>
          </w:tcPr>
          <w:p w14:paraId="5E7D40D6" w14:textId="77777777" w:rsidR="00410D38" w:rsidRDefault="00000000" w:rsidP="00312B08">
            <w:pPr>
              <w:spacing w:after="40"/>
            </w:pPr>
            <w:r>
              <w:t>۳۱</w:t>
            </w:r>
          </w:p>
        </w:tc>
        <w:tc>
          <w:tcPr>
            <w:tcW w:w="3116" w:type="dxa"/>
          </w:tcPr>
          <w:p w14:paraId="5E7D40D7" w14:textId="77777777" w:rsidR="00410D38" w:rsidRDefault="00000000" w:rsidP="00312B08">
            <w:pPr>
              <w:spacing w:after="40"/>
            </w:pPr>
            <w:r>
              <w:t>۰.۰۰٪</w:t>
            </w:r>
          </w:p>
        </w:tc>
      </w:tr>
      <w:tr w:rsidR="00410D38" w14:paraId="5E7D40DC" w14:textId="77777777">
        <w:tc>
          <w:tcPr>
            <w:tcW w:w="3116" w:type="dxa"/>
          </w:tcPr>
          <w:p w14:paraId="5E7D40D9" w14:textId="77777777" w:rsidR="00410D38" w:rsidRDefault="00000000" w:rsidP="00312B08">
            <w:pPr>
              <w:spacing w:after="40"/>
            </w:pPr>
            <w:r>
              <w:t>صرفاً تسهیلات‌گیرنده</w:t>
            </w:r>
          </w:p>
        </w:tc>
        <w:tc>
          <w:tcPr>
            <w:tcW w:w="3116" w:type="dxa"/>
          </w:tcPr>
          <w:p w14:paraId="5E7D40DA" w14:textId="77777777" w:rsidR="00410D38" w:rsidRDefault="00000000" w:rsidP="00312B08">
            <w:pPr>
              <w:spacing w:after="40"/>
            </w:pPr>
            <w:r>
              <w:t>۳۹</w:t>
            </w:r>
          </w:p>
        </w:tc>
        <w:tc>
          <w:tcPr>
            <w:tcW w:w="3116" w:type="dxa"/>
          </w:tcPr>
          <w:p w14:paraId="5E7D40DB" w14:textId="77777777" w:rsidR="00410D38" w:rsidRDefault="00000000" w:rsidP="00312B08">
            <w:pPr>
              <w:spacing w:after="40"/>
            </w:pPr>
            <w:r>
              <w:t>۰.۰۱٪</w:t>
            </w:r>
          </w:p>
        </w:tc>
      </w:tr>
      <w:tr w:rsidR="00410D38" w14:paraId="5E7D40E0" w14:textId="77777777">
        <w:tc>
          <w:tcPr>
            <w:tcW w:w="3116" w:type="dxa"/>
          </w:tcPr>
          <w:p w14:paraId="5E7D40DD" w14:textId="77777777" w:rsidR="00410D38" w:rsidRDefault="00000000" w:rsidP="00312B08">
            <w:pPr>
              <w:spacing w:after="40"/>
            </w:pPr>
            <w:r>
              <w:t>سپرده‌گذار و رخداد اعتباری، بدون تسهیلات</w:t>
            </w:r>
          </w:p>
        </w:tc>
        <w:tc>
          <w:tcPr>
            <w:tcW w:w="3116" w:type="dxa"/>
          </w:tcPr>
          <w:p w14:paraId="5E7D40DE" w14:textId="77777777" w:rsidR="00410D38" w:rsidRDefault="00000000" w:rsidP="00312B08">
            <w:pPr>
              <w:spacing w:after="40"/>
            </w:pPr>
            <w:r>
              <w:rPr>
                <w:b/>
                <w:bCs/>
              </w:rPr>
              <w:t>۰</w:t>
            </w:r>
          </w:p>
        </w:tc>
        <w:tc>
          <w:tcPr>
            <w:tcW w:w="3116" w:type="dxa"/>
          </w:tcPr>
          <w:p w14:paraId="5E7D40DF" w14:textId="77777777" w:rsidR="00410D38" w:rsidRDefault="00000000" w:rsidP="00312B08">
            <w:pPr>
              <w:spacing w:after="40"/>
            </w:pPr>
            <w:r>
              <w:t>۰.۰۰٪</w:t>
            </w:r>
          </w:p>
        </w:tc>
      </w:tr>
      <w:tr w:rsidR="00410D38" w14:paraId="5E7D40E4" w14:textId="77777777">
        <w:tc>
          <w:tcPr>
            <w:tcW w:w="3116" w:type="dxa"/>
          </w:tcPr>
          <w:p w14:paraId="5E7D40E1" w14:textId="77777777" w:rsidR="00410D38" w:rsidRDefault="00000000" w:rsidP="00312B08">
            <w:pPr>
              <w:spacing w:after="40"/>
            </w:pPr>
            <w:r>
              <w:t>صرفاً رخداد اعتباری</w:t>
            </w:r>
          </w:p>
        </w:tc>
        <w:tc>
          <w:tcPr>
            <w:tcW w:w="3116" w:type="dxa"/>
          </w:tcPr>
          <w:p w14:paraId="5E7D40E2" w14:textId="77777777" w:rsidR="00410D38" w:rsidRDefault="00000000" w:rsidP="00312B08">
            <w:pPr>
              <w:spacing w:after="40"/>
            </w:pPr>
            <w:r>
              <w:rPr>
                <w:b/>
                <w:bCs/>
              </w:rPr>
              <w:t>۰</w:t>
            </w:r>
          </w:p>
        </w:tc>
        <w:tc>
          <w:tcPr>
            <w:tcW w:w="3116" w:type="dxa"/>
          </w:tcPr>
          <w:p w14:paraId="5E7D40E3" w14:textId="77777777" w:rsidR="00410D38" w:rsidRDefault="00000000" w:rsidP="00312B08">
            <w:pPr>
              <w:spacing w:after="40"/>
            </w:pPr>
            <w:r>
              <w:t>۰.۰۰٪</w:t>
            </w:r>
          </w:p>
        </w:tc>
      </w:tr>
    </w:tbl>
    <w:p w14:paraId="5E7D40E5" w14:textId="77777777" w:rsidR="00410D38" w:rsidRDefault="00410D38" w:rsidP="00312B08">
      <w:pPr>
        <w:spacing w:after="160"/>
      </w:pPr>
    </w:p>
    <w:p w14:paraId="5E7D40E6" w14:textId="77777777" w:rsidR="00410D38" w:rsidRDefault="00000000" w:rsidP="00312B08">
      <w:pPr>
        <w:spacing w:after="160" w:line="300" w:lineRule="auto"/>
      </w:pPr>
      <w:r>
        <w:rPr>
          <w:b/>
          <w:bCs/>
        </w:rPr>
        <w:t>تحلیل.</w:t>
      </w:r>
      <w:r>
        <w:t xml:space="preserve"> ساختار این جدول در سه نکته خلاصه می‌شود.</w:t>
      </w:r>
    </w:p>
    <w:p w14:paraId="5E7D40E7" w14:textId="77777777" w:rsidR="00410D38" w:rsidRDefault="00000000" w:rsidP="00312B08">
      <w:pPr>
        <w:spacing w:after="160" w:line="300" w:lineRule="auto"/>
      </w:pPr>
      <w:r>
        <w:t>نخست، جمعیت مشتریان عملاً به دو بخش تقسیم می‌شود: کسانی که رابطه‌ی اعتباری دارند (۷۳.۳ درصد، جمع دو سطر اول) و کسانی که صرفاً سپرده‌گذارند (۲۶.۷ درصد). سه سطر بعدی روی‌هم کمتر از یک‌دهم درصد جمعیت را تشکیل می‌دهند و از نظر تحلیلی قابل اغماض‌اند.</w:t>
      </w:r>
    </w:p>
    <w:p w14:paraId="5E7D40E8" w14:textId="77777777" w:rsidR="00410D38" w:rsidRDefault="00000000" w:rsidP="00312B08">
      <w:pPr>
        <w:spacing w:after="160" w:line="300" w:lineRule="auto"/>
      </w:pPr>
      <w:r>
        <w:lastRenderedPageBreak/>
        <w:t xml:space="preserve">دوم، دو سطر آخر هر دو </w:t>
      </w:r>
      <w:r>
        <w:rPr>
          <w:b/>
          <w:bCs/>
        </w:rPr>
        <w:t>دقیقاً صفر</w:t>
      </w:r>
      <w:r>
        <w:t>ند. هیچ مشتری‌ای وجود ندارد که رخداد اعتباری داشته باشد اما تسهیلات‌گیرنده نباشد. این صفرِ مطلق — و نه صرفاً «کوچک» — مبنای تشخیص ماهیت واقعی جدول رخداد اعتباری در بخش بعد است.</w:t>
      </w:r>
    </w:p>
    <w:p w14:paraId="5E7D40E9" w14:textId="77777777" w:rsidR="00410D38" w:rsidRDefault="00000000" w:rsidP="00312B08">
      <w:pPr>
        <w:spacing w:after="160" w:line="300" w:lineRule="auto"/>
      </w:pPr>
      <w:r>
        <w:t>سوم، بزرگ‌ترین بخش منفرد (۴۶.۵۳ درصد) مشتریانی هستند که هر سه نوع رابطه را دارند. این نشان می‌دهد که رابطه‌ی اعتباری در این بانک معمولاً با یک رد پای کارمزدی همراه است، که باز هم به تحلیل بخش ۲.۳ می‌انجامد.</w:t>
      </w:r>
    </w:p>
    <w:p w14:paraId="5E7D40EA" w14:textId="77777777" w:rsidR="00410D38" w:rsidRDefault="00410D38" w:rsidP="00312B08">
      <w:pPr>
        <w:pBdr>
          <w:bottom w:val="single" w:sz="6" w:space="0" w:color="999999"/>
        </w:pBdr>
        <w:spacing w:before="120" w:after="120"/>
      </w:pPr>
    </w:p>
    <w:p w14:paraId="5E7D40EB" w14:textId="77777777" w:rsidR="00410D38" w:rsidRDefault="00000000" w:rsidP="00312B08">
      <w:pPr>
        <w:pStyle w:val="Heading2"/>
        <w:spacing w:before="280" w:after="160"/>
      </w:pPr>
      <w:bookmarkStart w:id="102" w:name="_Toc241515979"/>
      <w:r>
        <w:rPr>
          <w:b/>
          <w:bCs/>
          <w:sz w:val="28"/>
          <w:szCs w:val="28"/>
        </w:rPr>
        <w:t>۲.۳ ماهیت واقعی جدول رخداد اعتباری</w:t>
      </w:r>
      <w:bookmarkEnd w:id="102"/>
    </w:p>
    <w:p w14:paraId="5E7D40EC" w14:textId="77777777" w:rsidR="00410D38" w:rsidRDefault="00000000" w:rsidP="00312B08">
      <w:pPr>
        <w:pStyle w:val="Heading3"/>
        <w:spacing w:before="280" w:after="160"/>
      </w:pPr>
      <w:bookmarkStart w:id="103" w:name="_Toc241515980"/>
      <w:r>
        <w:rPr>
          <w:b/>
          <w:bCs/>
        </w:rPr>
        <w:t>۲.۳.۱ مسئله</w:t>
      </w:r>
      <w:bookmarkEnd w:id="103"/>
    </w:p>
    <w:p w14:paraId="5E7D40ED" w14:textId="77777777" w:rsidR="00410D38" w:rsidRDefault="00000000" w:rsidP="00312B08">
      <w:pPr>
        <w:spacing w:after="160" w:line="300" w:lineRule="auto"/>
      </w:pPr>
      <w:commentRangeStart w:id="104"/>
      <w:r>
        <w:t xml:space="preserve">جدول </w:t>
      </w:r>
      <w:r>
        <w:rPr>
          <w:rFonts w:ascii="Consolas" w:eastAsia="Consolas" w:hAnsi="Consolas" w:cs="Consolas"/>
          <w:sz w:val="18"/>
          <w:szCs w:val="18"/>
          <w:rtl w:val="0"/>
        </w:rPr>
        <w:t>Customer_Monthly_Activity</w:t>
      </w:r>
      <w:r>
        <w:t xml:space="preserve"> در نگاه نخست شبیه یک جدول تراکنش عمومی است و می‌تواند به‌عنوان «جمعیت کامل مشتریان فعال» تلقی شود. این برداشت نادرست است و از آنجا که پیامد آن انحراف کل تحلیل بازار است، لازم است صریحاً تصحیح شود.</w:t>
      </w:r>
      <w:commentRangeEnd w:id="104"/>
      <w:r w:rsidR="00071336">
        <w:rPr>
          <w:rStyle w:val="CommentReference"/>
          <w:sz w:val="21"/>
          <w:szCs w:val="21"/>
        </w:rPr>
        <w:commentReference w:id="104"/>
      </w:r>
    </w:p>
    <w:p w14:paraId="5E7D40EE" w14:textId="77777777" w:rsidR="00410D38" w:rsidRDefault="00000000" w:rsidP="00312B08">
      <w:pPr>
        <w:pStyle w:val="Heading3"/>
        <w:spacing w:before="280" w:after="160"/>
      </w:pPr>
      <w:bookmarkStart w:id="105" w:name="_Toc241515981"/>
      <w:r>
        <w:rPr>
          <w:b/>
          <w:bCs/>
        </w:rPr>
        <w:t>۲.۳.۲ شواهد</w:t>
      </w:r>
      <w:bookmarkEnd w:id="105"/>
    </w:p>
    <w:p w14:paraId="5E7D40EF" w14:textId="77777777" w:rsidR="00410D38" w:rsidRDefault="00000000" w:rsidP="00312B08">
      <w:pPr>
        <w:spacing w:after="160" w:line="300" w:lineRule="auto"/>
      </w:pPr>
      <w:r>
        <w:rPr>
          <w:b/>
          <w:bCs/>
        </w:rPr>
        <w:t>شاهد نخست — الگوی همپوشانی.</w:t>
      </w:r>
      <w:r>
        <w:t xml:space="preserve"> از ۳۲۸,۷۸۹ مشتری حاضر در این جدول، </w:t>
      </w:r>
      <w:r>
        <w:rPr>
          <w:b/>
          <w:bCs/>
        </w:rPr>
        <w:t>۳۲۸,۷۵۸ نفر معادل ۹۹.۹۹ درصد</w:t>
      </w:r>
      <w:r>
        <w:t>، هم‌زمان سپرده‌گذار و تسهیلات‌گیرنده‌اند. چنان‌که در جدول ۲-۲ دیده شد، تعداد مشتریانی که در این جدول حضور دارند اما رابطه‌ی اعتباری ندارند، دقیقاً صفر است.</w:t>
      </w:r>
    </w:p>
    <w:p w14:paraId="5E7D40F0" w14:textId="77777777" w:rsidR="00410D38" w:rsidRDefault="00000000" w:rsidP="00312B08">
      <w:pPr>
        <w:spacing w:after="160" w:line="300" w:lineRule="auto"/>
      </w:pPr>
      <w:r>
        <w:rPr>
          <w:b/>
          <w:bCs/>
        </w:rPr>
        <w:t>شاهد دوم — ترکیب رخدادها.</w:t>
      </w:r>
      <w:r>
        <w:t xml:space="preserve"> بخش غالب رخدادهای این جدول به کارمزد «گزارش اطلاعات اعتباری» مربوط است. این کارمزد در فرآیند </w:t>
      </w:r>
      <w:r>
        <w:rPr>
          <w:b/>
          <w:bCs/>
        </w:rPr>
        <w:t>اعطا یا ضمانت تسهیلات</w:t>
      </w:r>
      <w:r>
        <w:t xml:space="preserve"> کسر می‌شود، نه در فعالیت بانکی روزمره.</w:t>
      </w:r>
    </w:p>
    <w:p w14:paraId="5E7D40F1" w14:textId="77777777" w:rsidR="00410D38" w:rsidRDefault="00000000" w:rsidP="00312B08">
      <w:pPr>
        <w:pStyle w:val="Heading3"/>
        <w:spacing w:before="280" w:after="160"/>
      </w:pPr>
      <w:bookmarkStart w:id="106" w:name="_Toc241515982"/>
      <w:r>
        <w:rPr>
          <w:b/>
          <w:bCs/>
        </w:rPr>
        <w:t>۲.۳.۳ نتیجه‌گیری و پیامد</w:t>
      </w:r>
      <w:bookmarkEnd w:id="106"/>
    </w:p>
    <w:p w14:paraId="5E7D40F2" w14:textId="77777777" w:rsidR="00410D38" w:rsidRDefault="00000000" w:rsidP="00312B08">
      <w:pPr>
        <w:spacing w:after="160" w:line="300" w:lineRule="auto"/>
      </w:pPr>
      <w:r>
        <w:t xml:space="preserve">این جدول در واقع </w:t>
      </w:r>
      <w:r>
        <w:rPr>
          <w:b/>
          <w:bCs/>
        </w:rPr>
        <w:t>دفتر رخدادهای اعتباری</w:t>
      </w:r>
      <w:r>
        <w:t xml:space="preserve"> است: فهرست کسانی که وارد یک فرآیند اعتباری شده‌اند. فهرست مشتریان فعال بانک نیست.</w:t>
      </w:r>
    </w:p>
    <w:p w14:paraId="5E7D40F3" w14:textId="77777777" w:rsidR="00410D38" w:rsidRDefault="00000000" w:rsidP="00312B08">
      <w:pPr>
        <w:spacing w:after="160" w:line="300" w:lineRule="auto"/>
      </w:pPr>
      <w:r>
        <w:t xml:space="preserve">پیامد کمّی این تشخیص قابل توجه است: استفاده از این جدول به‌عنوان جمعیت پایه، </w:t>
      </w:r>
      <w:r>
        <w:rPr>
          <w:b/>
          <w:bCs/>
        </w:rPr>
        <w:t>۵۳ درصد از سپرده‌گذاران را از تحلیل حذف می‌کند</w:t>
      </w:r>
      <w:r>
        <w:t>.</w:t>
      </w:r>
    </w:p>
    <w:p w14:paraId="5E7D40F4" w14:textId="77777777" w:rsidR="00410D38" w:rsidRDefault="00000000" w:rsidP="00312B08">
      <w:pPr>
        <w:spacing w:after="160" w:line="300" w:lineRule="auto"/>
      </w:pPr>
      <w:r>
        <w:t xml:space="preserve">این صرفاً یک احتمال نظری نیست؛ چنین خطایی یک‌بار در همین پروژه رخ داده و اصلاح شده است. نسخه‌ی نخست View شناسایی سپرده‌گذار فعال، معیارهای تازگی و تناوب فعالیت را از همین جدول استخراج می‌کرد و در نتیجه رقم «سپرده‌گذار فعال» را حدود </w:t>
      </w:r>
      <w:r>
        <w:rPr>
          <w:b/>
          <w:bCs/>
        </w:rPr>
        <w:t>شش برابر کمتر</w:t>
      </w:r>
      <w:r>
        <w:t xml:space="preserve"> از واقع گزارش می‌کرد. پس از شناسایی، مبنای محاسبه به جدول فعالیت ماهانه‌ی سپرده منتقل شد.</w:t>
      </w:r>
    </w:p>
    <w:p w14:paraId="5E7D40F5" w14:textId="77777777" w:rsidR="00410D38" w:rsidRDefault="00410D38" w:rsidP="00312B08">
      <w:pPr>
        <w:pBdr>
          <w:bottom w:val="single" w:sz="6" w:space="0" w:color="999999"/>
        </w:pBdr>
        <w:spacing w:before="120" w:after="120"/>
      </w:pPr>
    </w:p>
    <w:p w14:paraId="5E7D40F6" w14:textId="77777777" w:rsidR="00410D38" w:rsidRDefault="00000000" w:rsidP="00312B08">
      <w:pPr>
        <w:pStyle w:val="Heading2"/>
        <w:spacing w:before="280" w:after="160"/>
      </w:pPr>
      <w:bookmarkStart w:id="107" w:name="_Toc241515983"/>
      <w:r>
        <w:rPr>
          <w:b/>
          <w:bCs/>
          <w:sz w:val="28"/>
          <w:szCs w:val="28"/>
        </w:rPr>
        <w:t>۲.۴ مشتری فعال</w:t>
      </w:r>
      <w:bookmarkEnd w:id="107"/>
    </w:p>
    <w:p w14:paraId="5E7D40F7" w14:textId="77777777" w:rsidR="00410D38" w:rsidRDefault="00000000" w:rsidP="00312B08">
      <w:pPr>
        <w:pStyle w:val="Heading3"/>
        <w:spacing w:before="280" w:after="160"/>
      </w:pPr>
      <w:bookmarkStart w:id="108" w:name="_Toc241515984"/>
      <w:r>
        <w:rPr>
          <w:b/>
          <w:bCs/>
        </w:rPr>
        <w:t>۲.۴.۱ تعریف عملیاتی</w:t>
      </w:r>
      <w:bookmarkEnd w:id="108"/>
    </w:p>
    <w:p w14:paraId="5E7D40F8" w14:textId="77777777" w:rsidR="00410D38" w:rsidRDefault="00000000" w:rsidP="00312B08">
      <w:pPr>
        <w:spacing w:after="160" w:line="300" w:lineRule="auto"/>
      </w:pPr>
      <w:r>
        <w:t xml:space="preserve">معیار «فعال» از متدولوژی نمونه‌گیری فاز ۰ اقتباس شده و بر </w:t>
      </w:r>
      <w:r>
        <w:rPr>
          <w:b/>
          <w:bCs/>
        </w:rPr>
        <w:t>منطق تجمیعی</w:t>
      </w:r>
      <w:r>
        <w:t xml:space="preserve"> استوار است: مشتری باید هر چهار شرط را هم‌زمان احراز کند. این انتخاب عامدانه محافظه‌کارانه است و رقم حاصل را به سمت کم‌برآوردی سوق می‌دهد.</w:t>
      </w:r>
    </w:p>
    <w:p w14:paraId="5E7D40F9" w14:textId="77777777" w:rsidR="00410D38" w:rsidRDefault="00000000" w:rsidP="00312B08">
      <w:pPr>
        <w:spacing w:after="160" w:line="300" w:lineRule="auto"/>
      </w:pPr>
      <w:r>
        <w:rPr>
          <w:b/>
          <w:bCs/>
        </w:rPr>
        <w:t>جدول ۲-۳: معیارهای تعریف مشتری فعال</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0FD" w14:textId="77777777">
        <w:trPr>
          <w:tblHeader/>
        </w:trPr>
        <w:tc>
          <w:tcPr>
            <w:tcW w:w="3116" w:type="dxa"/>
            <w:shd w:val="clear" w:color="auto" w:fill="D9D9D9"/>
          </w:tcPr>
          <w:p w14:paraId="5E7D40FA" w14:textId="77777777" w:rsidR="00410D38" w:rsidRDefault="00000000" w:rsidP="00312B08">
            <w:pPr>
              <w:spacing w:after="40"/>
            </w:pPr>
            <w:r>
              <w:lastRenderedPageBreak/>
              <w:t>معیار</w:t>
            </w:r>
          </w:p>
        </w:tc>
        <w:tc>
          <w:tcPr>
            <w:tcW w:w="3116" w:type="dxa"/>
            <w:shd w:val="clear" w:color="auto" w:fill="D9D9D9"/>
          </w:tcPr>
          <w:p w14:paraId="5E7D40FB" w14:textId="77777777" w:rsidR="00410D38" w:rsidRDefault="00000000" w:rsidP="00312B08">
            <w:pPr>
              <w:spacing w:after="40"/>
            </w:pPr>
            <w:r>
              <w:t>آستانه</w:t>
            </w:r>
          </w:p>
        </w:tc>
        <w:tc>
          <w:tcPr>
            <w:tcW w:w="3116" w:type="dxa"/>
            <w:shd w:val="clear" w:color="auto" w:fill="D9D9D9"/>
          </w:tcPr>
          <w:p w14:paraId="5E7D40FC" w14:textId="77777777" w:rsidR="00410D38" w:rsidRDefault="00000000" w:rsidP="00312B08">
            <w:pPr>
              <w:spacing w:after="40"/>
            </w:pPr>
            <w:r>
              <w:t>منطق</w:t>
            </w:r>
          </w:p>
        </w:tc>
      </w:tr>
      <w:tr w:rsidR="00410D38" w14:paraId="5E7D4101" w14:textId="77777777">
        <w:tc>
          <w:tcPr>
            <w:tcW w:w="3116" w:type="dxa"/>
          </w:tcPr>
          <w:p w14:paraId="5E7D40FE" w14:textId="77777777" w:rsidR="00410D38" w:rsidRDefault="00000000" w:rsidP="00312B08">
            <w:pPr>
              <w:spacing w:after="40"/>
            </w:pPr>
            <w:r>
              <w:t>تازگی فعالیت</w:t>
            </w:r>
          </w:p>
        </w:tc>
        <w:tc>
          <w:tcPr>
            <w:tcW w:w="3116" w:type="dxa"/>
          </w:tcPr>
          <w:p w14:paraId="5E7D40FF" w14:textId="77777777" w:rsidR="00410D38" w:rsidRDefault="00000000" w:rsidP="00312B08">
            <w:pPr>
              <w:spacing w:after="40"/>
            </w:pPr>
            <w:r>
              <w:t>حداقل یک گردش در شش ماه اخیر (از ۱۴۰۴/۰۷)</w:t>
            </w:r>
          </w:p>
        </w:tc>
        <w:tc>
          <w:tcPr>
            <w:tcW w:w="3116" w:type="dxa"/>
          </w:tcPr>
          <w:p w14:paraId="5E7D4100" w14:textId="77777777" w:rsidR="00410D38" w:rsidRDefault="00000000" w:rsidP="00312B08">
            <w:pPr>
              <w:spacing w:after="40"/>
            </w:pPr>
            <w:r>
              <w:t>تشخیص رابطه‌ی زنده در برابر حساب راکد</w:t>
            </w:r>
          </w:p>
        </w:tc>
      </w:tr>
      <w:tr w:rsidR="00410D38" w14:paraId="5E7D4105" w14:textId="77777777">
        <w:tc>
          <w:tcPr>
            <w:tcW w:w="3116" w:type="dxa"/>
          </w:tcPr>
          <w:p w14:paraId="5E7D4102" w14:textId="77777777" w:rsidR="00410D38" w:rsidRDefault="00000000" w:rsidP="00312B08">
            <w:pPr>
              <w:spacing w:after="40"/>
            </w:pPr>
            <w:r>
              <w:t>تناوب</w:t>
            </w:r>
          </w:p>
        </w:tc>
        <w:tc>
          <w:tcPr>
            <w:tcW w:w="3116" w:type="dxa"/>
          </w:tcPr>
          <w:p w14:paraId="5E7D4103" w14:textId="77777777" w:rsidR="00410D38" w:rsidRDefault="00000000" w:rsidP="00312B08">
            <w:pPr>
              <w:spacing w:after="40"/>
            </w:pPr>
            <w:r>
              <w:t>حداقل یک ماه با گردش غیرصفر در کل دوره</w:t>
            </w:r>
          </w:p>
        </w:tc>
        <w:tc>
          <w:tcPr>
            <w:tcW w:w="3116" w:type="dxa"/>
          </w:tcPr>
          <w:p w14:paraId="5E7D4104" w14:textId="77777777" w:rsidR="00410D38" w:rsidRDefault="00000000" w:rsidP="00312B08">
            <w:pPr>
              <w:spacing w:after="40"/>
            </w:pPr>
            <w:r>
              <w:t>حذف حساب‌های هرگز فعال‌نشده</w:t>
            </w:r>
          </w:p>
        </w:tc>
      </w:tr>
      <w:tr w:rsidR="00410D38" w14:paraId="5E7D4109" w14:textId="77777777">
        <w:tc>
          <w:tcPr>
            <w:tcW w:w="3116" w:type="dxa"/>
          </w:tcPr>
          <w:p w14:paraId="5E7D4106" w14:textId="77777777" w:rsidR="00410D38" w:rsidRDefault="00000000" w:rsidP="00312B08">
            <w:pPr>
              <w:spacing w:after="40"/>
            </w:pPr>
            <w:r>
              <w:t>ارزش</w:t>
            </w:r>
          </w:p>
        </w:tc>
        <w:tc>
          <w:tcPr>
            <w:tcW w:w="3116" w:type="dxa"/>
          </w:tcPr>
          <w:p w14:paraId="5E7D4107" w14:textId="77777777" w:rsidR="00410D38" w:rsidRDefault="00000000" w:rsidP="00312B08">
            <w:pPr>
              <w:spacing w:after="40"/>
            </w:pPr>
            <w:r>
              <w:t>حداکثر مانده‌ی میانگین ماهانه ≥ ۵۰۰,۰۰۰ تومان</w:t>
            </w:r>
          </w:p>
        </w:tc>
        <w:tc>
          <w:tcPr>
            <w:tcW w:w="3116" w:type="dxa"/>
          </w:tcPr>
          <w:p w14:paraId="5E7D4108" w14:textId="77777777" w:rsidR="00410D38" w:rsidRDefault="00000000" w:rsidP="00312B08">
            <w:pPr>
              <w:spacing w:after="40"/>
            </w:pPr>
            <w:r>
              <w:t>حذف حساب‌های نمادین</w:t>
            </w:r>
          </w:p>
        </w:tc>
      </w:tr>
      <w:tr w:rsidR="00410D38" w14:paraId="5E7D410D" w14:textId="77777777">
        <w:tc>
          <w:tcPr>
            <w:tcW w:w="3116" w:type="dxa"/>
          </w:tcPr>
          <w:p w14:paraId="5E7D410A" w14:textId="77777777" w:rsidR="00410D38" w:rsidRDefault="00000000" w:rsidP="00312B08">
            <w:pPr>
              <w:spacing w:after="40"/>
            </w:pPr>
            <w:r>
              <w:t>قدمت</w:t>
            </w:r>
          </w:p>
        </w:tc>
        <w:tc>
          <w:tcPr>
            <w:tcW w:w="3116" w:type="dxa"/>
          </w:tcPr>
          <w:p w14:paraId="5E7D410B" w14:textId="77777777" w:rsidR="00410D38" w:rsidRDefault="00000000" w:rsidP="00312B08">
            <w:pPr>
              <w:spacing w:after="40"/>
            </w:pPr>
            <w:r>
              <w:t>حداقل ۱۲ ماه از تاریخ افتتاح</w:t>
            </w:r>
          </w:p>
        </w:tc>
        <w:tc>
          <w:tcPr>
            <w:tcW w:w="3116" w:type="dxa"/>
          </w:tcPr>
          <w:p w14:paraId="5E7D410C" w14:textId="77777777" w:rsidR="00410D38" w:rsidRDefault="00000000" w:rsidP="00312B08">
            <w:pPr>
              <w:spacing w:after="40"/>
            </w:pPr>
            <w:r>
              <w:t>تثبیت رفتار پیش از قضاوت</w:t>
            </w:r>
          </w:p>
        </w:tc>
      </w:tr>
    </w:tbl>
    <w:p w14:paraId="5E7D410E" w14:textId="77777777" w:rsidR="00410D38" w:rsidRDefault="00410D38" w:rsidP="00312B08">
      <w:pPr>
        <w:spacing w:after="160"/>
      </w:pPr>
    </w:p>
    <w:p w14:paraId="5E7D410F" w14:textId="77777777" w:rsidR="00410D38" w:rsidRDefault="00000000" w:rsidP="00312B08">
      <w:pPr>
        <w:pStyle w:val="Heading3"/>
        <w:spacing w:before="280" w:after="160"/>
      </w:pPr>
      <w:bookmarkStart w:id="109" w:name="_Toc241515985"/>
      <w:r>
        <w:rPr>
          <w:b/>
          <w:bCs/>
        </w:rPr>
        <w:t>۲.۴.۲ نتایج</w:t>
      </w:r>
      <w:bookmarkEnd w:id="109"/>
    </w:p>
    <w:p w14:paraId="5E7D4110" w14:textId="77777777" w:rsidR="00410D38" w:rsidRDefault="00000000" w:rsidP="00312B08">
      <w:pPr>
        <w:spacing w:after="160" w:line="300" w:lineRule="auto"/>
      </w:pPr>
      <w:r>
        <w:rPr>
          <w:b/>
          <w:bCs/>
        </w:rPr>
        <w:t>جدول ۲-۴: نسبت مشتریان فعال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115" w14:textId="77777777">
        <w:trPr>
          <w:tblHeader/>
        </w:trPr>
        <w:tc>
          <w:tcPr>
            <w:tcW w:w="2337" w:type="dxa"/>
            <w:shd w:val="clear" w:color="auto" w:fill="D9D9D9"/>
          </w:tcPr>
          <w:p w14:paraId="5E7D4111" w14:textId="77777777" w:rsidR="00410D38" w:rsidRDefault="00000000" w:rsidP="00312B08">
            <w:pPr>
              <w:spacing w:after="40"/>
            </w:pPr>
            <w:r>
              <w:t>جمعیت</w:t>
            </w:r>
          </w:p>
        </w:tc>
        <w:tc>
          <w:tcPr>
            <w:tcW w:w="2337" w:type="dxa"/>
            <w:shd w:val="clear" w:color="auto" w:fill="D9D9D9"/>
          </w:tcPr>
          <w:p w14:paraId="5E7D4112" w14:textId="77777777" w:rsidR="00410D38" w:rsidRDefault="00000000" w:rsidP="00312B08">
            <w:pPr>
              <w:spacing w:after="40"/>
            </w:pPr>
            <w:r>
              <w:t>کل</w:t>
            </w:r>
          </w:p>
        </w:tc>
        <w:tc>
          <w:tcPr>
            <w:tcW w:w="2337" w:type="dxa"/>
            <w:shd w:val="clear" w:color="auto" w:fill="D9D9D9"/>
          </w:tcPr>
          <w:p w14:paraId="5E7D4113" w14:textId="77777777" w:rsidR="00410D38" w:rsidRDefault="00000000" w:rsidP="00312B08">
            <w:pPr>
              <w:spacing w:after="40"/>
            </w:pPr>
            <w:r>
              <w:t>فعال</w:t>
            </w:r>
          </w:p>
        </w:tc>
        <w:tc>
          <w:tcPr>
            <w:tcW w:w="2337" w:type="dxa"/>
            <w:shd w:val="clear" w:color="auto" w:fill="D9D9D9"/>
          </w:tcPr>
          <w:p w14:paraId="5E7D4114" w14:textId="77777777" w:rsidR="00410D38" w:rsidRDefault="00000000" w:rsidP="00312B08">
            <w:pPr>
              <w:spacing w:after="40"/>
            </w:pPr>
            <w:r>
              <w:t>نسبت فعال</w:t>
            </w:r>
          </w:p>
        </w:tc>
      </w:tr>
      <w:tr w:rsidR="00410D38" w14:paraId="5E7D411A" w14:textId="77777777">
        <w:tc>
          <w:tcPr>
            <w:tcW w:w="2337" w:type="dxa"/>
          </w:tcPr>
          <w:p w14:paraId="5E7D4116" w14:textId="77777777" w:rsidR="00410D38" w:rsidRDefault="00000000" w:rsidP="00312B08">
            <w:pPr>
              <w:spacing w:after="40"/>
            </w:pPr>
            <w:r>
              <w:t>سپرده‌گذاران</w:t>
            </w:r>
          </w:p>
        </w:tc>
        <w:tc>
          <w:tcPr>
            <w:tcW w:w="2337" w:type="dxa"/>
          </w:tcPr>
          <w:p w14:paraId="5E7D4117" w14:textId="77777777" w:rsidR="00410D38" w:rsidRDefault="00000000" w:rsidP="00312B08">
            <w:pPr>
              <w:spacing w:after="40"/>
            </w:pPr>
            <w:r>
              <w:t>۷۰۶,۵۰۹</w:t>
            </w:r>
          </w:p>
        </w:tc>
        <w:tc>
          <w:tcPr>
            <w:tcW w:w="2337" w:type="dxa"/>
          </w:tcPr>
          <w:p w14:paraId="5E7D4118" w14:textId="77777777" w:rsidR="00410D38" w:rsidRDefault="00000000" w:rsidP="00312B08">
            <w:pPr>
              <w:spacing w:after="40"/>
            </w:pPr>
            <w:r>
              <w:rPr>
                <w:b/>
                <w:bCs/>
              </w:rPr>
              <w:t>۵۹۷,۵۸۷</w:t>
            </w:r>
          </w:p>
        </w:tc>
        <w:tc>
          <w:tcPr>
            <w:tcW w:w="2337" w:type="dxa"/>
          </w:tcPr>
          <w:p w14:paraId="5E7D4119" w14:textId="77777777" w:rsidR="00410D38" w:rsidRDefault="00000000" w:rsidP="00312B08">
            <w:pPr>
              <w:spacing w:after="40"/>
            </w:pPr>
            <w:r>
              <w:rPr>
                <w:b/>
                <w:bCs/>
              </w:rPr>
              <w:t>۸۴.۵۸٪</w:t>
            </w:r>
          </w:p>
        </w:tc>
      </w:tr>
      <w:tr w:rsidR="00410D38" w14:paraId="5E7D411F" w14:textId="77777777">
        <w:tc>
          <w:tcPr>
            <w:tcW w:w="2337" w:type="dxa"/>
          </w:tcPr>
          <w:p w14:paraId="5E7D411B" w14:textId="77777777" w:rsidR="00410D38" w:rsidRDefault="00000000" w:rsidP="00312B08">
            <w:pPr>
              <w:spacing w:after="40"/>
            </w:pPr>
            <w:r>
              <w:t>تسهیلات‌گیرندگان (تمام طرفین)</w:t>
            </w:r>
          </w:p>
        </w:tc>
        <w:tc>
          <w:tcPr>
            <w:tcW w:w="2337" w:type="dxa"/>
          </w:tcPr>
          <w:p w14:paraId="5E7D411C" w14:textId="77777777" w:rsidR="00410D38" w:rsidRDefault="00000000" w:rsidP="00312B08">
            <w:pPr>
              <w:spacing w:after="40"/>
            </w:pPr>
            <w:r>
              <w:t>۵۱۸,۰۰۶</w:t>
            </w:r>
          </w:p>
        </w:tc>
        <w:tc>
          <w:tcPr>
            <w:tcW w:w="2337" w:type="dxa"/>
          </w:tcPr>
          <w:p w14:paraId="5E7D411D" w14:textId="77777777" w:rsidR="00410D38" w:rsidRDefault="00000000" w:rsidP="00312B08">
            <w:pPr>
              <w:spacing w:after="40"/>
            </w:pPr>
            <w:r>
              <w:rPr>
                <w:b/>
                <w:bCs/>
              </w:rPr>
              <w:t>۴۳۱,۷۷۷</w:t>
            </w:r>
          </w:p>
        </w:tc>
        <w:tc>
          <w:tcPr>
            <w:tcW w:w="2337" w:type="dxa"/>
          </w:tcPr>
          <w:p w14:paraId="5E7D411E" w14:textId="77777777" w:rsidR="00410D38" w:rsidRDefault="00000000" w:rsidP="00312B08">
            <w:pPr>
              <w:spacing w:after="40"/>
            </w:pPr>
            <w:r>
              <w:rPr>
                <w:b/>
                <w:bCs/>
              </w:rPr>
              <w:t>۸۳.۳۵٪</w:t>
            </w:r>
          </w:p>
        </w:tc>
      </w:tr>
    </w:tbl>
    <w:p w14:paraId="5E7D4120" w14:textId="77777777" w:rsidR="00410D38" w:rsidRDefault="00410D38" w:rsidP="00312B08">
      <w:pPr>
        <w:spacing w:after="160"/>
      </w:pPr>
    </w:p>
    <w:p w14:paraId="5E7D4121" w14:textId="77777777" w:rsidR="00410D38" w:rsidRDefault="00000000" w:rsidP="00312B08">
      <w:pPr>
        <w:spacing w:after="160" w:line="300" w:lineRule="auto"/>
      </w:pPr>
      <w:r>
        <w:rPr>
          <w:b/>
          <w:bCs/>
        </w:rPr>
        <w:t>تحلیل.</w:t>
      </w:r>
      <w:r>
        <w:t xml:space="preserve"> نزدیکی این دو نسبت (۸۴.۵۸ و ۸۳.۳۵ درصد) قابل توجه است و نشان می‌دهد الگوی فعال‌بودن میان دو حوزه تفاوت معناداری ندارد. با توجه به یافته‌ی بخش ۲.۵ مبنی بر آن‌که تقریباً تمام تسهیلات‌گیرندگان سپرده‌گذار نیز هستند، این همگرایی قابل انتظار است.</w:t>
      </w:r>
    </w:p>
    <w:p w14:paraId="5E7D4122" w14:textId="77777777" w:rsidR="00410D38" w:rsidRDefault="00000000" w:rsidP="00312B08">
      <w:pPr>
        <w:spacing w:after="160" w:line="300" w:lineRule="auto"/>
      </w:pPr>
      <w:commentRangeStart w:id="110"/>
      <w:r>
        <w:rPr>
          <w:b/>
          <w:bCs/>
        </w:rPr>
        <w:t>محدودیت اساسی در تفسیر.</w:t>
      </w:r>
      <w:r>
        <w:t xml:space="preserve"> نسبت فعال‌بودن ۸۳ تا ۸۵ درصد از منظر متعارف بانکی به‌طور غیرعادی بالاست. در یک پایگاه مشتریان کامل، بخش بزرگی از رکوردها به مشتریان صرفاً ثبت‌نامی تعلق دارد و نسبت فعال‌بودن معمولاً به‌مراتب پایین‌تر است.</w:t>
      </w:r>
    </w:p>
    <w:p w14:paraId="5E7D4123" w14:textId="77777777" w:rsidR="00410D38" w:rsidRDefault="00000000" w:rsidP="00312B08">
      <w:pPr>
        <w:spacing w:after="160" w:line="300" w:lineRule="auto"/>
      </w:pPr>
      <w:r>
        <w:t>چنان‌که در بخش ۱.۳ تشریح شد، همین نسبت بالا یکی از شواهد اصلی این فرضیه است که پایگاه‌داده از پیش به مشتریان دارای رابطه‌ی واقعی محدود شده است. بنابراین:</w:t>
      </w:r>
      <w:commentRangeEnd w:id="110"/>
      <w:r w:rsidR="002E5287">
        <w:rPr>
          <w:rStyle w:val="CommentReference"/>
          <w:sz w:val="21"/>
          <w:szCs w:val="21"/>
        </w:rPr>
        <w:commentReference w:id="110"/>
      </w:r>
    </w:p>
    <w:p w14:paraId="5E7D4124" w14:textId="77777777" w:rsidR="00410D38" w:rsidRDefault="00000000" w:rsidP="00312B08">
      <w:pPr>
        <w:pBdr>
          <w:right w:val="single" w:sz="18" w:space="0" w:color="808080"/>
        </w:pBdr>
        <w:shd w:val="clear" w:color="auto" w:fill="F2F2F2"/>
        <w:spacing w:before="100" w:after="160"/>
        <w:ind w:left="400"/>
      </w:pPr>
      <w:r>
        <w:rPr>
          <w:i/>
          <w:iCs/>
          <w:sz w:val="20"/>
          <w:szCs w:val="20"/>
        </w:rPr>
        <w:t>رقم ۸۴.۵۸ درصد را نباید «نرخ فعال‌بودن مشتریان بانک توسعه تعاون» خواند. تفسیر دقیق آن «نرخ فعال‌بودن در میان جمعیتِ موجود در این پایگاه‌داده» است.</w:t>
      </w:r>
    </w:p>
    <w:p w14:paraId="5E7D4125" w14:textId="77777777" w:rsidR="00410D38" w:rsidRDefault="00410D38" w:rsidP="00312B08">
      <w:pPr>
        <w:pBdr>
          <w:bottom w:val="single" w:sz="6" w:space="0" w:color="999999"/>
        </w:pBdr>
        <w:spacing w:before="120" w:after="120"/>
      </w:pPr>
    </w:p>
    <w:p w14:paraId="5E7D4126" w14:textId="77777777" w:rsidR="00410D38" w:rsidRDefault="00000000" w:rsidP="00312B08">
      <w:pPr>
        <w:pStyle w:val="Heading2"/>
        <w:spacing w:before="280" w:after="160"/>
      </w:pPr>
      <w:bookmarkStart w:id="111" w:name="_Toc241515986"/>
      <w:r>
        <w:rPr>
          <w:b/>
          <w:bCs/>
          <w:sz w:val="28"/>
          <w:szCs w:val="28"/>
        </w:rPr>
        <w:t>۲.۵ فروش متقاطع</w:t>
      </w:r>
      <w:bookmarkEnd w:id="111"/>
    </w:p>
    <w:p w14:paraId="5E7D4127" w14:textId="77777777" w:rsidR="00410D38" w:rsidRDefault="00000000" w:rsidP="00312B08">
      <w:pPr>
        <w:pStyle w:val="Heading3"/>
        <w:spacing w:before="280" w:after="160"/>
      </w:pPr>
      <w:bookmarkStart w:id="112" w:name="_Toc241515987"/>
      <w:r>
        <w:rPr>
          <w:b/>
          <w:bCs/>
        </w:rPr>
        <w:t>۲.۵.۱ یافته‌ی پیشین و بازآزمایی آن</w:t>
      </w:r>
      <w:bookmarkEnd w:id="112"/>
    </w:p>
    <w:p w14:paraId="5E7D4128" w14:textId="77777777" w:rsidR="00410D38" w:rsidRDefault="00000000" w:rsidP="00312B08">
      <w:pPr>
        <w:spacing w:after="160" w:line="300" w:lineRule="auto"/>
      </w:pPr>
      <w:r>
        <w:t xml:space="preserve">در اسناد کاری پروژه، نرخ فروش متقاطع به‌عنوان شاخصی </w:t>
      </w:r>
      <w:r>
        <w:rPr>
          <w:b/>
          <w:bCs/>
        </w:rPr>
        <w:t>به‌شدت حساس به تعریف</w:t>
      </w:r>
      <w:r>
        <w:t xml:space="preserve"> ثبت شده بود: بسته به آن‌که کدام تعریف تسهیلات‌گیرنده به کار رود، همپوشانی با سپرده‌گذاران میان ۹۹.۹ درصد و ۲۵.۲ درصد نوسان می‌کرد. این اختلاف چهاربرابری به‌عنوان یک ویژگی ساختاری داده تفسیر شده و قرار بود به‌عنوان هشدار در گزارش درج شود.</w:t>
      </w:r>
    </w:p>
    <w:p w14:paraId="5E7D4129" w14:textId="77777777" w:rsidR="00410D38" w:rsidRDefault="00000000" w:rsidP="00312B08">
      <w:pPr>
        <w:spacing w:after="160" w:line="300" w:lineRule="auto"/>
      </w:pPr>
      <w:r>
        <w:t xml:space="preserve">با توجه به اهمیت این شاخص، در بازبینی نهایی مستقیماً روی پایگاه‌داده بازآزمایی شد. نتیجه نشان داد که </w:t>
      </w:r>
      <w:r>
        <w:rPr>
          <w:b/>
          <w:bCs/>
        </w:rPr>
        <w:t>رقم ۲۵.۲ درصد یک حساسیت تعریفی نیست، بلکه حاصل یک خطای اندازه‌گیری است.</w:t>
      </w:r>
    </w:p>
    <w:p w14:paraId="5E7D412A" w14:textId="77777777" w:rsidR="00410D38" w:rsidRDefault="00000000" w:rsidP="00312B08">
      <w:pPr>
        <w:pStyle w:val="Heading3"/>
        <w:spacing w:before="280" w:after="160"/>
      </w:pPr>
      <w:bookmarkStart w:id="113" w:name="_Toc241515988"/>
      <w:r>
        <w:rPr>
          <w:b/>
          <w:bCs/>
        </w:rPr>
        <w:t>۲.۵.۲ منشأ خطا</w:t>
      </w:r>
      <w:bookmarkEnd w:id="113"/>
    </w:p>
    <w:p w14:paraId="5E7D412B" w14:textId="77777777" w:rsidR="00410D38" w:rsidRDefault="00000000" w:rsidP="00312B08">
      <w:pPr>
        <w:spacing w:after="160" w:line="300" w:lineRule="auto"/>
      </w:pPr>
      <w:r>
        <w:t xml:space="preserve">محاسبه‌ی پیشین، گیرندگان اصلی تسهیلات را با جدول </w:t>
      </w:r>
      <w:r>
        <w:rPr>
          <w:rFonts w:ascii="Consolas" w:eastAsia="Consolas" w:hAnsi="Consolas" w:cs="Consolas"/>
          <w:sz w:val="18"/>
          <w:szCs w:val="18"/>
          <w:rtl w:val="0"/>
        </w:rPr>
        <w:t>Deposit_Customer</w:t>
      </w:r>
      <w:r>
        <w:t xml:space="preserve"> مقایسه کرده بود. بررسی نشان داد این جدول فهرست کاملی از سپرده‌گذاران نیست:</w:t>
      </w:r>
    </w:p>
    <w:p w14:paraId="5E7D412C" w14:textId="77777777" w:rsidR="00410D38" w:rsidRDefault="00000000" w:rsidP="00312B08">
      <w:pPr>
        <w:spacing w:after="160" w:line="300" w:lineRule="auto"/>
      </w:pPr>
      <w:r>
        <w:rPr>
          <w:b/>
          <w:bCs/>
        </w:rPr>
        <w:t>جدول ۲-۵: پوشش جدول `Deposit_Customer`</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412F" w14:textId="77777777">
        <w:trPr>
          <w:tblHeader/>
        </w:trPr>
        <w:tc>
          <w:tcPr>
            <w:tcW w:w="4675" w:type="dxa"/>
            <w:shd w:val="clear" w:color="auto" w:fill="D9D9D9"/>
          </w:tcPr>
          <w:p w14:paraId="5E7D412D" w14:textId="77777777" w:rsidR="00410D38" w:rsidRDefault="00000000" w:rsidP="00312B08">
            <w:pPr>
              <w:spacing w:after="40"/>
            </w:pPr>
            <w:r>
              <w:lastRenderedPageBreak/>
              <w:t>شاخص</w:t>
            </w:r>
          </w:p>
        </w:tc>
        <w:tc>
          <w:tcPr>
            <w:tcW w:w="4675" w:type="dxa"/>
            <w:shd w:val="clear" w:color="auto" w:fill="D9D9D9"/>
          </w:tcPr>
          <w:p w14:paraId="5E7D412E" w14:textId="77777777" w:rsidR="00410D38" w:rsidRDefault="00000000" w:rsidP="00312B08">
            <w:pPr>
              <w:spacing w:after="40"/>
            </w:pPr>
            <w:r>
              <w:t>تعداد</w:t>
            </w:r>
          </w:p>
        </w:tc>
      </w:tr>
      <w:tr w:rsidR="00410D38" w14:paraId="5E7D4132" w14:textId="77777777">
        <w:tc>
          <w:tcPr>
            <w:tcW w:w="4675" w:type="dxa"/>
          </w:tcPr>
          <w:p w14:paraId="5E7D4130" w14:textId="77777777" w:rsidR="00410D38" w:rsidRDefault="00000000" w:rsidP="00312B08">
            <w:pPr>
              <w:spacing w:after="40"/>
            </w:pPr>
            <w:r>
              <w:t>سپرده‌گذاران واقعی (</w:t>
            </w:r>
            <w:r>
              <w:rPr>
                <w:rFonts w:ascii="Consolas" w:eastAsia="Consolas" w:hAnsi="Consolas" w:cs="Consolas"/>
                <w:sz w:val="18"/>
                <w:szCs w:val="18"/>
                <w:rtl w:val="0"/>
              </w:rPr>
              <w:t>Deposit_Accoutnt_Info</w:t>
            </w:r>
            <w:r>
              <w:t>)</w:t>
            </w:r>
          </w:p>
        </w:tc>
        <w:tc>
          <w:tcPr>
            <w:tcW w:w="4675" w:type="dxa"/>
          </w:tcPr>
          <w:p w14:paraId="5E7D4131" w14:textId="77777777" w:rsidR="00410D38" w:rsidRDefault="00000000" w:rsidP="00312B08">
            <w:pPr>
              <w:spacing w:after="40"/>
            </w:pPr>
            <w:r>
              <w:t>۷۰۶,۵۰۹</w:t>
            </w:r>
          </w:p>
        </w:tc>
      </w:tr>
      <w:tr w:rsidR="00410D38" w14:paraId="5E7D4135" w14:textId="77777777">
        <w:tc>
          <w:tcPr>
            <w:tcW w:w="4675" w:type="dxa"/>
          </w:tcPr>
          <w:p w14:paraId="5E7D4133" w14:textId="77777777" w:rsidR="00410D38" w:rsidRDefault="00000000" w:rsidP="00312B08">
            <w:pPr>
              <w:spacing w:after="40"/>
            </w:pPr>
            <w:r>
              <w:t xml:space="preserve">سپرده‌گذاران حاضر در </w:t>
            </w:r>
            <w:r>
              <w:rPr>
                <w:rFonts w:ascii="Consolas" w:eastAsia="Consolas" w:hAnsi="Consolas" w:cs="Consolas"/>
                <w:sz w:val="18"/>
                <w:szCs w:val="18"/>
                <w:rtl w:val="0"/>
              </w:rPr>
              <w:t>Deposit_Customer</w:t>
            </w:r>
          </w:p>
        </w:tc>
        <w:tc>
          <w:tcPr>
            <w:tcW w:w="4675" w:type="dxa"/>
          </w:tcPr>
          <w:p w14:paraId="5E7D4134" w14:textId="77777777" w:rsidR="00410D38" w:rsidRDefault="00000000" w:rsidP="00312B08">
            <w:pPr>
              <w:spacing w:after="40"/>
            </w:pPr>
            <w:r>
              <w:t>۳۵۱,۶۶۳</w:t>
            </w:r>
          </w:p>
        </w:tc>
      </w:tr>
      <w:tr w:rsidR="00410D38" w14:paraId="5E7D4138" w14:textId="77777777">
        <w:tc>
          <w:tcPr>
            <w:tcW w:w="4675" w:type="dxa"/>
          </w:tcPr>
          <w:p w14:paraId="5E7D4136" w14:textId="77777777" w:rsidR="00410D38" w:rsidRDefault="00000000" w:rsidP="00312B08">
            <w:pPr>
              <w:spacing w:after="40"/>
            </w:pPr>
            <w:r>
              <w:rPr>
                <w:b/>
                <w:bCs/>
              </w:rPr>
              <w:t>نسبت پوشش</w:t>
            </w:r>
          </w:p>
        </w:tc>
        <w:tc>
          <w:tcPr>
            <w:tcW w:w="4675" w:type="dxa"/>
          </w:tcPr>
          <w:p w14:paraId="5E7D4137" w14:textId="77777777" w:rsidR="00410D38" w:rsidRDefault="00000000" w:rsidP="00312B08">
            <w:pPr>
              <w:spacing w:after="40"/>
            </w:pPr>
            <w:r>
              <w:rPr>
                <w:b/>
                <w:bCs/>
              </w:rPr>
              <w:t>۴۹.۷۷٪</w:t>
            </w:r>
          </w:p>
        </w:tc>
      </w:tr>
    </w:tbl>
    <w:p w14:paraId="5E7D4139" w14:textId="77777777" w:rsidR="00410D38" w:rsidRDefault="00410D38" w:rsidP="00312B08">
      <w:pPr>
        <w:spacing w:after="160"/>
      </w:pPr>
    </w:p>
    <w:p w14:paraId="5E7D413A" w14:textId="77777777" w:rsidR="00410D38" w:rsidRDefault="00000000" w:rsidP="00312B08">
      <w:pPr>
        <w:spacing w:after="160" w:line="300" w:lineRule="auto"/>
      </w:pPr>
      <w:r>
        <w:t>به بیان دیگر، مخرج مقایسه از ابتدا نیمی از سپرده‌گذاران را در بر نمی‌گرفت.</w:t>
      </w:r>
    </w:p>
    <w:p w14:paraId="5E7D413B" w14:textId="77777777" w:rsidR="00410D38" w:rsidRDefault="00000000" w:rsidP="00312B08">
      <w:pPr>
        <w:pStyle w:val="Heading3"/>
        <w:spacing w:before="280" w:after="160"/>
      </w:pPr>
      <w:bookmarkStart w:id="114" w:name="_Toc241515989"/>
      <w:r>
        <w:rPr>
          <w:b/>
          <w:bCs/>
        </w:rPr>
        <w:t>۲.۵.۳ نتیجه‌ی اندازه‌گیری مجدد</w:t>
      </w:r>
      <w:bookmarkEnd w:id="114"/>
    </w:p>
    <w:p w14:paraId="5E7D413C" w14:textId="77777777" w:rsidR="00410D38" w:rsidRDefault="00000000" w:rsidP="00312B08">
      <w:pPr>
        <w:spacing w:after="160" w:line="300" w:lineRule="auto"/>
      </w:pPr>
      <w:r>
        <w:rPr>
          <w:b/>
          <w:bCs/>
        </w:rPr>
        <w:t>جدول ۲-۶: همپوشانی جمعیت تسهیلاتی با جمعیت واقعی سپرده‌گذاران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141" w14:textId="77777777">
        <w:trPr>
          <w:tblHeader/>
        </w:trPr>
        <w:tc>
          <w:tcPr>
            <w:tcW w:w="2337" w:type="dxa"/>
            <w:shd w:val="clear" w:color="auto" w:fill="D9D9D9"/>
          </w:tcPr>
          <w:p w14:paraId="5E7D413D" w14:textId="77777777" w:rsidR="00410D38" w:rsidRDefault="00000000" w:rsidP="00312B08">
            <w:pPr>
              <w:spacing w:after="40"/>
            </w:pPr>
            <w:r>
              <w:t>جمعیت تسهیلاتی</w:t>
            </w:r>
          </w:p>
        </w:tc>
        <w:tc>
          <w:tcPr>
            <w:tcW w:w="2337" w:type="dxa"/>
            <w:shd w:val="clear" w:color="auto" w:fill="D9D9D9"/>
          </w:tcPr>
          <w:p w14:paraId="5E7D413E" w14:textId="77777777" w:rsidR="00410D38" w:rsidRDefault="00000000" w:rsidP="00312B08">
            <w:pPr>
              <w:spacing w:after="40"/>
            </w:pPr>
            <w:r>
              <w:t>تعداد</w:t>
            </w:r>
          </w:p>
        </w:tc>
        <w:tc>
          <w:tcPr>
            <w:tcW w:w="2337" w:type="dxa"/>
            <w:shd w:val="clear" w:color="auto" w:fill="D9D9D9"/>
          </w:tcPr>
          <w:p w14:paraId="5E7D413F" w14:textId="77777777" w:rsidR="00410D38" w:rsidRDefault="00000000" w:rsidP="00312B08">
            <w:pPr>
              <w:spacing w:after="40"/>
            </w:pPr>
            <w:r>
              <w:t>از آن سپرده‌گذار</w:t>
            </w:r>
          </w:p>
        </w:tc>
        <w:tc>
          <w:tcPr>
            <w:tcW w:w="2337" w:type="dxa"/>
            <w:shd w:val="clear" w:color="auto" w:fill="D9D9D9"/>
          </w:tcPr>
          <w:p w14:paraId="5E7D4140" w14:textId="77777777" w:rsidR="00410D38" w:rsidRDefault="00000000" w:rsidP="00312B08">
            <w:pPr>
              <w:spacing w:after="40"/>
            </w:pPr>
            <w:r>
              <w:t>نسبت</w:t>
            </w:r>
          </w:p>
        </w:tc>
      </w:tr>
      <w:tr w:rsidR="00410D38" w14:paraId="5E7D4146" w14:textId="77777777">
        <w:tc>
          <w:tcPr>
            <w:tcW w:w="2337" w:type="dxa"/>
          </w:tcPr>
          <w:p w14:paraId="5E7D4142" w14:textId="77777777" w:rsidR="00410D38" w:rsidRDefault="00000000" w:rsidP="00312B08">
            <w:pPr>
              <w:spacing w:after="40"/>
            </w:pPr>
            <w:r>
              <w:t>گیرندگان اصلی (</w:t>
            </w:r>
            <w:r>
              <w:rPr>
                <w:rFonts w:ascii="Consolas" w:eastAsia="Consolas" w:hAnsi="Consolas" w:cs="Consolas"/>
                <w:sz w:val="18"/>
                <w:szCs w:val="18"/>
                <w:rtl w:val="0"/>
              </w:rPr>
              <w:t>Loan_Grant_Customer</w:t>
            </w:r>
            <w:r>
              <w:t>)</w:t>
            </w:r>
          </w:p>
        </w:tc>
        <w:tc>
          <w:tcPr>
            <w:tcW w:w="2337" w:type="dxa"/>
          </w:tcPr>
          <w:p w14:paraId="5E7D4143" w14:textId="77777777" w:rsidR="00410D38" w:rsidRDefault="00000000" w:rsidP="00312B08">
            <w:pPr>
              <w:spacing w:after="40"/>
            </w:pPr>
            <w:r>
              <w:t>۲۴۹,۷۰۸</w:t>
            </w:r>
          </w:p>
        </w:tc>
        <w:tc>
          <w:tcPr>
            <w:tcW w:w="2337" w:type="dxa"/>
          </w:tcPr>
          <w:p w14:paraId="5E7D4144" w14:textId="77777777" w:rsidR="00410D38" w:rsidRDefault="00000000" w:rsidP="00312B08">
            <w:pPr>
              <w:spacing w:after="40"/>
            </w:pPr>
            <w:r>
              <w:t>۲۴۹,۶۷۴</w:t>
            </w:r>
          </w:p>
        </w:tc>
        <w:tc>
          <w:tcPr>
            <w:tcW w:w="2337" w:type="dxa"/>
          </w:tcPr>
          <w:p w14:paraId="5E7D4145" w14:textId="77777777" w:rsidR="00410D38" w:rsidRDefault="00000000" w:rsidP="00312B08">
            <w:pPr>
              <w:spacing w:after="40"/>
            </w:pPr>
            <w:r>
              <w:rPr>
                <w:b/>
                <w:bCs/>
              </w:rPr>
              <w:t>۹۹.۹۹٪</w:t>
            </w:r>
          </w:p>
        </w:tc>
      </w:tr>
      <w:tr w:rsidR="00410D38" w14:paraId="5E7D414B" w14:textId="77777777">
        <w:tc>
          <w:tcPr>
            <w:tcW w:w="2337" w:type="dxa"/>
          </w:tcPr>
          <w:p w14:paraId="5E7D4147" w14:textId="77777777" w:rsidR="00410D38" w:rsidRDefault="00000000" w:rsidP="00312B08">
            <w:pPr>
              <w:spacing w:after="40"/>
            </w:pPr>
            <w:r>
              <w:t>تمام طرفین (</w:t>
            </w:r>
            <w:r>
              <w:rPr>
                <w:rFonts w:ascii="Consolas" w:eastAsia="Consolas" w:hAnsi="Consolas" w:cs="Consolas"/>
                <w:sz w:val="18"/>
                <w:szCs w:val="18"/>
                <w:rtl w:val="0"/>
              </w:rPr>
              <w:t>Loan_Remain_Customer</w:t>
            </w:r>
            <w:r>
              <w:t>)</w:t>
            </w:r>
          </w:p>
        </w:tc>
        <w:tc>
          <w:tcPr>
            <w:tcW w:w="2337" w:type="dxa"/>
          </w:tcPr>
          <w:p w14:paraId="5E7D4148" w14:textId="77777777" w:rsidR="00410D38" w:rsidRDefault="00000000" w:rsidP="00312B08">
            <w:pPr>
              <w:spacing w:after="40"/>
            </w:pPr>
            <w:r>
              <w:t>۲۷۳,۱۴۸</w:t>
            </w:r>
          </w:p>
        </w:tc>
        <w:tc>
          <w:tcPr>
            <w:tcW w:w="2337" w:type="dxa"/>
          </w:tcPr>
          <w:p w14:paraId="5E7D4149" w14:textId="77777777" w:rsidR="00410D38" w:rsidRDefault="00000000" w:rsidP="00312B08">
            <w:pPr>
              <w:spacing w:after="40"/>
            </w:pPr>
            <w:r>
              <w:t>۲۷۳,۱۱۵</w:t>
            </w:r>
          </w:p>
        </w:tc>
        <w:tc>
          <w:tcPr>
            <w:tcW w:w="2337" w:type="dxa"/>
          </w:tcPr>
          <w:p w14:paraId="5E7D414A" w14:textId="77777777" w:rsidR="00410D38" w:rsidRDefault="00000000" w:rsidP="00312B08">
            <w:pPr>
              <w:spacing w:after="40"/>
            </w:pPr>
            <w:r>
              <w:rPr>
                <w:b/>
                <w:bCs/>
              </w:rPr>
              <w:t>۹۹.۹۹٪</w:t>
            </w:r>
          </w:p>
        </w:tc>
      </w:tr>
    </w:tbl>
    <w:p w14:paraId="5E7D414C" w14:textId="77777777" w:rsidR="00410D38" w:rsidRDefault="00410D38" w:rsidP="00312B08">
      <w:pPr>
        <w:spacing w:after="160"/>
      </w:pPr>
    </w:p>
    <w:p w14:paraId="5E7D414D" w14:textId="77777777" w:rsidR="00410D38" w:rsidRDefault="00000000" w:rsidP="00312B08">
      <w:pPr>
        <w:pBdr>
          <w:right w:val="single" w:sz="18" w:space="0" w:color="808080"/>
        </w:pBdr>
        <w:shd w:val="clear" w:color="auto" w:fill="F2F2F2"/>
        <w:spacing w:before="100" w:after="160"/>
        <w:ind w:left="400"/>
      </w:pPr>
      <w:commentRangeStart w:id="115"/>
      <w:r>
        <w:rPr>
          <w:b/>
          <w:bCs/>
          <w:i/>
          <w:iCs/>
          <w:sz w:val="20"/>
          <w:szCs w:val="20"/>
        </w:rPr>
        <w:t>تصحیح رسمی:</w:t>
      </w:r>
      <w:r>
        <w:rPr>
          <w:i/>
          <w:iCs/>
          <w:sz w:val="20"/>
          <w:szCs w:val="20"/>
        </w:rPr>
        <w:t xml:space="preserve"> حساسیت تعریفی در کار نیست. هر دو تعریف به رقم یکسان ۹۹.۹۹ درصد می‌رسند. ارقام ۲۵.۲ درصد و معادل یکتای آن ۱۸.۹ درصد، حاصل مقایسه با فهرستی ناقص بوده و از دور خارج می‌شوند. نمودار «حساسیت تعریف فروش متقاطع» که بر همین مبنا تولید شده بود نیز از مجموعه‌ی خروجی‌های گزارش کنار گذاشته می‌شود.</w:t>
      </w:r>
      <w:commentRangeEnd w:id="115"/>
      <w:r w:rsidR="003310C7">
        <w:rPr>
          <w:rStyle w:val="CommentReference"/>
          <w:sz w:val="21"/>
          <w:szCs w:val="21"/>
        </w:rPr>
        <w:commentReference w:id="115"/>
      </w:r>
    </w:p>
    <w:p w14:paraId="5E7D414E" w14:textId="77777777" w:rsidR="00410D38" w:rsidRDefault="00000000" w:rsidP="00312B08">
      <w:pPr>
        <w:pStyle w:val="Heading3"/>
        <w:spacing w:before="280" w:after="160"/>
      </w:pPr>
      <w:bookmarkStart w:id="116" w:name="_Toc241515990"/>
      <w:r>
        <w:rPr>
          <w:b/>
          <w:bCs/>
        </w:rPr>
        <w:t>۲.۵.۴ تصویر صحیح: عدم تقارن رابطه</w:t>
      </w:r>
      <w:bookmarkEnd w:id="116"/>
    </w:p>
    <w:p w14:paraId="5E7D414F" w14:textId="77777777" w:rsidR="00410D38" w:rsidRDefault="00000000" w:rsidP="00312B08">
      <w:pPr>
        <w:spacing w:after="160" w:line="300" w:lineRule="auto"/>
      </w:pPr>
      <w:r>
        <w:t>یافته‌ی واقعی آن است که رابطه‌ی میان دو حوزه یک‌طرفه و به‌شدت نامتقارن است.</w:t>
      </w:r>
    </w:p>
    <w:p w14:paraId="5E7D4150" w14:textId="77777777" w:rsidR="00410D38" w:rsidRDefault="00000000" w:rsidP="00312B08">
      <w:pPr>
        <w:spacing w:before="120" w:after="80"/>
      </w:pPr>
      <w:r>
        <w:rPr>
          <w:noProof/>
        </w:rPr>
        <w:drawing>
          <wp:inline distT="0" distB="0" distL="0" distR="0" wp14:anchorId="5E7D4ABB" wp14:editId="5E7D4ABC">
            <wp:extent cx="5334000" cy="4572000"/>
            <wp:effectExtent l="0" t="0" r="0" b="0"/>
            <wp:docPr id="1128219828" name="Picture 112821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572000"/>
                    </a:xfrm>
                    <a:prstGeom prst="rect">
                      <a:avLst/>
                    </a:prstGeom>
                  </pic:spPr>
                </pic:pic>
              </a:graphicData>
            </a:graphic>
          </wp:inline>
        </w:drawing>
      </w:r>
    </w:p>
    <w:p w14:paraId="5E7D4151" w14:textId="77777777" w:rsidR="00410D38" w:rsidRDefault="00000000" w:rsidP="00312B08">
      <w:pPr>
        <w:spacing w:after="220"/>
      </w:pPr>
      <w:r>
        <w:rPr>
          <w:i/>
          <w:iCs/>
          <w:sz w:val="18"/>
          <w:szCs w:val="18"/>
        </w:rPr>
        <w:lastRenderedPageBreak/>
        <w:t>سهم بخش‌های مختلف جمعیت مشتریان بر حسب نوع رابطه</w:t>
      </w:r>
    </w:p>
    <w:p w14:paraId="5E7D4152"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cross_sell_ratio.png</w:t>
      </w:r>
      <w:r>
        <w:rPr>
          <w:i/>
          <w:iCs/>
          <w:sz w:val="20"/>
          <w:szCs w:val="20"/>
        </w:rPr>
        <w:t>)</w:t>
      </w:r>
    </w:p>
    <w:p w14:paraId="5E7D4153" w14:textId="77777777" w:rsidR="00410D38" w:rsidRDefault="00000000" w:rsidP="00312B08">
      <w:pPr>
        <w:spacing w:after="160" w:line="300" w:lineRule="auto"/>
      </w:pPr>
      <w:r>
        <w:rPr>
          <w:b/>
          <w:bCs/>
        </w:rPr>
        <w:t>جدول ۲-۷: نرخ فروش متقاطع در دو جهت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157" w14:textId="77777777">
        <w:trPr>
          <w:tblHeader/>
        </w:trPr>
        <w:tc>
          <w:tcPr>
            <w:tcW w:w="3116" w:type="dxa"/>
            <w:shd w:val="clear" w:color="auto" w:fill="D9D9D9"/>
          </w:tcPr>
          <w:p w14:paraId="5E7D4154" w14:textId="77777777" w:rsidR="00410D38" w:rsidRDefault="00000000" w:rsidP="00312B08">
            <w:pPr>
              <w:spacing w:after="40"/>
            </w:pPr>
            <w:r>
              <w:t>جهت رابطه</w:t>
            </w:r>
          </w:p>
        </w:tc>
        <w:tc>
          <w:tcPr>
            <w:tcW w:w="3116" w:type="dxa"/>
            <w:shd w:val="clear" w:color="auto" w:fill="D9D9D9"/>
          </w:tcPr>
          <w:p w14:paraId="5E7D4155" w14:textId="77777777" w:rsidR="00410D38" w:rsidRDefault="00000000" w:rsidP="00312B08">
            <w:pPr>
              <w:spacing w:after="40"/>
            </w:pPr>
            <w:r>
              <w:t>نسبت</w:t>
            </w:r>
          </w:p>
        </w:tc>
        <w:tc>
          <w:tcPr>
            <w:tcW w:w="3116" w:type="dxa"/>
            <w:shd w:val="clear" w:color="auto" w:fill="D9D9D9"/>
          </w:tcPr>
          <w:p w14:paraId="5E7D4156" w14:textId="77777777" w:rsidR="00410D38" w:rsidRDefault="00000000" w:rsidP="00312B08">
            <w:pPr>
              <w:spacing w:after="40"/>
            </w:pPr>
            <w:r>
              <w:t>مبنا</w:t>
            </w:r>
          </w:p>
        </w:tc>
      </w:tr>
      <w:tr w:rsidR="00410D38" w14:paraId="5E7D415B" w14:textId="77777777">
        <w:tc>
          <w:tcPr>
            <w:tcW w:w="3116" w:type="dxa"/>
          </w:tcPr>
          <w:p w14:paraId="5E7D4158" w14:textId="77777777" w:rsidR="00410D38" w:rsidRDefault="00000000" w:rsidP="00312B08">
            <w:pPr>
              <w:spacing w:after="40"/>
            </w:pPr>
            <w:r>
              <w:t>تسهیلات‌گیرنده که سپرده‌گذار نیز هست</w:t>
            </w:r>
          </w:p>
        </w:tc>
        <w:tc>
          <w:tcPr>
            <w:tcW w:w="3116" w:type="dxa"/>
          </w:tcPr>
          <w:p w14:paraId="5E7D4159" w14:textId="77777777" w:rsidR="00410D38" w:rsidRDefault="00000000" w:rsidP="00312B08">
            <w:pPr>
              <w:spacing w:after="40"/>
            </w:pPr>
            <w:r>
              <w:rPr>
                <w:b/>
                <w:bCs/>
              </w:rPr>
              <w:t>۹۹.۹۹٪</w:t>
            </w:r>
          </w:p>
        </w:tc>
        <w:tc>
          <w:tcPr>
            <w:tcW w:w="3116" w:type="dxa"/>
          </w:tcPr>
          <w:p w14:paraId="5E7D415A" w14:textId="77777777" w:rsidR="00410D38" w:rsidRDefault="00000000" w:rsidP="00312B08">
            <w:pPr>
              <w:spacing w:after="40"/>
            </w:pPr>
            <w:r>
              <w:t>هر دو تعریف</w:t>
            </w:r>
          </w:p>
        </w:tc>
      </w:tr>
      <w:tr w:rsidR="00410D38" w14:paraId="5E7D415F" w14:textId="77777777">
        <w:tc>
          <w:tcPr>
            <w:tcW w:w="3116" w:type="dxa"/>
          </w:tcPr>
          <w:p w14:paraId="5E7D415C" w14:textId="77777777" w:rsidR="00410D38" w:rsidRDefault="00000000" w:rsidP="00312B08">
            <w:pPr>
              <w:spacing w:after="40"/>
            </w:pPr>
            <w:r>
              <w:t>سپرده‌گذار که رابطه‌ی اعتباری دارد (تمام طرفین)</w:t>
            </w:r>
          </w:p>
        </w:tc>
        <w:tc>
          <w:tcPr>
            <w:tcW w:w="3116" w:type="dxa"/>
          </w:tcPr>
          <w:p w14:paraId="5E7D415D" w14:textId="77777777" w:rsidR="00410D38" w:rsidRDefault="00000000" w:rsidP="00312B08">
            <w:pPr>
              <w:spacing w:after="40"/>
            </w:pPr>
            <w:r>
              <w:rPr>
                <w:b/>
                <w:bCs/>
              </w:rPr>
              <w:t>۷۳.۳٪</w:t>
            </w:r>
          </w:p>
        </w:tc>
        <w:tc>
          <w:tcPr>
            <w:tcW w:w="3116" w:type="dxa"/>
          </w:tcPr>
          <w:p w14:paraId="5E7D415E" w14:textId="77777777" w:rsidR="00410D38" w:rsidRDefault="00000000" w:rsidP="00312B08">
            <w:pPr>
              <w:spacing w:after="40"/>
            </w:pPr>
            <w:r>
              <w:t>۵۱۷,۹۳۶ از ۷۰۶,۵۰۹</w:t>
            </w:r>
          </w:p>
        </w:tc>
      </w:tr>
      <w:tr w:rsidR="00410D38" w14:paraId="5E7D4163" w14:textId="77777777">
        <w:tc>
          <w:tcPr>
            <w:tcW w:w="3116" w:type="dxa"/>
          </w:tcPr>
          <w:p w14:paraId="5E7D4160" w14:textId="77777777" w:rsidR="00410D38" w:rsidRDefault="00000000" w:rsidP="00312B08">
            <w:pPr>
              <w:spacing w:after="40"/>
            </w:pPr>
            <w:r>
              <w:t>سپرده‌گذار که گیرنده‌ی اصلی تسهیلات است</w:t>
            </w:r>
          </w:p>
        </w:tc>
        <w:tc>
          <w:tcPr>
            <w:tcW w:w="3116" w:type="dxa"/>
          </w:tcPr>
          <w:p w14:paraId="5E7D4161" w14:textId="77777777" w:rsidR="00410D38" w:rsidRDefault="00000000" w:rsidP="00312B08">
            <w:pPr>
              <w:spacing w:after="40"/>
            </w:pPr>
            <w:r>
              <w:rPr>
                <w:b/>
                <w:bCs/>
              </w:rPr>
              <w:t>۳۵.۳٪</w:t>
            </w:r>
          </w:p>
        </w:tc>
        <w:tc>
          <w:tcPr>
            <w:tcW w:w="3116" w:type="dxa"/>
          </w:tcPr>
          <w:p w14:paraId="5E7D4162" w14:textId="77777777" w:rsidR="00410D38" w:rsidRDefault="00000000" w:rsidP="00312B08">
            <w:pPr>
              <w:spacing w:after="40"/>
            </w:pPr>
            <w:r>
              <w:t>۲۴۹,۶۷۴ از ۷۰۶,۵۰۹</w:t>
            </w:r>
          </w:p>
        </w:tc>
      </w:tr>
    </w:tbl>
    <w:p w14:paraId="5E7D4164" w14:textId="77777777" w:rsidR="00410D38" w:rsidRDefault="00410D38" w:rsidP="00312B08">
      <w:pPr>
        <w:spacing w:after="160"/>
      </w:pPr>
    </w:p>
    <w:p w14:paraId="5E7D4165" w14:textId="77777777" w:rsidR="00410D38" w:rsidRDefault="00000000" w:rsidP="00312B08">
      <w:pPr>
        <w:spacing w:after="160" w:line="300" w:lineRule="auto"/>
      </w:pPr>
      <w:r>
        <w:rPr>
          <w:b/>
          <w:bCs/>
        </w:rPr>
        <w:t>تحلیل.</w:t>
      </w:r>
      <w:r>
        <w:t xml:space="preserve"> تفسیر درست این جدول مستلزم تفکیک میان الزام عملیاتی و دستاورد تجاری است.</w:t>
      </w:r>
    </w:p>
    <w:p w14:paraId="5E7D4166" w14:textId="77777777" w:rsidR="00410D38" w:rsidRDefault="00000000" w:rsidP="00312B08">
      <w:pPr>
        <w:spacing w:after="160" w:line="300" w:lineRule="auto"/>
      </w:pPr>
      <w:r>
        <w:t xml:space="preserve">سطر نخست یک یافته‌ی رفتاری نیست. دریافت و بازپرداخت تسهیلات بدون حساب سپرده امکان‌پذیر نیست، بنابراین رقم ۹۹.۹۹ درصد صرفاً بازتاب همین الزام سامانه‌ای است. </w:t>
      </w:r>
      <w:r>
        <w:rPr>
          <w:b/>
          <w:bCs/>
        </w:rPr>
        <w:t>این رقم را نباید به‌عنوان موفقیت بانک در فروش متقاطع تفسیر کرد.</w:t>
      </w:r>
    </w:p>
    <w:p w14:paraId="5E7D4167" w14:textId="77777777" w:rsidR="00410D38" w:rsidRDefault="00000000" w:rsidP="00312B08">
      <w:pPr>
        <w:spacing w:after="160" w:line="300" w:lineRule="auto"/>
      </w:pPr>
      <w:r>
        <w:t>ظرفیت واقعی رشد در جهت معکوس قرار دارد:</w:t>
      </w:r>
    </w:p>
    <w:p w14:paraId="5E7D4168" w14:textId="77777777" w:rsidR="00410D38" w:rsidRDefault="00000000" w:rsidP="00312B08">
      <w:pPr>
        <w:pBdr>
          <w:right w:val="single" w:sz="18" w:space="0" w:color="808080"/>
        </w:pBdr>
        <w:shd w:val="clear" w:color="auto" w:fill="F2F2F2"/>
        <w:spacing w:before="100" w:after="160"/>
        <w:ind w:left="400"/>
      </w:pPr>
      <w:r>
        <w:rPr>
          <w:b/>
          <w:bCs/>
          <w:i/>
          <w:iCs/>
          <w:sz w:val="20"/>
          <w:szCs w:val="20"/>
        </w:rPr>
        <w:t>۱۸۸,۵۷۳ نفر، معادل ۲۶.۷ درصد کل مشتریان، صرفاً سپرده‌گذارند و هیچ رابطه‌ی اعتباری — حتی در جایگاه ضامن — با بانک ندارند.</w:t>
      </w:r>
      <w:r>
        <w:rPr>
          <w:i/>
          <w:iCs/>
          <w:sz w:val="20"/>
          <w:szCs w:val="20"/>
        </w:rPr>
        <w:t xml:space="preserve"> چنانچه گیرنده‌ی اصلی مبنا قرار گیرد، این جمعیت به </w:t>
      </w:r>
      <w:r>
        <w:rPr>
          <w:b/>
          <w:bCs/>
          <w:i/>
          <w:iCs/>
          <w:sz w:val="20"/>
          <w:szCs w:val="20"/>
        </w:rPr>
        <w:t>۴۵۶,۸۳۵ نفر معادل ۶۴.۷ درصد</w:t>
      </w:r>
      <w:r>
        <w:rPr>
          <w:i/>
          <w:iCs/>
          <w:sz w:val="20"/>
          <w:szCs w:val="20"/>
        </w:rPr>
        <w:t xml:space="preserve"> افزایش می‌یابد.</w:t>
      </w:r>
    </w:p>
    <w:p w14:paraId="5E7D4169" w14:textId="77777777" w:rsidR="00410D38" w:rsidRDefault="00000000" w:rsidP="00312B08">
      <w:pPr>
        <w:spacing w:after="160" w:line="300" w:lineRule="auto"/>
        <w:rPr>
          <w:rFonts w:hint="cs"/>
          <w:lang w:bidi="fa-IR"/>
        </w:rPr>
      </w:pPr>
      <w:commentRangeStart w:id="117"/>
      <w:r>
        <w:t>این بزرگ‌ترین بازار هدف داخلی بانک است. با این حال، پیش از هرگونه برنامه‌ریزی بر روی این جمعیت، باید قید ساختاری بخش ۳.۳ لحاظ شود: بخش عمده‌ی این مشتریان در پایین‌ترین بازه‌های مانده قرار دارند و ظرفیت اعتباری محدودی دارند. بخش ۳.۳.۲ این جمعیت را به یک هدف قابل‌اقدام‌تر تحدید می‌کند.</w:t>
      </w:r>
      <w:commentRangeEnd w:id="117"/>
      <w:r w:rsidR="00CF7A52">
        <w:rPr>
          <w:rStyle w:val="CommentReference"/>
          <w:rFonts w:hint="cs"/>
          <w:sz w:val="21"/>
          <w:szCs w:val="21"/>
          <w:lang w:bidi="fa-IR"/>
        </w:rPr>
        <w:commentReference w:id="117"/>
      </w:r>
    </w:p>
    <w:p w14:paraId="5E7D416A" w14:textId="77777777" w:rsidR="00410D38" w:rsidRDefault="00410D38" w:rsidP="00312B08">
      <w:pPr>
        <w:pBdr>
          <w:bottom w:val="single" w:sz="6" w:space="0" w:color="999999"/>
        </w:pBdr>
        <w:spacing w:before="120" w:after="120"/>
      </w:pPr>
    </w:p>
    <w:p w14:paraId="5E7D416B" w14:textId="77777777" w:rsidR="00410D38" w:rsidRDefault="00000000" w:rsidP="00312B08">
      <w:pPr>
        <w:pStyle w:val="Heading2"/>
        <w:spacing w:before="280" w:after="160"/>
      </w:pPr>
      <w:bookmarkStart w:id="118" w:name="_Toc241515991"/>
      <w:r>
        <w:rPr>
          <w:b/>
          <w:bCs/>
          <w:sz w:val="28"/>
          <w:szCs w:val="28"/>
        </w:rPr>
        <w:t>۲.۶ ماندگاری کوهورت‌های افتتاح حساب</w:t>
      </w:r>
      <w:bookmarkEnd w:id="118"/>
    </w:p>
    <w:p w14:paraId="5E7D416C" w14:textId="77777777" w:rsidR="00410D38" w:rsidRDefault="00000000" w:rsidP="00312B08">
      <w:pPr>
        <w:pStyle w:val="Heading3"/>
        <w:spacing w:before="280" w:after="160"/>
      </w:pPr>
      <w:bookmarkStart w:id="119" w:name="_Toc241515992"/>
      <w:r>
        <w:rPr>
          <w:b/>
          <w:bCs/>
        </w:rPr>
        <w:t>۲.۶.۱ روش</w:t>
      </w:r>
      <w:bookmarkEnd w:id="119"/>
    </w:p>
    <w:p w14:paraId="5E7D416D" w14:textId="77777777" w:rsidR="00410D38" w:rsidRDefault="00000000" w:rsidP="00312B08">
      <w:pPr>
        <w:spacing w:after="160" w:line="300" w:lineRule="auto"/>
      </w:pPr>
      <w:r>
        <w:t xml:space="preserve">هر مشتری بر اساس </w:t>
      </w:r>
      <w:r>
        <w:rPr>
          <w:b/>
          <w:bCs/>
        </w:rPr>
        <w:t>سال افتتاح نخستین حساب سپرده‌ی خود</w:t>
      </w:r>
      <w:r>
        <w:t xml:space="preserve"> در یک </w:t>
      </w:r>
      <w:commentRangeStart w:id="120"/>
      <w:r>
        <w:t xml:space="preserve">کوهورت </w:t>
      </w:r>
      <w:commentRangeEnd w:id="120"/>
      <w:r w:rsidR="00CC1DAE">
        <w:rPr>
          <w:rStyle w:val="CommentReference"/>
          <w:sz w:val="21"/>
          <w:szCs w:val="21"/>
        </w:rPr>
        <w:commentReference w:id="120"/>
      </w:r>
      <w:r>
        <w:t>قرار می‌گیرد. ماندگاری به معنای آن است که مشتری در اسفند ۱۴۰۴ همچنان بر اساس تعریف بخش ۲.۴ فعال محسوب شود. این سنجه نشان می‌دهد بانک چه سهمی از مشتریان جذب‌شده در هر سال را تا امروز حفظ کرده است.</w:t>
      </w:r>
    </w:p>
    <w:p w14:paraId="5E7D416E" w14:textId="77777777" w:rsidR="00410D38" w:rsidRDefault="00000000" w:rsidP="00312B08">
      <w:pPr>
        <w:spacing w:before="120" w:after="80"/>
      </w:pPr>
      <w:r>
        <w:rPr>
          <w:noProof/>
        </w:rPr>
        <w:lastRenderedPageBreak/>
        <w:drawing>
          <wp:inline distT="0" distB="0" distL="0" distR="0" wp14:anchorId="5E7D4ABD" wp14:editId="5E7D4ABE">
            <wp:extent cx="5334000" cy="2962275"/>
            <wp:effectExtent l="0" t="0" r="0" b="0"/>
            <wp:docPr id="783546317" name="Picture 78354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62275"/>
                    </a:xfrm>
                    <a:prstGeom prst="rect">
                      <a:avLst/>
                    </a:prstGeom>
                  </pic:spPr>
                </pic:pic>
              </a:graphicData>
            </a:graphic>
          </wp:inline>
        </w:drawing>
      </w:r>
    </w:p>
    <w:p w14:paraId="5E7D416F" w14:textId="77777777" w:rsidR="00410D38" w:rsidRDefault="00000000" w:rsidP="00312B08">
      <w:pPr>
        <w:spacing w:after="220"/>
      </w:pPr>
      <w:r>
        <w:rPr>
          <w:i/>
          <w:iCs/>
          <w:sz w:val="18"/>
          <w:szCs w:val="18"/>
        </w:rPr>
        <w:t>نرخ ماندگاری کوهورت‌های افتتاح حساب سپرده تا اسفند ۱۴۰۴</w:t>
      </w:r>
    </w:p>
    <w:p w14:paraId="5E7D4170"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deposit_cohort_retention.png</w:t>
      </w:r>
      <w:r>
        <w:rPr>
          <w:i/>
          <w:iCs/>
          <w:sz w:val="20"/>
          <w:szCs w:val="20"/>
        </w:rPr>
        <w:t>)</w:t>
      </w:r>
    </w:p>
    <w:p w14:paraId="5E7D4171" w14:textId="77777777" w:rsidR="00410D38" w:rsidRDefault="00000000" w:rsidP="00312B08">
      <w:pPr>
        <w:spacing w:after="160" w:line="300" w:lineRule="auto"/>
      </w:pPr>
      <w:r>
        <w:rPr>
          <w:b/>
          <w:bCs/>
        </w:rPr>
        <w:t>جدول ۲-۸: ماندگاری کوهورت‌های افتتاح حساب</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176" w14:textId="77777777">
        <w:trPr>
          <w:tblHeader/>
        </w:trPr>
        <w:tc>
          <w:tcPr>
            <w:tcW w:w="2337" w:type="dxa"/>
            <w:shd w:val="clear" w:color="auto" w:fill="D9D9D9"/>
          </w:tcPr>
          <w:p w14:paraId="5E7D4172" w14:textId="77777777" w:rsidR="00410D38" w:rsidRDefault="00000000" w:rsidP="00312B08">
            <w:pPr>
              <w:spacing w:after="40"/>
            </w:pPr>
            <w:r>
              <w:t>کوهورت</w:t>
            </w:r>
          </w:p>
        </w:tc>
        <w:tc>
          <w:tcPr>
            <w:tcW w:w="2337" w:type="dxa"/>
            <w:shd w:val="clear" w:color="auto" w:fill="D9D9D9"/>
          </w:tcPr>
          <w:p w14:paraId="5E7D4173" w14:textId="77777777" w:rsidR="00410D38" w:rsidRDefault="00000000" w:rsidP="00312B08">
            <w:pPr>
              <w:spacing w:after="40"/>
            </w:pPr>
            <w:r>
              <w:t>اندازه</w:t>
            </w:r>
          </w:p>
        </w:tc>
        <w:tc>
          <w:tcPr>
            <w:tcW w:w="2337" w:type="dxa"/>
            <w:shd w:val="clear" w:color="auto" w:fill="D9D9D9"/>
          </w:tcPr>
          <w:p w14:paraId="5E7D4174" w14:textId="77777777" w:rsidR="00410D38" w:rsidRDefault="00000000" w:rsidP="00312B08">
            <w:pPr>
              <w:spacing w:after="40"/>
            </w:pPr>
            <w:r>
              <w:t>فعال در اسفند ۱۴۰۴</w:t>
            </w:r>
          </w:p>
        </w:tc>
        <w:tc>
          <w:tcPr>
            <w:tcW w:w="2337" w:type="dxa"/>
            <w:shd w:val="clear" w:color="auto" w:fill="D9D9D9"/>
          </w:tcPr>
          <w:p w14:paraId="5E7D4175" w14:textId="77777777" w:rsidR="00410D38" w:rsidRDefault="00000000" w:rsidP="00312B08">
            <w:pPr>
              <w:spacing w:after="40"/>
            </w:pPr>
            <w:r>
              <w:t>نرخ ماندگاری</w:t>
            </w:r>
          </w:p>
        </w:tc>
      </w:tr>
      <w:tr w:rsidR="00410D38" w14:paraId="5E7D417B" w14:textId="77777777">
        <w:tc>
          <w:tcPr>
            <w:tcW w:w="2337" w:type="dxa"/>
          </w:tcPr>
          <w:p w14:paraId="5E7D4177" w14:textId="77777777" w:rsidR="00410D38" w:rsidRDefault="00000000" w:rsidP="00312B08">
            <w:pPr>
              <w:spacing w:after="40"/>
            </w:pPr>
            <w:r>
              <w:t>۱۳۹۹</w:t>
            </w:r>
          </w:p>
        </w:tc>
        <w:tc>
          <w:tcPr>
            <w:tcW w:w="2337" w:type="dxa"/>
          </w:tcPr>
          <w:p w14:paraId="5E7D4178" w14:textId="77777777" w:rsidR="00410D38" w:rsidRDefault="00000000" w:rsidP="00312B08">
            <w:pPr>
              <w:spacing w:after="40"/>
            </w:pPr>
            <w:r>
              <w:t>۵۷,۱۵۸</w:t>
            </w:r>
          </w:p>
        </w:tc>
        <w:tc>
          <w:tcPr>
            <w:tcW w:w="2337" w:type="dxa"/>
          </w:tcPr>
          <w:p w14:paraId="5E7D4179" w14:textId="77777777" w:rsidR="00410D38" w:rsidRDefault="00000000" w:rsidP="00312B08">
            <w:pPr>
              <w:spacing w:after="40"/>
            </w:pPr>
            <w:r>
              <w:t>۴۷,۷۰۷</w:t>
            </w:r>
          </w:p>
        </w:tc>
        <w:tc>
          <w:tcPr>
            <w:tcW w:w="2337" w:type="dxa"/>
          </w:tcPr>
          <w:p w14:paraId="5E7D417A" w14:textId="77777777" w:rsidR="00410D38" w:rsidRDefault="00000000" w:rsidP="00312B08">
            <w:pPr>
              <w:spacing w:after="40"/>
            </w:pPr>
            <w:r>
              <w:t>۸۳.۵٪</w:t>
            </w:r>
          </w:p>
        </w:tc>
      </w:tr>
      <w:tr w:rsidR="00410D38" w14:paraId="5E7D4180" w14:textId="77777777">
        <w:tc>
          <w:tcPr>
            <w:tcW w:w="2337" w:type="dxa"/>
          </w:tcPr>
          <w:p w14:paraId="5E7D417C" w14:textId="77777777" w:rsidR="00410D38" w:rsidRDefault="00000000" w:rsidP="00312B08">
            <w:pPr>
              <w:spacing w:after="40"/>
            </w:pPr>
            <w:r>
              <w:t>۱۴۰۰</w:t>
            </w:r>
          </w:p>
        </w:tc>
        <w:tc>
          <w:tcPr>
            <w:tcW w:w="2337" w:type="dxa"/>
          </w:tcPr>
          <w:p w14:paraId="5E7D417D" w14:textId="77777777" w:rsidR="00410D38" w:rsidRDefault="00000000" w:rsidP="00312B08">
            <w:pPr>
              <w:spacing w:after="40"/>
            </w:pPr>
            <w:r>
              <w:t>۶۴,۶۳۸</w:t>
            </w:r>
          </w:p>
        </w:tc>
        <w:tc>
          <w:tcPr>
            <w:tcW w:w="2337" w:type="dxa"/>
          </w:tcPr>
          <w:p w14:paraId="5E7D417E" w14:textId="77777777" w:rsidR="00410D38" w:rsidRDefault="00000000" w:rsidP="00312B08">
            <w:pPr>
              <w:spacing w:after="40"/>
            </w:pPr>
            <w:r>
              <w:t>۵۴,۵۹۴</w:t>
            </w:r>
          </w:p>
        </w:tc>
        <w:tc>
          <w:tcPr>
            <w:tcW w:w="2337" w:type="dxa"/>
          </w:tcPr>
          <w:p w14:paraId="5E7D417F" w14:textId="77777777" w:rsidR="00410D38" w:rsidRDefault="00000000" w:rsidP="00312B08">
            <w:pPr>
              <w:spacing w:after="40"/>
            </w:pPr>
            <w:r>
              <w:t>۸۴.۵٪</w:t>
            </w:r>
          </w:p>
        </w:tc>
      </w:tr>
      <w:tr w:rsidR="00410D38" w14:paraId="5E7D4185" w14:textId="77777777">
        <w:tc>
          <w:tcPr>
            <w:tcW w:w="2337" w:type="dxa"/>
          </w:tcPr>
          <w:p w14:paraId="5E7D4181" w14:textId="77777777" w:rsidR="00410D38" w:rsidRDefault="00000000" w:rsidP="00312B08">
            <w:pPr>
              <w:spacing w:after="40"/>
            </w:pPr>
            <w:r>
              <w:t>۱۴۰۱</w:t>
            </w:r>
          </w:p>
        </w:tc>
        <w:tc>
          <w:tcPr>
            <w:tcW w:w="2337" w:type="dxa"/>
          </w:tcPr>
          <w:p w14:paraId="5E7D4182" w14:textId="77777777" w:rsidR="00410D38" w:rsidRDefault="00000000" w:rsidP="00312B08">
            <w:pPr>
              <w:spacing w:after="40"/>
            </w:pPr>
            <w:r>
              <w:t>۸۰,۳۴۱</w:t>
            </w:r>
          </w:p>
        </w:tc>
        <w:tc>
          <w:tcPr>
            <w:tcW w:w="2337" w:type="dxa"/>
          </w:tcPr>
          <w:p w14:paraId="5E7D4183" w14:textId="77777777" w:rsidR="00410D38" w:rsidRDefault="00000000" w:rsidP="00312B08">
            <w:pPr>
              <w:spacing w:after="40"/>
            </w:pPr>
            <w:r>
              <w:t>۷۲,۳۱۲</w:t>
            </w:r>
          </w:p>
        </w:tc>
        <w:tc>
          <w:tcPr>
            <w:tcW w:w="2337" w:type="dxa"/>
          </w:tcPr>
          <w:p w14:paraId="5E7D4184" w14:textId="77777777" w:rsidR="00410D38" w:rsidRDefault="00000000" w:rsidP="00312B08">
            <w:pPr>
              <w:spacing w:after="40"/>
            </w:pPr>
            <w:r>
              <w:rPr>
                <w:b/>
                <w:bCs/>
              </w:rPr>
              <w:t>۹۰.۰٪</w:t>
            </w:r>
          </w:p>
        </w:tc>
      </w:tr>
      <w:tr w:rsidR="00410D38" w14:paraId="5E7D418A" w14:textId="77777777">
        <w:tc>
          <w:tcPr>
            <w:tcW w:w="2337" w:type="dxa"/>
          </w:tcPr>
          <w:p w14:paraId="5E7D4186" w14:textId="77777777" w:rsidR="00410D38" w:rsidRDefault="00000000" w:rsidP="00312B08">
            <w:pPr>
              <w:spacing w:after="40"/>
            </w:pPr>
            <w:r>
              <w:t>۱۴۰۲</w:t>
            </w:r>
          </w:p>
        </w:tc>
        <w:tc>
          <w:tcPr>
            <w:tcW w:w="2337" w:type="dxa"/>
          </w:tcPr>
          <w:p w14:paraId="5E7D4187" w14:textId="77777777" w:rsidR="00410D38" w:rsidRDefault="00000000" w:rsidP="00312B08">
            <w:pPr>
              <w:spacing w:after="40"/>
            </w:pPr>
            <w:r>
              <w:t>۷۴,۱۲۵</w:t>
            </w:r>
          </w:p>
        </w:tc>
        <w:tc>
          <w:tcPr>
            <w:tcW w:w="2337" w:type="dxa"/>
          </w:tcPr>
          <w:p w14:paraId="5E7D4188" w14:textId="77777777" w:rsidR="00410D38" w:rsidRDefault="00000000" w:rsidP="00312B08">
            <w:pPr>
              <w:spacing w:after="40"/>
            </w:pPr>
            <w:r>
              <w:t>۶۵,۲۲۴</w:t>
            </w:r>
          </w:p>
        </w:tc>
        <w:tc>
          <w:tcPr>
            <w:tcW w:w="2337" w:type="dxa"/>
          </w:tcPr>
          <w:p w14:paraId="5E7D4189" w14:textId="77777777" w:rsidR="00410D38" w:rsidRDefault="00000000" w:rsidP="00312B08">
            <w:pPr>
              <w:spacing w:after="40"/>
            </w:pPr>
            <w:r>
              <w:t>۸۸.۰٪</w:t>
            </w:r>
          </w:p>
        </w:tc>
      </w:tr>
      <w:tr w:rsidR="00410D38" w14:paraId="5E7D418F" w14:textId="77777777">
        <w:tc>
          <w:tcPr>
            <w:tcW w:w="2337" w:type="dxa"/>
          </w:tcPr>
          <w:p w14:paraId="5E7D418B" w14:textId="77777777" w:rsidR="00410D38" w:rsidRDefault="00000000" w:rsidP="00312B08">
            <w:pPr>
              <w:spacing w:after="40"/>
            </w:pPr>
            <w:r>
              <w:t>۱۴۰۳</w:t>
            </w:r>
          </w:p>
        </w:tc>
        <w:tc>
          <w:tcPr>
            <w:tcW w:w="2337" w:type="dxa"/>
          </w:tcPr>
          <w:p w14:paraId="5E7D418C" w14:textId="77777777" w:rsidR="00410D38" w:rsidRDefault="00000000" w:rsidP="00312B08">
            <w:pPr>
              <w:spacing w:after="40"/>
            </w:pPr>
            <w:r>
              <w:t>۶۶,۳۶۹</w:t>
            </w:r>
          </w:p>
        </w:tc>
        <w:tc>
          <w:tcPr>
            <w:tcW w:w="2337" w:type="dxa"/>
          </w:tcPr>
          <w:p w14:paraId="5E7D418D" w14:textId="77777777" w:rsidR="00410D38" w:rsidRDefault="00000000" w:rsidP="00312B08">
            <w:pPr>
              <w:spacing w:after="40"/>
            </w:pPr>
            <w:r>
              <w:t>۵۸,۵۴۱</w:t>
            </w:r>
          </w:p>
        </w:tc>
        <w:tc>
          <w:tcPr>
            <w:tcW w:w="2337" w:type="dxa"/>
          </w:tcPr>
          <w:p w14:paraId="5E7D418E" w14:textId="77777777" w:rsidR="00410D38" w:rsidRDefault="00000000" w:rsidP="00312B08">
            <w:pPr>
              <w:spacing w:after="40"/>
            </w:pPr>
            <w:r>
              <w:t>۸۸.۲٪</w:t>
            </w:r>
          </w:p>
        </w:tc>
      </w:tr>
      <w:tr w:rsidR="00410D38" w14:paraId="5E7D4194" w14:textId="77777777">
        <w:tc>
          <w:tcPr>
            <w:tcW w:w="2337" w:type="dxa"/>
          </w:tcPr>
          <w:p w14:paraId="5E7D4190" w14:textId="77777777" w:rsidR="00410D38" w:rsidRDefault="00000000" w:rsidP="00312B08">
            <w:pPr>
              <w:spacing w:after="40"/>
            </w:pPr>
            <w:r>
              <w:t>۱۴۰۴</w:t>
            </w:r>
          </w:p>
        </w:tc>
        <w:tc>
          <w:tcPr>
            <w:tcW w:w="2337" w:type="dxa"/>
          </w:tcPr>
          <w:p w14:paraId="5E7D4191" w14:textId="77777777" w:rsidR="00410D38" w:rsidRDefault="00000000" w:rsidP="00312B08">
            <w:pPr>
              <w:spacing w:after="40"/>
            </w:pPr>
            <w:r>
              <w:t>۳۰,۲۷۴</w:t>
            </w:r>
          </w:p>
        </w:tc>
        <w:tc>
          <w:tcPr>
            <w:tcW w:w="2337" w:type="dxa"/>
          </w:tcPr>
          <w:p w14:paraId="5E7D4192" w14:textId="77777777" w:rsidR="00410D38" w:rsidRDefault="00000000" w:rsidP="00312B08">
            <w:pPr>
              <w:spacing w:after="40"/>
            </w:pPr>
            <w:r>
              <w:t>۰</w:t>
            </w:r>
          </w:p>
        </w:tc>
        <w:tc>
          <w:tcPr>
            <w:tcW w:w="2337" w:type="dxa"/>
          </w:tcPr>
          <w:p w14:paraId="5E7D4193" w14:textId="77777777" w:rsidR="00410D38" w:rsidRDefault="00000000" w:rsidP="00312B08">
            <w:pPr>
              <w:spacing w:after="40"/>
            </w:pPr>
            <w:r>
              <w:rPr>
                <w:b/>
                <w:bCs/>
              </w:rPr>
              <w:t>۰٪</w:t>
            </w:r>
          </w:p>
        </w:tc>
      </w:tr>
    </w:tbl>
    <w:p w14:paraId="5E7D4195" w14:textId="77777777" w:rsidR="00410D38" w:rsidRDefault="00410D38" w:rsidP="00312B08">
      <w:pPr>
        <w:spacing w:after="160"/>
      </w:pPr>
    </w:p>
    <w:p w14:paraId="5E7D4196" w14:textId="77777777" w:rsidR="00410D38" w:rsidRDefault="00000000" w:rsidP="00312B08">
      <w:pPr>
        <w:pStyle w:val="Heading3"/>
        <w:spacing w:before="280" w:after="160"/>
      </w:pPr>
      <w:bookmarkStart w:id="121" w:name="_Toc241515993"/>
      <w:r>
        <w:rPr>
          <w:b/>
          <w:bCs/>
        </w:rPr>
        <w:t>۲.۶.۲ تذکر روش‌شناختی درباره‌ی کوهورت ۱۴۰۴</w:t>
      </w:r>
      <w:bookmarkEnd w:id="121"/>
    </w:p>
    <w:p w14:paraId="5E7D4197" w14:textId="77777777" w:rsidR="00410D38" w:rsidRDefault="00000000" w:rsidP="00312B08">
      <w:pPr>
        <w:spacing w:after="160" w:line="300" w:lineRule="auto"/>
      </w:pPr>
      <w:r>
        <w:t>رقم صفر در سطر آخر یک یافته نیست، بلکه یک آرتیفکت تعریفی محض است.</w:t>
      </w:r>
    </w:p>
    <w:p w14:paraId="5E7D4198" w14:textId="77777777" w:rsidR="00410D38" w:rsidRDefault="00000000" w:rsidP="00312B08">
      <w:pPr>
        <w:spacing w:after="160" w:line="300" w:lineRule="auto"/>
      </w:pPr>
      <w:r>
        <w:t xml:space="preserve">معیار قدمت در تعریف مشتری فعال (جدول ۲-۳) حداقل دوازده ماه سابقه را الزامی می‌کند. هر مشتری که نخستین حساب خود را در سال ۱۴۰۴ افتتاح کرده باشد، در اسفند همان سال لزوماً کمتر از دوازده ماه قدمت دارد و لذا </w:t>
      </w:r>
      <w:r>
        <w:rPr>
          <w:b/>
          <w:bCs/>
        </w:rPr>
        <w:t>به‌صورت مکانیکی و مستقل از رفتار واقعی‌اش</w:t>
      </w:r>
      <w:r>
        <w:t xml:space="preserve"> از تعریف فعال خارج می‌شود.</w:t>
      </w:r>
    </w:p>
    <w:p w14:paraId="5E7D4199" w14:textId="77777777" w:rsidR="00410D38" w:rsidRDefault="00000000" w:rsidP="00312B08">
      <w:pPr>
        <w:spacing w:after="160" w:line="300" w:lineRule="auto"/>
      </w:pPr>
      <w:r>
        <w:t xml:space="preserve">این نکته از آن رو با تأکید ذکر می‌شود که مستندات فنی نمودار مربوطه، هشدار را در جهت معکوس ثبت کرده و کوهورت‌های جدیدتر را مستعد نمایش ماندگاری </w:t>
      </w:r>
      <w:r>
        <w:rPr>
          <w:b/>
          <w:bCs/>
        </w:rPr>
        <w:t>بالاتر</w:t>
      </w:r>
      <w:r>
        <w:t xml:space="preserve"> دانسته است. برای کوهورت ۱۴۰۴ اثر دقیقاً معکوس و صددرصدی است.</w:t>
      </w:r>
    </w:p>
    <w:p w14:paraId="5E7D419A" w14:textId="77777777" w:rsidR="00410D38" w:rsidRDefault="00000000" w:rsidP="00312B08">
      <w:pPr>
        <w:spacing w:after="160" w:line="300" w:lineRule="auto"/>
      </w:pPr>
      <w:commentRangeStart w:id="122"/>
      <w:r>
        <w:rPr>
          <w:b/>
          <w:bCs/>
        </w:rPr>
        <w:t>اقدام لازم:</w:t>
      </w:r>
      <w:r>
        <w:t xml:space="preserve"> </w:t>
      </w:r>
      <w:commentRangeEnd w:id="122"/>
      <w:r w:rsidR="009F66E3">
        <w:rPr>
          <w:rStyle w:val="CommentReference"/>
          <w:sz w:val="21"/>
          <w:szCs w:val="21"/>
        </w:rPr>
        <w:commentReference w:id="122"/>
      </w:r>
      <w:r>
        <w:t>در نسخه‌ی نهایی نمودار، ستون ۱۴۰۴ باید حذف یا صریحاً با برچسب «قابل محاسبه نیست» مشخص شود.</w:t>
      </w:r>
    </w:p>
    <w:p w14:paraId="5E7D419B" w14:textId="77777777" w:rsidR="00410D38" w:rsidRDefault="00000000" w:rsidP="00312B08">
      <w:pPr>
        <w:pStyle w:val="Heading3"/>
        <w:spacing w:before="280" w:after="160"/>
      </w:pPr>
      <w:bookmarkStart w:id="123" w:name="_Toc241515994"/>
      <w:r>
        <w:rPr>
          <w:b/>
          <w:bCs/>
        </w:rPr>
        <w:t>۲.۶.۳ تحلیل</w:t>
      </w:r>
      <w:bookmarkEnd w:id="123"/>
    </w:p>
    <w:p w14:paraId="5E7D419C" w14:textId="77777777" w:rsidR="00410D38" w:rsidRDefault="00000000" w:rsidP="00312B08">
      <w:pPr>
        <w:spacing w:after="160" w:line="300" w:lineRule="auto"/>
      </w:pPr>
      <w:r>
        <w:t>با کنار گذاشتن کوهورت ۱۴۰۴، دو مشاهده‌ی معنادار باقی می‌ماند.</w:t>
      </w:r>
    </w:p>
    <w:p w14:paraId="5E7D419D" w14:textId="77777777" w:rsidR="00410D38" w:rsidRDefault="00000000" w:rsidP="00312B08">
      <w:pPr>
        <w:spacing w:after="160" w:line="300" w:lineRule="auto"/>
      </w:pPr>
      <w:r>
        <w:t xml:space="preserve">نخست، ماندگاری در بازه‌ی باریک </w:t>
      </w:r>
      <w:r>
        <w:rPr>
          <w:b/>
          <w:bCs/>
        </w:rPr>
        <w:t>۸۳.۵ تا ۹۰.۰ درصد</w:t>
      </w:r>
      <w:r>
        <w:t xml:space="preserve"> قرار دارد. دامنه‌ی ۶.۵ واحدی برای پنج کوهورت متوالی، پایداری قابل توجهی را نشان می‌دهد.</w:t>
      </w:r>
    </w:p>
    <w:p w14:paraId="5E7D419E" w14:textId="77777777" w:rsidR="00410D38" w:rsidRDefault="00000000" w:rsidP="00312B08">
      <w:pPr>
        <w:spacing w:after="160" w:line="300" w:lineRule="auto"/>
      </w:pPr>
      <w:r>
        <w:lastRenderedPageBreak/>
        <w:t xml:space="preserve">دوم و مهم‌تر، </w:t>
      </w:r>
      <w:r>
        <w:rPr>
          <w:b/>
          <w:bCs/>
        </w:rPr>
        <w:t>هیچ روند نزولی با افزایش عمر کوهورت مشاهده نمی‌شود.</w:t>
      </w:r>
      <w:r>
        <w:t xml:space="preserve"> کوهورت ۱۳۹۹ با پنج سال سابقه، ۸۳.۵ درصد ماندگاری دارد و کوهورت ۱۴۰۳ با یک سال سابقه، ۸۸.۲ درصد. اختلاف ۴.۷ واحدی در گذر پنج سال، فرسایش بسیار ملایمی است. در الگوی متعارف ریزش مشتری، انتظار می‌رود کوهورت‌های قدیمی‌تر افت محسوسی نشان دهند؛ چنین الگویی در اینجا دیده نمی‌شود.</w:t>
      </w:r>
    </w:p>
    <w:p w14:paraId="5E7D419F" w14:textId="77777777" w:rsidR="00410D38" w:rsidRDefault="00000000" w:rsidP="00312B08">
      <w:pPr>
        <w:spacing w:after="160" w:line="300" w:lineRule="auto"/>
      </w:pPr>
      <w:r>
        <w:rPr>
          <w:b/>
          <w:bCs/>
        </w:rPr>
        <w:t>محدودیت در تفسیر.</w:t>
      </w:r>
      <w:r>
        <w:t xml:space="preserve"> این نتیجه مستلزم احتیاط است. چنان‌که در بخش ۱.۳ توضیح داده شد، اگر پایگاه‌داده از پیش به مشتریان دارای رابطه‌ی واقعی محدود شده باشد، مشتریانی که به‌طور کامل ریزش کرده‌اند ممکن است </w:t>
      </w:r>
      <w:r>
        <w:rPr>
          <w:b/>
          <w:bCs/>
        </w:rPr>
        <w:t>اساساً در داده حضور نداشته باشند</w:t>
      </w:r>
      <w:r>
        <w:t xml:space="preserve">. در آن صورت ارقام جدول ۲-۸ یک </w:t>
      </w:r>
      <w:r>
        <w:rPr>
          <w:b/>
          <w:bCs/>
        </w:rPr>
        <w:t>کران بالا</w:t>
      </w:r>
      <w:r>
        <w:t xml:space="preserve"> برای ماندگاری واقعی است، نه یک برآورد بی‌طرف.</w:t>
      </w:r>
    </w:p>
    <w:p w14:paraId="5E7D41A0" w14:textId="77777777" w:rsidR="00410D38" w:rsidRDefault="00410D38" w:rsidP="00312B08">
      <w:pPr>
        <w:pBdr>
          <w:bottom w:val="single" w:sz="6" w:space="0" w:color="999999"/>
        </w:pBdr>
        <w:spacing w:before="120" w:after="120"/>
      </w:pPr>
    </w:p>
    <w:p w14:paraId="5E7D41A1" w14:textId="77777777" w:rsidR="00410D38" w:rsidRDefault="00000000" w:rsidP="00312B08">
      <w:pPr>
        <w:pStyle w:val="Heading2"/>
        <w:spacing w:before="280" w:after="160"/>
      </w:pPr>
      <w:bookmarkStart w:id="124" w:name="_Toc241515995"/>
      <w:r>
        <w:rPr>
          <w:b/>
          <w:bCs/>
          <w:sz w:val="28"/>
          <w:szCs w:val="28"/>
        </w:rPr>
        <w:t>۲.۷ نرخ ریزش سالانه</w:t>
      </w:r>
      <w:bookmarkEnd w:id="124"/>
    </w:p>
    <w:p w14:paraId="5E7D41A2" w14:textId="77777777" w:rsidR="00410D38" w:rsidRDefault="00000000" w:rsidP="00312B08">
      <w:pPr>
        <w:pStyle w:val="Heading3"/>
        <w:spacing w:before="280" w:after="160"/>
      </w:pPr>
      <w:bookmarkStart w:id="125" w:name="_Toc241515996"/>
      <w:r>
        <w:rPr>
          <w:b/>
          <w:bCs/>
        </w:rPr>
        <w:t>۲.۷.۱ تفاوت با تحلیل کوهورت</w:t>
      </w:r>
      <w:bookmarkEnd w:id="125"/>
    </w:p>
    <w:p w14:paraId="5E7D41A3" w14:textId="77777777" w:rsidR="00410D38" w:rsidRDefault="00000000" w:rsidP="00312B08">
      <w:pPr>
        <w:spacing w:after="160" w:line="300" w:lineRule="auto"/>
      </w:pPr>
      <w:r>
        <w:t>بخش ۲.۶ ماندگاری را از مقطع افتتاح تا امروز می‌سنجد. تحلیل حاضر پرسش متفاوتی را دنبال می‌کند: در هر گذار سالانه، چه سهمی از مشتریان فعال سال قبل، در سال بعد دیگر فعال نیستند. این سنجه حساسیت بیشتری به تغییرات دوره‌ای دارد و می‌تواند فرسایشی را آشکار کند که در تحلیل تجمعی کوهورت پنهان می‌ماند.</w:t>
      </w:r>
    </w:p>
    <w:p w14:paraId="5E7D41A4" w14:textId="77777777" w:rsidR="00410D38" w:rsidRDefault="00000000" w:rsidP="00312B08">
      <w:pPr>
        <w:spacing w:before="120" w:after="80"/>
      </w:pPr>
      <w:r>
        <w:rPr>
          <w:noProof/>
        </w:rPr>
        <w:drawing>
          <wp:inline distT="0" distB="0" distL="0" distR="0" wp14:anchorId="5E7D4ABF" wp14:editId="5E7D4AC0">
            <wp:extent cx="5334000" cy="2962275"/>
            <wp:effectExtent l="0" t="0" r="0" b="0"/>
            <wp:docPr id="575994191" name="Picture 57599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62275"/>
                    </a:xfrm>
                    <a:prstGeom prst="rect">
                      <a:avLst/>
                    </a:prstGeom>
                  </pic:spPr>
                </pic:pic>
              </a:graphicData>
            </a:graphic>
          </wp:inline>
        </w:drawing>
      </w:r>
    </w:p>
    <w:p w14:paraId="5E7D41A5" w14:textId="77777777" w:rsidR="00410D38" w:rsidRDefault="00000000" w:rsidP="00312B08">
      <w:pPr>
        <w:spacing w:after="220"/>
      </w:pPr>
      <w:r>
        <w:rPr>
          <w:i/>
          <w:iCs/>
          <w:sz w:val="18"/>
          <w:szCs w:val="18"/>
        </w:rPr>
        <w:t>نرخ ریزش سالانه‌ی سپرده‌گذاران</w:t>
      </w:r>
    </w:p>
    <w:p w14:paraId="5E7D41A6"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deposit_annual_churn_rate.png</w:t>
      </w:r>
      <w:r>
        <w:rPr>
          <w:i/>
          <w:iCs/>
          <w:sz w:val="20"/>
          <w:szCs w:val="20"/>
        </w:rPr>
        <w:t>)</w:t>
      </w:r>
    </w:p>
    <w:p w14:paraId="5E7D41A7" w14:textId="77777777" w:rsidR="00410D38" w:rsidRDefault="00000000" w:rsidP="00312B08">
      <w:pPr>
        <w:spacing w:after="160" w:line="300" w:lineRule="auto"/>
      </w:pPr>
      <w:r>
        <w:rPr>
          <w:b/>
          <w:bCs/>
        </w:rPr>
        <w:t>جدول ۲-۹: نرخ ریزش سالانه‌ی سپرده‌گذاران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1AD" w14:textId="77777777">
        <w:trPr>
          <w:tblHeader/>
        </w:trPr>
        <w:tc>
          <w:tcPr>
            <w:tcW w:w="1870" w:type="dxa"/>
            <w:shd w:val="clear" w:color="auto" w:fill="D9D9D9"/>
          </w:tcPr>
          <w:p w14:paraId="5E7D41A8" w14:textId="77777777" w:rsidR="00410D38" w:rsidRDefault="00000000" w:rsidP="00312B08">
            <w:pPr>
              <w:spacing w:after="40"/>
            </w:pPr>
            <w:r>
              <w:t>گذار</w:t>
            </w:r>
          </w:p>
        </w:tc>
        <w:tc>
          <w:tcPr>
            <w:tcW w:w="1870" w:type="dxa"/>
            <w:shd w:val="clear" w:color="auto" w:fill="D9D9D9"/>
          </w:tcPr>
          <w:p w14:paraId="5E7D41A9" w14:textId="77777777" w:rsidR="00410D38" w:rsidRDefault="00000000" w:rsidP="00312B08">
            <w:pPr>
              <w:spacing w:after="40"/>
            </w:pPr>
            <w:r>
              <w:t>مشتریان فعال ابتدای دوره</w:t>
            </w:r>
          </w:p>
        </w:tc>
        <w:tc>
          <w:tcPr>
            <w:tcW w:w="1870" w:type="dxa"/>
            <w:shd w:val="clear" w:color="auto" w:fill="D9D9D9"/>
          </w:tcPr>
          <w:p w14:paraId="5E7D41AA" w14:textId="77777777" w:rsidR="00410D38" w:rsidRDefault="00000000" w:rsidP="00312B08">
            <w:pPr>
              <w:spacing w:after="40"/>
            </w:pPr>
            <w:r>
              <w:t>ریزش‌کرده</w:t>
            </w:r>
          </w:p>
        </w:tc>
        <w:tc>
          <w:tcPr>
            <w:tcW w:w="1870" w:type="dxa"/>
            <w:shd w:val="clear" w:color="auto" w:fill="D9D9D9"/>
          </w:tcPr>
          <w:p w14:paraId="5E7D41AB" w14:textId="77777777" w:rsidR="00410D38" w:rsidRDefault="00000000" w:rsidP="00312B08">
            <w:pPr>
              <w:spacing w:after="40"/>
            </w:pPr>
            <w:r>
              <w:t>نرخ ریزش</w:t>
            </w:r>
          </w:p>
        </w:tc>
        <w:tc>
          <w:tcPr>
            <w:tcW w:w="1870" w:type="dxa"/>
            <w:shd w:val="clear" w:color="auto" w:fill="D9D9D9"/>
          </w:tcPr>
          <w:p w14:paraId="5E7D41AC" w14:textId="77777777" w:rsidR="00410D38" w:rsidRDefault="00000000" w:rsidP="00312B08">
            <w:pPr>
              <w:spacing w:after="40"/>
            </w:pPr>
            <w:r>
              <w:t>سهم مانده‌ی از‌دست‌رفته</w:t>
            </w:r>
          </w:p>
        </w:tc>
      </w:tr>
      <w:tr w:rsidR="00410D38" w14:paraId="5E7D41B3" w14:textId="77777777">
        <w:tc>
          <w:tcPr>
            <w:tcW w:w="1870" w:type="dxa"/>
          </w:tcPr>
          <w:p w14:paraId="5E7D41AE" w14:textId="77777777" w:rsidR="00410D38" w:rsidRDefault="00000000" w:rsidP="00312B08">
            <w:pPr>
              <w:spacing w:after="40"/>
            </w:pPr>
            <w:r>
              <w:t>۱۳۹۹ ← ۱۴۰۰</w:t>
            </w:r>
          </w:p>
        </w:tc>
        <w:tc>
          <w:tcPr>
            <w:tcW w:w="1870" w:type="dxa"/>
          </w:tcPr>
          <w:p w14:paraId="5E7D41AF" w14:textId="77777777" w:rsidR="00410D38" w:rsidRDefault="00000000" w:rsidP="00312B08">
            <w:pPr>
              <w:spacing w:after="40"/>
            </w:pPr>
            <w:r>
              <w:t>۳۹۹,۳۸۷</w:t>
            </w:r>
          </w:p>
        </w:tc>
        <w:tc>
          <w:tcPr>
            <w:tcW w:w="1870" w:type="dxa"/>
          </w:tcPr>
          <w:p w14:paraId="5E7D41B0" w14:textId="77777777" w:rsidR="00410D38" w:rsidRDefault="00000000" w:rsidP="00312B08">
            <w:pPr>
              <w:spacing w:after="40"/>
            </w:pPr>
            <w:r>
              <w:t>۱,۰۶۶</w:t>
            </w:r>
          </w:p>
        </w:tc>
        <w:tc>
          <w:tcPr>
            <w:tcW w:w="1870" w:type="dxa"/>
          </w:tcPr>
          <w:p w14:paraId="5E7D41B1" w14:textId="77777777" w:rsidR="00410D38" w:rsidRDefault="00000000" w:rsidP="00312B08">
            <w:pPr>
              <w:spacing w:after="40"/>
            </w:pPr>
            <w:r>
              <w:t>۰.۳٪</w:t>
            </w:r>
          </w:p>
        </w:tc>
        <w:tc>
          <w:tcPr>
            <w:tcW w:w="1870" w:type="dxa"/>
          </w:tcPr>
          <w:p w14:paraId="5E7D41B2" w14:textId="77777777" w:rsidR="00410D38" w:rsidRDefault="00000000" w:rsidP="00312B08">
            <w:pPr>
              <w:spacing w:after="40"/>
            </w:pPr>
            <w:r>
              <w:t>۰.۰۵٪</w:t>
            </w:r>
          </w:p>
        </w:tc>
      </w:tr>
      <w:tr w:rsidR="00410D38" w14:paraId="5E7D41B9" w14:textId="77777777">
        <w:tc>
          <w:tcPr>
            <w:tcW w:w="1870" w:type="dxa"/>
          </w:tcPr>
          <w:p w14:paraId="5E7D41B4" w14:textId="77777777" w:rsidR="00410D38" w:rsidRDefault="00000000" w:rsidP="00312B08">
            <w:pPr>
              <w:spacing w:after="40"/>
            </w:pPr>
            <w:r>
              <w:t>۱۴۰۰ ← ۱۴۰۱</w:t>
            </w:r>
          </w:p>
        </w:tc>
        <w:tc>
          <w:tcPr>
            <w:tcW w:w="1870" w:type="dxa"/>
          </w:tcPr>
          <w:p w14:paraId="5E7D41B5" w14:textId="77777777" w:rsidR="00410D38" w:rsidRDefault="00000000" w:rsidP="00312B08">
            <w:pPr>
              <w:spacing w:after="40"/>
            </w:pPr>
            <w:r>
              <w:t>۴۶۳,۵۰۸</w:t>
            </w:r>
          </w:p>
        </w:tc>
        <w:tc>
          <w:tcPr>
            <w:tcW w:w="1870" w:type="dxa"/>
          </w:tcPr>
          <w:p w14:paraId="5E7D41B6" w14:textId="77777777" w:rsidR="00410D38" w:rsidRDefault="00000000" w:rsidP="00312B08">
            <w:pPr>
              <w:spacing w:after="40"/>
            </w:pPr>
            <w:r>
              <w:t>۱,۲۸۱</w:t>
            </w:r>
          </w:p>
        </w:tc>
        <w:tc>
          <w:tcPr>
            <w:tcW w:w="1870" w:type="dxa"/>
          </w:tcPr>
          <w:p w14:paraId="5E7D41B7" w14:textId="77777777" w:rsidR="00410D38" w:rsidRDefault="00000000" w:rsidP="00312B08">
            <w:pPr>
              <w:spacing w:after="40"/>
            </w:pPr>
            <w:r>
              <w:t>۰.۳٪</w:t>
            </w:r>
          </w:p>
        </w:tc>
        <w:tc>
          <w:tcPr>
            <w:tcW w:w="1870" w:type="dxa"/>
          </w:tcPr>
          <w:p w14:paraId="5E7D41B8" w14:textId="77777777" w:rsidR="00410D38" w:rsidRDefault="00000000" w:rsidP="00312B08">
            <w:pPr>
              <w:spacing w:after="40"/>
            </w:pPr>
            <w:r>
              <w:rPr>
                <w:b/>
                <w:bCs/>
              </w:rPr>
              <w:t>۰.۸۳٪</w:t>
            </w:r>
          </w:p>
        </w:tc>
      </w:tr>
      <w:tr w:rsidR="00410D38" w14:paraId="5E7D41BF" w14:textId="77777777">
        <w:tc>
          <w:tcPr>
            <w:tcW w:w="1870" w:type="dxa"/>
          </w:tcPr>
          <w:p w14:paraId="5E7D41BA" w14:textId="77777777" w:rsidR="00410D38" w:rsidRDefault="00000000" w:rsidP="00312B08">
            <w:pPr>
              <w:spacing w:after="40"/>
            </w:pPr>
            <w:r>
              <w:t>۱۴۰۱ ← ۱۴۰۲</w:t>
            </w:r>
          </w:p>
        </w:tc>
        <w:tc>
          <w:tcPr>
            <w:tcW w:w="1870" w:type="dxa"/>
          </w:tcPr>
          <w:p w14:paraId="5E7D41BB" w14:textId="77777777" w:rsidR="00410D38" w:rsidRDefault="00000000" w:rsidP="00312B08">
            <w:pPr>
              <w:spacing w:after="40"/>
            </w:pPr>
            <w:r>
              <w:t>۵۴۲,۱۷۴</w:t>
            </w:r>
          </w:p>
        </w:tc>
        <w:tc>
          <w:tcPr>
            <w:tcW w:w="1870" w:type="dxa"/>
          </w:tcPr>
          <w:p w14:paraId="5E7D41BC" w14:textId="77777777" w:rsidR="00410D38" w:rsidRDefault="00000000" w:rsidP="00312B08">
            <w:pPr>
              <w:spacing w:after="40"/>
            </w:pPr>
            <w:r>
              <w:t>۱,۶۴۷</w:t>
            </w:r>
          </w:p>
        </w:tc>
        <w:tc>
          <w:tcPr>
            <w:tcW w:w="1870" w:type="dxa"/>
          </w:tcPr>
          <w:p w14:paraId="5E7D41BD" w14:textId="77777777" w:rsidR="00410D38" w:rsidRDefault="00000000" w:rsidP="00312B08">
            <w:pPr>
              <w:spacing w:after="40"/>
            </w:pPr>
            <w:r>
              <w:t>۰.۳٪</w:t>
            </w:r>
          </w:p>
        </w:tc>
        <w:tc>
          <w:tcPr>
            <w:tcW w:w="1870" w:type="dxa"/>
          </w:tcPr>
          <w:p w14:paraId="5E7D41BE" w14:textId="77777777" w:rsidR="00410D38" w:rsidRDefault="00000000" w:rsidP="00312B08">
            <w:pPr>
              <w:spacing w:after="40"/>
            </w:pPr>
            <w:r>
              <w:t>۰.۰۷٪</w:t>
            </w:r>
          </w:p>
        </w:tc>
      </w:tr>
      <w:tr w:rsidR="00410D38" w14:paraId="5E7D41C5" w14:textId="77777777">
        <w:tc>
          <w:tcPr>
            <w:tcW w:w="1870" w:type="dxa"/>
          </w:tcPr>
          <w:p w14:paraId="5E7D41C0" w14:textId="77777777" w:rsidR="00410D38" w:rsidRDefault="00000000" w:rsidP="00312B08">
            <w:pPr>
              <w:spacing w:after="40"/>
            </w:pPr>
            <w:r>
              <w:t>۱۴۰۲ ← ۱۴۰۳</w:t>
            </w:r>
          </w:p>
        </w:tc>
        <w:tc>
          <w:tcPr>
            <w:tcW w:w="1870" w:type="dxa"/>
          </w:tcPr>
          <w:p w14:paraId="5E7D41C1" w14:textId="77777777" w:rsidR="00410D38" w:rsidRDefault="00000000" w:rsidP="00312B08">
            <w:pPr>
              <w:spacing w:after="40"/>
            </w:pPr>
            <w:r>
              <w:t>۶۱۰,۹۱۵</w:t>
            </w:r>
          </w:p>
        </w:tc>
        <w:tc>
          <w:tcPr>
            <w:tcW w:w="1870" w:type="dxa"/>
          </w:tcPr>
          <w:p w14:paraId="5E7D41C2" w14:textId="77777777" w:rsidR="00410D38" w:rsidRDefault="00000000" w:rsidP="00312B08">
            <w:pPr>
              <w:spacing w:after="40"/>
            </w:pPr>
            <w:r>
              <w:t>۲,۸۶۲</w:t>
            </w:r>
          </w:p>
        </w:tc>
        <w:tc>
          <w:tcPr>
            <w:tcW w:w="1870" w:type="dxa"/>
          </w:tcPr>
          <w:p w14:paraId="5E7D41C3" w14:textId="77777777" w:rsidR="00410D38" w:rsidRDefault="00000000" w:rsidP="00312B08">
            <w:pPr>
              <w:spacing w:after="40"/>
            </w:pPr>
            <w:r>
              <w:t>۰.۵٪</w:t>
            </w:r>
          </w:p>
        </w:tc>
        <w:tc>
          <w:tcPr>
            <w:tcW w:w="1870" w:type="dxa"/>
          </w:tcPr>
          <w:p w14:paraId="5E7D41C4" w14:textId="77777777" w:rsidR="00410D38" w:rsidRDefault="00000000" w:rsidP="00312B08">
            <w:pPr>
              <w:spacing w:after="40"/>
            </w:pPr>
            <w:r>
              <w:t>۰.۴۳٪</w:t>
            </w:r>
          </w:p>
        </w:tc>
      </w:tr>
      <w:tr w:rsidR="00410D38" w14:paraId="5E7D41CB" w14:textId="77777777">
        <w:tc>
          <w:tcPr>
            <w:tcW w:w="1870" w:type="dxa"/>
          </w:tcPr>
          <w:p w14:paraId="5E7D41C6" w14:textId="77777777" w:rsidR="00410D38" w:rsidRDefault="00000000" w:rsidP="00312B08">
            <w:pPr>
              <w:spacing w:after="40"/>
            </w:pPr>
            <w:r>
              <w:t>۱۴۰۳ ← ۱۴۰۴</w:t>
            </w:r>
          </w:p>
        </w:tc>
        <w:tc>
          <w:tcPr>
            <w:tcW w:w="1870" w:type="dxa"/>
          </w:tcPr>
          <w:p w14:paraId="5E7D41C7" w14:textId="77777777" w:rsidR="00410D38" w:rsidRDefault="00000000" w:rsidP="00312B08">
            <w:pPr>
              <w:spacing w:after="40"/>
            </w:pPr>
            <w:r>
              <w:t>۶۷۵,۰۲۱</w:t>
            </w:r>
          </w:p>
        </w:tc>
        <w:tc>
          <w:tcPr>
            <w:tcW w:w="1870" w:type="dxa"/>
          </w:tcPr>
          <w:p w14:paraId="5E7D41C8" w14:textId="77777777" w:rsidR="00410D38" w:rsidRDefault="00000000" w:rsidP="00312B08">
            <w:pPr>
              <w:spacing w:after="40"/>
            </w:pPr>
            <w:r>
              <w:t>۳,۶۸۲</w:t>
            </w:r>
          </w:p>
        </w:tc>
        <w:tc>
          <w:tcPr>
            <w:tcW w:w="1870" w:type="dxa"/>
          </w:tcPr>
          <w:p w14:paraId="5E7D41C9" w14:textId="77777777" w:rsidR="00410D38" w:rsidRDefault="00000000" w:rsidP="00312B08">
            <w:pPr>
              <w:spacing w:after="40"/>
            </w:pPr>
            <w:r>
              <w:t>۰.۵٪</w:t>
            </w:r>
          </w:p>
        </w:tc>
        <w:tc>
          <w:tcPr>
            <w:tcW w:w="1870" w:type="dxa"/>
          </w:tcPr>
          <w:p w14:paraId="5E7D41CA" w14:textId="77777777" w:rsidR="00410D38" w:rsidRDefault="00000000" w:rsidP="00312B08">
            <w:pPr>
              <w:spacing w:after="40"/>
            </w:pPr>
            <w:r>
              <w:t>۰.۰۸٪</w:t>
            </w:r>
          </w:p>
        </w:tc>
      </w:tr>
    </w:tbl>
    <w:p w14:paraId="5E7D41CC" w14:textId="77777777" w:rsidR="00410D38" w:rsidRDefault="00410D38" w:rsidP="00312B08">
      <w:pPr>
        <w:spacing w:after="160"/>
      </w:pPr>
    </w:p>
    <w:p w14:paraId="5E7D41CD" w14:textId="77777777" w:rsidR="00410D38" w:rsidRDefault="00000000" w:rsidP="00312B08">
      <w:pPr>
        <w:pStyle w:val="Heading3"/>
        <w:spacing w:before="280" w:after="160"/>
      </w:pPr>
      <w:bookmarkStart w:id="126" w:name="_Toc241515997"/>
      <w:r>
        <w:rPr>
          <w:b/>
          <w:bCs/>
        </w:rPr>
        <w:t>۲.۷.۲ تذکر روش‌شناختی</w:t>
      </w:r>
      <w:bookmarkEnd w:id="126"/>
    </w:p>
    <w:p w14:paraId="5E7D41CE" w14:textId="77777777" w:rsidR="00410D38" w:rsidRDefault="00000000" w:rsidP="00312B08">
      <w:pPr>
        <w:spacing w:after="160" w:line="300" w:lineRule="auto"/>
      </w:pPr>
      <w:r>
        <w:lastRenderedPageBreak/>
        <w:t>نرخ ریزش کمتر از یک درصد برای یک بانک خرد از منظر متعارف غیرعادی است و علت آن در تعریف به‌کاررفته نهفته است:</w:t>
      </w:r>
    </w:p>
    <w:p w14:paraId="5E7D41CF"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در این محاسبه، مشتری تنها زمانی ریزش‌کرده محسوب می‌شود که مانده‌ی میانگین او در </w:t>
      </w:r>
      <w:r>
        <w:rPr>
          <w:b/>
          <w:bCs/>
          <w:i/>
          <w:iCs/>
          <w:sz w:val="20"/>
          <w:szCs w:val="20"/>
        </w:rPr>
        <w:t>تمام</w:t>
      </w:r>
      <w:r>
        <w:rPr>
          <w:i/>
          <w:iCs/>
          <w:sz w:val="20"/>
          <w:szCs w:val="20"/>
        </w:rPr>
        <w:t xml:space="preserve"> یک سال </w:t>
      </w:r>
      <w:r>
        <w:rPr>
          <w:b/>
          <w:bCs/>
          <w:i/>
          <w:iCs/>
          <w:sz w:val="20"/>
          <w:szCs w:val="20"/>
        </w:rPr>
        <w:t>دقیقاً صفر</w:t>
      </w:r>
      <w:r>
        <w:rPr>
          <w:i/>
          <w:iCs/>
          <w:sz w:val="20"/>
          <w:szCs w:val="20"/>
        </w:rPr>
        <w:t xml:space="preserve"> شده باشد؛ یعنی حساب کاملاً خالی یا بسته شده باشد. مشتری‌ای که مانده‌اش از پنجاه میلیون به پنج هزار تومان کاهش یافته و هیچ فعالیتی ندارد، همچنان فعال طبقه‌بندی می‌شود.</w:t>
      </w:r>
    </w:p>
    <w:p w14:paraId="5E7D41D0" w14:textId="77777777" w:rsidR="00410D38" w:rsidRDefault="00000000" w:rsidP="00312B08">
      <w:pPr>
        <w:spacing w:after="160" w:line="300" w:lineRule="auto"/>
      </w:pPr>
      <w:r>
        <w:t>بنابراین ارقام جدول ۲-۹ را نباید «نرخ ریزش واقعی» تلقی کرد. این یک محدودیت روش‌شناختی است، نه ادعایی مبنی بر پایین‌بودن ریزش. محاسبه‌ی یک نرخ ریزش رفتاری — مبتنی بر آستانه‌ی مانده و تازگی فعالیت، مشابه تعریف بخش ۲.۴ — مستلزم تعریف مستقلی است که در دامنه‌ی فاز ۱ قرار نداشت و در فصل ۸ به‌عنوان کار پیشنهادی فاز ۲ ثبت شده است.</w:t>
      </w:r>
    </w:p>
    <w:p w14:paraId="5E7D41D1" w14:textId="77777777" w:rsidR="00410D38" w:rsidRDefault="00000000" w:rsidP="00312B08">
      <w:pPr>
        <w:pStyle w:val="Heading3"/>
        <w:spacing w:before="280" w:after="160"/>
      </w:pPr>
      <w:bookmarkStart w:id="127" w:name="_Toc241515998"/>
      <w:r>
        <w:rPr>
          <w:b/>
          <w:bCs/>
        </w:rPr>
        <w:t>۲.۷.۳ تحلیل</w:t>
      </w:r>
      <w:bookmarkEnd w:id="127"/>
    </w:p>
    <w:p w14:paraId="5E7D41D2" w14:textId="77777777" w:rsidR="00410D38" w:rsidRDefault="00000000" w:rsidP="00312B08">
      <w:pPr>
        <w:spacing w:after="160" w:line="300" w:lineRule="auto"/>
      </w:pPr>
      <w:r>
        <w:t>با وجود محدودیت فوق، دو نتیجه از این جدول قابل استخراج است.</w:t>
      </w:r>
    </w:p>
    <w:p w14:paraId="5E7D41D3" w14:textId="77777777" w:rsidR="00410D38" w:rsidRDefault="00000000" w:rsidP="00312B08">
      <w:pPr>
        <w:spacing w:after="160" w:line="300" w:lineRule="auto"/>
      </w:pPr>
      <w:r>
        <w:rPr>
          <w:b/>
          <w:bCs/>
        </w:rPr>
        <w:t>نخست، روند صعودی است.</w:t>
      </w:r>
      <w:r>
        <w:t xml:space="preserve"> نرخ ریزش از ۰.۳ درصد در سه گذار نخست به ۰.۵ درصد در دو گذار اخیر رسیده است؛ معادل حدود ۶۷ درصد افزایش نسبی. نکته‌ی مهم‌تر در ارقام مطلق نهفته است: تعداد ریزش‌کنندگان از ۱,۰۶۶ به ۳,۶۸۲ نفر یعنی ۳.۵ برابر افزایش یافته، در حالی که جمعیت پایه تنها ۱.۷ برابر شده است. به بیان دیگر، رشد ریزش از رشد جمعیت پیشی گرفته است.</w:t>
      </w:r>
    </w:p>
    <w:p w14:paraId="5E7D41D4" w14:textId="77777777" w:rsidR="00410D38" w:rsidRDefault="00000000" w:rsidP="00312B08">
      <w:pPr>
        <w:spacing w:after="160" w:line="300" w:lineRule="auto"/>
      </w:pPr>
      <w:r>
        <w:rPr>
          <w:b/>
          <w:bCs/>
        </w:rPr>
        <w:t>دوم، ریزش‌کنندگان عمدتاً مشتریان کم‌ارزش‌اند.</w:t>
      </w:r>
      <w:r>
        <w:t xml:space="preserve"> سهم مانده‌ی از‌دست‌رفته در چهار گذار از پنج گذار، کمتر از نیم درصد است. این با ساختار پلکان مانده (بخش ۳.۳) سازگار است، زیرا بخش عمده‌ی مشتریان در بازه‌های بسیار کوچک قرار دارند.</w:t>
      </w:r>
    </w:p>
    <w:p w14:paraId="5E7D41D5" w14:textId="77777777" w:rsidR="00410D38" w:rsidRDefault="00000000" w:rsidP="00312B08">
      <w:pPr>
        <w:spacing w:after="160" w:line="300" w:lineRule="auto"/>
      </w:pPr>
      <w:r>
        <w:t xml:space="preserve">استثنای این الگو گذار ۱۴۰۰ به ۱۴۰۱ است. در این گذار، نرخ ریزش تعدادی همان ۰.۳ درصد بوده اما سهم مانده‌ی از‌دست‌رفته </w:t>
      </w:r>
      <w:r>
        <w:rPr>
          <w:b/>
          <w:bCs/>
        </w:rPr>
        <w:t>۰.۸۳ درصد</w:t>
      </w:r>
      <w:r>
        <w:t xml:space="preserve"> است — یعنی حدود سه برابر نسبت متناظر. این عدم تناسب نشان می‌دهد در آن سال چند مشتری با مانده‌ی به‌مراتب بزرگ‌تر از میانگین از دست رفته‌اند.</w:t>
      </w:r>
    </w:p>
    <w:p w14:paraId="5E7D41D6" w14:textId="77777777" w:rsidR="00410D38" w:rsidRDefault="00000000" w:rsidP="00312B08">
      <w:pPr>
        <w:spacing w:after="160" w:line="300" w:lineRule="auto"/>
      </w:pPr>
      <w:commentRangeStart w:id="128"/>
      <w:r>
        <w:rPr>
          <w:b/>
          <w:bCs/>
        </w:rPr>
        <w:t>این مورد ریشه‌یابی نشده است.</w:t>
      </w:r>
      <w:r>
        <w:t xml:space="preserve"> از آنجا که خروج مشتریان بزرگ برای بانکی با ساختار تمرکز بخش ۳.۴ اهمیت راهبردی دارد، بررسی آن در فهرست کارهای فاز ۲ ثبت شده است.</w:t>
      </w:r>
      <w:commentRangeEnd w:id="128"/>
      <w:r w:rsidR="008B3B9A">
        <w:rPr>
          <w:rStyle w:val="CommentReference"/>
          <w:sz w:val="21"/>
          <w:szCs w:val="21"/>
        </w:rPr>
        <w:commentReference w:id="128"/>
      </w:r>
    </w:p>
    <w:p w14:paraId="5E7D41D7" w14:textId="77777777" w:rsidR="00410D38" w:rsidRDefault="00410D38" w:rsidP="00312B08">
      <w:pPr>
        <w:pBdr>
          <w:bottom w:val="single" w:sz="6" w:space="0" w:color="999999"/>
        </w:pBdr>
        <w:spacing w:before="120" w:after="120"/>
      </w:pPr>
    </w:p>
    <w:p w14:paraId="5E7D41D8" w14:textId="77777777" w:rsidR="00410D38" w:rsidRDefault="00000000" w:rsidP="00312B08">
      <w:pPr>
        <w:pStyle w:val="Heading2"/>
        <w:spacing w:before="280" w:after="160"/>
      </w:pPr>
      <w:bookmarkStart w:id="129" w:name="_Toc241515999"/>
      <w:r>
        <w:rPr>
          <w:b/>
          <w:bCs/>
          <w:sz w:val="28"/>
          <w:szCs w:val="28"/>
        </w:rPr>
        <w:t>۲.۸ نسبت کارمزد به گردش</w:t>
      </w:r>
      <w:bookmarkEnd w:id="129"/>
    </w:p>
    <w:p w14:paraId="5E7D41D9" w14:textId="77777777" w:rsidR="00410D38" w:rsidRDefault="00000000" w:rsidP="00312B08">
      <w:pPr>
        <w:pStyle w:val="Heading3"/>
        <w:spacing w:before="280" w:after="160"/>
      </w:pPr>
      <w:bookmarkStart w:id="130" w:name="_Toc241516000"/>
      <w:r>
        <w:rPr>
          <w:b/>
          <w:bCs/>
        </w:rPr>
        <w:t>۲.۸.۱ هدف و نتیجه</w:t>
      </w:r>
      <w:bookmarkEnd w:id="130"/>
    </w:p>
    <w:p w14:paraId="5E7D41DA" w14:textId="77777777" w:rsidR="00410D38" w:rsidRDefault="00000000" w:rsidP="00312B08">
      <w:pPr>
        <w:spacing w:after="160" w:line="300" w:lineRule="auto"/>
      </w:pPr>
      <w:r>
        <w:t>این تحلیل با هدف سنجش «بازده کارمزدی هر تومان گردش مشتری» طراحی شده بود تا مشتریان پرارزش از منظر درآمد غیرمشاع شناسایی شوند. نتیجه اما در وضعیت فعلی قابل استفاده نیست.</w:t>
      </w:r>
    </w:p>
    <w:p w14:paraId="5E7D41DB" w14:textId="77777777" w:rsidR="00410D38" w:rsidRDefault="00000000" w:rsidP="00312B08">
      <w:pPr>
        <w:spacing w:before="120" w:after="80"/>
      </w:pPr>
      <w:r>
        <w:rPr>
          <w:noProof/>
        </w:rPr>
        <w:drawing>
          <wp:inline distT="0" distB="0" distL="0" distR="0" wp14:anchorId="5E7D4AC1" wp14:editId="5E7D4AC2">
            <wp:extent cx="5334000" cy="2133600"/>
            <wp:effectExtent l="0" t="0" r="0" b="0"/>
            <wp:docPr id="839200960" name="Picture 83920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133600"/>
                    </a:xfrm>
                    <a:prstGeom prst="rect">
                      <a:avLst/>
                    </a:prstGeom>
                  </pic:spPr>
                </pic:pic>
              </a:graphicData>
            </a:graphic>
          </wp:inline>
        </w:drawing>
      </w:r>
    </w:p>
    <w:p w14:paraId="5E7D41DC" w14:textId="77777777" w:rsidR="00410D38" w:rsidRDefault="00000000" w:rsidP="00312B08">
      <w:pPr>
        <w:spacing w:after="220"/>
      </w:pPr>
      <w:r>
        <w:rPr>
          <w:i/>
          <w:iCs/>
          <w:sz w:val="18"/>
          <w:szCs w:val="18"/>
        </w:rPr>
        <w:lastRenderedPageBreak/>
        <w:t>توزیع مشتریان بر اساس نسبت کارمزد به گردش</w:t>
      </w:r>
    </w:p>
    <w:p w14:paraId="5E7D41DD"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fee_to_turnover_distribution.png</w:t>
      </w:r>
      <w:r>
        <w:rPr>
          <w:i/>
          <w:iCs/>
          <w:sz w:val="20"/>
          <w:szCs w:val="20"/>
        </w:rPr>
        <w:t>)</w:t>
      </w:r>
    </w:p>
    <w:p w14:paraId="5E7D41DE" w14:textId="77777777" w:rsidR="00410D38" w:rsidRDefault="00000000" w:rsidP="00312B08">
      <w:pPr>
        <w:spacing w:after="160" w:line="300" w:lineRule="auto"/>
      </w:pPr>
      <w:r>
        <w:rPr>
          <w:b/>
          <w:bCs/>
        </w:rPr>
        <w:t>جدول ۲-۱۰: توزیع نسبت کارمزد به گردش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1E2" w14:textId="77777777">
        <w:trPr>
          <w:tblHeader/>
        </w:trPr>
        <w:tc>
          <w:tcPr>
            <w:tcW w:w="3116" w:type="dxa"/>
            <w:shd w:val="clear" w:color="auto" w:fill="D9D9D9"/>
          </w:tcPr>
          <w:p w14:paraId="5E7D41DF" w14:textId="77777777" w:rsidR="00410D38" w:rsidRDefault="00000000" w:rsidP="00312B08">
            <w:pPr>
              <w:spacing w:after="40"/>
            </w:pPr>
            <w:r>
              <w:t>بازه‌ی نسبت</w:t>
            </w:r>
          </w:p>
        </w:tc>
        <w:tc>
          <w:tcPr>
            <w:tcW w:w="3116" w:type="dxa"/>
            <w:shd w:val="clear" w:color="auto" w:fill="D9D9D9"/>
          </w:tcPr>
          <w:p w14:paraId="5E7D41E0" w14:textId="77777777" w:rsidR="00410D38" w:rsidRDefault="00000000" w:rsidP="00312B08">
            <w:pPr>
              <w:spacing w:after="40"/>
            </w:pPr>
            <w:r>
              <w:t>تعداد مشتری (وضعیت جمعیت نمونه)</w:t>
            </w:r>
          </w:p>
        </w:tc>
        <w:tc>
          <w:tcPr>
            <w:tcW w:w="3116" w:type="dxa"/>
            <w:shd w:val="clear" w:color="auto" w:fill="D9D9D9"/>
          </w:tcPr>
          <w:p w14:paraId="5E7D41E1" w14:textId="77777777" w:rsidR="00410D38" w:rsidRDefault="00000000" w:rsidP="00312B08">
            <w:pPr>
              <w:spacing w:after="40"/>
            </w:pPr>
            <w:r>
              <w:t>سهم</w:t>
            </w:r>
          </w:p>
        </w:tc>
      </w:tr>
      <w:tr w:rsidR="00410D38" w14:paraId="5E7D41E6" w14:textId="77777777">
        <w:tc>
          <w:tcPr>
            <w:tcW w:w="3116" w:type="dxa"/>
          </w:tcPr>
          <w:p w14:paraId="5E7D41E3" w14:textId="77777777" w:rsidR="00410D38" w:rsidRDefault="00000000" w:rsidP="00312B08">
            <w:pPr>
              <w:spacing w:after="40"/>
            </w:pPr>
            <w:r>
              <w:t>کمتر از ۰.۰۱٪</w:t>
            </w:r>
          </w:p>
        </w:tc>
        <w:tc>
          <w:tcPr>
            <w:tcW w:w="3116" w:type="dxa"/>
          </w:tcPr>
          <w:p w14:paraId="5E7D41E4" w14:textId="77777777" w:rsidR="00410D38" w:rsidRDefault="00000000" w:rsidP="00312B08">
            <w:pPr>
              <w:spacing w:after="40"/>
            </w:pPr>
            <w:r>
              <w:t>۱۰,۲۱۳</w:t>
            </w:r>
          </w:p>
        </w:tc>
        <w:tc>
          <w:tcPr>
            <w:tcW w:w="3116" w:type="dxa"/>
          </w:tcPr>
          <w:p w14:paraId="5E7D41E5" w14:textId="77777777" w:rsidR="00410D38" w:rsidRDefault="00000000" w:rsidP="00312B08">
            <w:pPr>
              <w:spacing w:after="40"/>
            </w:pPr>
            <w:r>
              <w:t>۳.۱۸٪</w:t>
            </w:r>
          </w:p>
        </w:tc>
      </w:tr>
      <w:tr w:rsidR="00410D38" w14:paraId="5E7D41EA" w14:textId="77777777">
        <w:tc>
          <w:tcPr>
            <w:tcW w:w="3116" w:type="dxa"/>
          </w:tcPr>
          <w:p w14:paraId="5E7D41E7" w14:textId="77777777" w:rsidR="00410D38" w:rsidRDefault="00000000" w:rsidP="00312B08">
            <w:pPr>
              <w:spacing w:after="40"/>
            </w:pPr>
            <w:r>
              <w:t>۰.۰۱ تا ۰.۰۵٪</w:t>
            </w:r>
          </w:p>
        </w:tc>
        <w:tc>
          <w:tcPr>
            <w:tcW w:w="3116" w:type="dxa"/>
          </w:tcPr>
          <w:p w14:paraId="5E7D41E8" w14:textId="77777777" w:rsidR="00410D38" w:rsidRDefault="00000000" w:rsidP="00312B08">
            <w:pPr>
              <w:spacing w:after="40"/>
            </w:pPr>
            <w:r>
              <w:t>۳۵,۹۹۰</w:t>
            </w:r>
          </w:p>
        </w:tc>
        <w:tc>
          <w:tcPr>
            <w:tcW w:w="3116" w:type="dxa"/>
          </w:tcPr>
          <w:p w14:paraId="5E7D41E9" w14:textId="77777777" w:rsidR="00410D38" w:rsidRDefault="00000000" w:rsidP="00312B08">
            <w:pPr>
              <w:spacing w:after="40"/>
            </w:pPr>
            <w:r>
              <w:t>۱۱.۱۹٪</w:t>
            </w:r>
          </w:p>
        </w:tc>
      </w:tr>
      <w:tr w:rsidR="00410D38" w14:paraId="5E7D41EE" w14:textId="77777777">
        <w:tc>
          <w:tcPr>
            <w:tcW w:w="3116" w:type="dxa"/>
          </w:tcPr>
          <w:p w14:paraId="5E7D41EB" w14:textId="77777777" w:rsidR="00410D38" w:rsidRDefault="00000000" w:rsidP="00312B08">
            <w:pPr>
              <w:spacing w:after="40"/>
            </w:pPr>
            <w:r>
              <w:t>۰.۰۵ تا ۰.۱٪</w:t>
            </w:r>
          </w:p>
        </w:tc>
        <w:tc>
          <w:tcPr>
            <w:tcW w:w="3116" w:type="dxa"/>
          </w:tcPr>
          <w:p w14:paraId="5E7D41EC" w14:textId="77777777" w:rsidR="00410D38" w:rsidRDefault="00000000" w:rsidP="00312B08">
            <w:pPr>
              <w:spacing w:after="40"/>
            </w:pPr>
            <w:r>
              <w:t>۲۹,۸۹۰</w:t>
            </w:r>
          </w:p>
        </w:tc>
        <w:tc>
          <w:tcPr>
            <w:tcW w:w="3116" w:type="dxa"/>
          </w:tcPr>
          <w:p w14:paraId="5E7D41ED" w14:textId="77777777" w:rsidR="00410D38" w:rsidRDefault="00000000" w:rsidP="00312B08">
            <w:pPr>
              <w:spacing w:after="40"/>
            </w:pPr>
            <w:r>
              <w:t>۹.۲۹٪</w:t>
            </w:r>
          </w:p>
        </w:tc>
      </w:tr>
      <w:tr w:rsidR="00410D38" w14:paraId="5E7D41F2" w14:textId="77777777">
        <w:tc>
          <w:tcPr>
            <w:tcW w:w="3116" w:type="dxa"/>
          </w:tcPr>
          <w:p w14:paraId="5E7D41EF" w14:textId="77777777" w:rsidR="00410D38" w:rsidRDefault="00000000" w:rsidP="00312B08">
            <w:pPr>
              <w:spacing w:after="40"/>
            </w:pPr>
            <w:r>
              <w:t>۰.۱ تا ۰.۵٪</w:t>
            </w:r>
          </w:p>
        </w:tc>
        <w:tc>
          <w:tcPr>
            <w:tcW w:w="3116" w:type="dxa"/>
          </w:tcPr>
          <w:p w14:paraId="5E7D41F0" w14:textId="77777777" w:rsidR="00410D38" w:rsidRDefault="00000000" w:rsidP="00312B08">
            <w:pPr>
              <w:spacing w:after="40"/>
            </w:pPr>
            <w:r>
              <w:t>۷۶,۰۰۶</w:t>
            </w:r>
          </w:p>
        </w:tc>
        <w:tc>
          <w:tcPr>
            <w:tcW w:w="3116" w:type="dxa"/>
          </w:tcPr>
          <w:p w14:paraId="5E7D41F1" w14:textId="77777777" w:rsidR="00410D38" w:rsidRDefault="00000000" w:rsidP="00312B08">
            <w:pPr>
              <w:spacing w:after="40"/>
            </w:pPr>
            <w:r>
              <w:t>۲۳.۶۳٪</w:t>
            </w:r>
          </w:p>
        </w:tc>
      </w:tr>
      <w:tr w:rsidR="00410D38" w14:paraId="5E7D41F6" w14:textId="77777777">
        <w:tc>
          <w:tcPr>
            <w:tcW w:w="3116" w:type="dxa"/>
          </w:tcPr>
          <w:p w14:paraId="5E7D41F3" w14:textId="77777777" w:rsidR="00410D38" w:rsidRDefault="00000000" w:rsidP="00312B08">
            <w:pPr>
              <w:spacing w:after="40"/>
            </w:pPr>
            <w:r>
              <w:t>بیش از ۰.۵٪</w:t>
            </w:r>
          </w:p>
        </w:tc>
        <w:tc>
          <w:tcPr>
            <w:tcW w:w="3116" w:type="dxa"/>
          </w:tcPr>
          <w:p w14:paraId="5E7D41F4" w14:textId="77777777" w:rsidR="00410D38" w:rsidRDefault="00000000" w:rsidP="00312B08">
            <w:pPr>
              <w:spacing w:after="40"/>
            </w:pPr>
            <w:r>
              <w:rPr>
                <w:b/>
                <w:bCs/>
              </w:rPr>
              <w:t>۱۶۹,۵۶۷</w:t>
            </w:r>
          </w:p>
        </w:tc>
        <w:tc>
          <w:tcPr>
            <w:tcW w:w="3116" w:type="dxa"/>
          </w:tcPr>
          <w:p w14:paraId="5E7D41F5" w14:textId="77777777" w:rsidR="00410D38" w:rsidRDefault="00000000" w:rsidP="00312B08">
            <w:pPr>
              <w:spacing w:after="40"/>
            </w:pPr>
            <w:r>
              <w:rPr>
                <w:b/>
                <w:bCs/>
              </w:rPr>
              <w:t>۵۲.۷۲٪</w:t>
            </w:r>
          </w:p>
        </w:tc>
      </w:tr>
    </w:tbl>
    <w:p w14:paraId="5E7D41F7" w14:textId="77777777" w:rsidR="00410D38" w:rsidRDefault="00410D38" w:rsidP="00312B08">
      <w:pPr>
        <w:spacing w:after="160"/>
      </w:pPr>
    </w:p>
    <w:p w14:paraId="5E7D41F8" w14:textId="77777777" w:rsidR="00410D38" w:rsidRDefault="00000000" w:rsidP="00312B08">
      <w:pPr>
        <w:pStyle w:val="Heading3"/>
        <w:spacing w:before="280" w:after="160"/>
      </w:pPr>
      <w:bookmarkStart w:id="131" w:name="_Toc241516001"/>
      <w:r>
        <w:rPr>
          <w:b/>
          <w:bCs/>
        </w:rPr>
        <w:t>۲.۸.۲ تشخیص مشکل</w:t>
      </w:r>
      <w:bookmarkEnd w:id="131"/>
    </w:p>
    <w:p w14:paraId="5E7D41F9" w14:textId="77777777" w:rsidR="00410D38" w:rsidRDefault="00000000" w:rsidP="00312B08">
      <w:pPr>
        <w:spacing w:after="160" w:line="300" w:lineRule="auto"/>
      </w:pPr>
      <w:r>
        <w:t xml:space="preserve">سطل «بیش از ۰.۵ درصد» با ۵۲.۷۲ درصد، بزرگ‌ترین گروه است. بررسی رکوردهای خام نشان داد این سطل عمدتاً از </w:t>
      </w:r>
      <w:r>
        <w:rPr>
          <w:b/>
          <w:bCs/>
        </w:rPr>
        <w:t>مخرج‌های واگرا</w:t>
      </w:r>
      <w:r>
        <w:t xml:space="preserve"> پر شده است و نه از مشتریان پرکارمزد واقعی:</w:t>
      </w:r>
    </w:p>
    <w:p w14:paraId="5E7D41FA" w14:textId="77777777" w:rsidR="00410D38" w:rsidRDefault="00000000" w:rsidP="00312B08">
      <w:pPr>
        <w:spacing w:after="160" w:line="300" w:lineRule="auto"/>
      </w:pPr>
      <w:r>
        <w:rPr>
          <w:b/>
          <w:bCs/>
        </w:rPr>
        <w:t>جدول ۲-۱۱: نمونه‌هایی از رکوردهای واگرا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1FE" w14:textId="77777777">
        <w:trPr>
          <w:tblHeader/>
        </w:trPr>
        <w:tc>
          <w:tcPr>
            <w:tcW w:w="3116" w:type="dxa"/>
            <w:shd w:val="clear" w:color="auto" w:fill="D9D9D9"/>
          </w:tcPr>
          <w:p w14:paraId="5E7D41FB" w14:textId="77777777" w:rsidR="00410D38" w:rsidRDefault="00000000" w:rsidP="00312B08">
            <w:pPr>
              <w:spacing w:after="40"/>
            </w:pPr>
            <w:r>
              <w:t>کارمزد (تومان)</w:t>
            </w:r>
          </w:p>
        </w:tc>
        <w:tc>
          <w:tcPr>
            <w:tcW w:w="3116" w:type="dxa"/>
            <w:shd w:val="clear" w:color="auto" w:fill="D9D9D9"/>
          </w:tcPr>
          <w:p w14:paraId="5E7D41FC" w14:textId="77777777" w:rsidR="00410D38" w:rsidRDefault="00000000" w:rsidP="00312B08">
            <w:pPr>
              <w:spacing w:after="40"/>
            </w:pPr>
            <w:r>
              <w:t>گردش (تومان)</w:t>
            </w:r>
          </w:p>
        </w:tc>
        <w:tc>
          <w:tcPr>
            <w:tcW w:w="3116" w:type="dxa"/>
            <w:shd w:val="clear" w:color="auto" w:fill="D9D9D9"/>
          </w:tcPr>
          <w:p w14:paraId="5E7D41FD" w14:textId="77777777" w:rsidR="00410D38" w:rsidRDefault="00000000" w:rsidP="00312B08">
            <w:pPr>
              <w:spacing w:after="40"/>
            </w:pPr>
            <w:r>
              <w:t>نسبت محاسبه‌شده</w:t>
            </w:r>
          </w:p>
        </w:tc>
      </w:tr>
      <w:tr w:rsidR="00410D38" w14:paraId="5E7D4202" w14:textId="77777777">
        <w:tc>
          <w:tcPr>
            <w:tcW w:w="3116" w:type="dxa"/>
          </w:tcPr>
          <w:p w14:paraId="5E7D41FF" w14:textId="77777777" w:rsidR="00410D38" w:rsidRDefault="00000000" w:rsidP="00312B08">
            <w:pPr>
              <w:spacing w:after="40"/>
            </w:pPr>
            <w:r>
              <w:t>۴,۰۵۹,۸۱۸.۴</w:t>
            </w:r>
          </w:p>
        </w:tc>
        <w:tc>
          <w:tcPr>
            <w:tcW w:w="3116" w:type="dxa"/>
          </w:tcPr>
          <w:p w14:paraId="5E7D4200" w14:textId="77777777" w:rsidR="00410D38" w:rsidRDefault="00000000" w:rsidP="00312B08">
            <w:pPr>
              <w:spacing w:after="40"/>
            </w:pPr>
            <w:r>
              <w:t>۵۸.۸</w:t>
            </w:r>
          </w:p>
        </w:tc>
        <w:tc>
          <w:tcPr>
            <w:tcW w:w="3116" w:type="dxa"/>
          </w:tcPr>
          <w:p w14:paraId="5E7D4201" w14:textId="77777777" w:rsidR="00410D38" w:rsidRDefault="00000000" w:rsidP="00312B08">
            <w:pPr>
              <w:spacing w:after="40"/>
            </w:pPr>
            <w:r>
              <w:rPr>
                <w:b/>
                <w:bCs/>
              </w:rPr>
              <w:t>۶,۹۰۴,۴۵۳٪</w:t>
            </w:r>
          </w:p>
        </w:tc>
      </w:tr>
      <w:tr w:rsidR="00410D38" w14:paraId="5E7D4206" w14:textId="77777777">
        <w:tc>
          <w:tcPr>
            <w:tcW w:w="3116" w:type="dxa"/>
          </w:tcPr>
          <w:p w14:paraId="5E7D4203" w14:textId="77777777" w:rsidR="00410D38" w:rsidRDefault="00000000" w:rsidP="00312B08">
            <w:pPr>
              <w:spacing w:after="40"/>
            </w:pPr>
            <w:r>
              <w:t>۱۱,۳۷۶,۰۰۰.۰</w:t>
            </w:r>
          </w:p>
        </w:tc>
        <w:tc>
          <w:tcPr>
            <w:tcW w:w="3116" w:type="dxa"/>
          </w:tcPr>
          <w:p w14:paraId="5E7D4204" w14:textId="77777777" w:rsidR="00410D38" w:rsidRDefault="00000000" w:rsidP="00312B08">
            <w:pPr>
              <w:spacing w:after="40"/>
            </w:pPr>
            <w:r>
              <w:t>۵۰,۰۷۲.۱</w:t>
            </w:r>
          </w:p>
        </w:tc>
        <w:tc>
          <w:tcPr>
            <w:tcW w:w="3116" w:type="dxa"/>
          </w:tcPr>
          <w:p w14:paraId="5E7D4205" w14:textId="77777777" w:rsidR="00410D38" w:rsidRDefault="00000000" w:rsidP="00312B08">
            <w:pPr>
              <w:spacing w:after="40"/>
            </w:pPr>
            <w:r>
              <w:rPr>
                <w:b/>
                <w:bCs/>
              </w:rPr>
              <w:t>۲۲,۷۱۹٪</w:t>
            </w:r>
          </w:p>
        </w:tc>
      </w:tr>
      <w:tr w:rsidR="00410D38" w14:paraId="5E7D420A" w14:textId="77777777">
        <w:tc>
          <w:tcPr>
            <w:tcW w:w="3116" w:type="dxa"/>
          </w:tcPr>
          <w:p w14:paraId="5E7D4207" w14:textId="77777777" w:rsidR="00410D38" w:rsidRDefault="00000000" w:rsidP="00312B08">
            <w:pPr>
              <w:spacing w:after="40"/>
            </w:pPr>
            <w:r>
              <w:t>۱,۸۷۲,۰۰۰.۰</w:t>
            </w:r>
          </w:p>
        </w:tc>
        <w:tc>
          <w:tcPr>
            <w:tcW w:w="3116" w:type="dxa"/>
          </w:tcPr>
          <w:p w14:paraId="5E7D4208" w14:textId="77777777" w:rsidR="00410D38" w:rsidRDefault="00000000" w:rsidP="00312B08">
            <w:pPr>
              <w:spacing w:after="40"/>
            </w:pPr>
            <w:r>
              <w:t>۱۳,۶۰۰,۰۰۰.۰</w:t>
            </w:r>
          </w:p>
        </w:tc>
        <w:tc>
          <w:tcPr>
            <w:tcW w:w="3116" w:type="dxa"/>
          </w:tcPr>
          <w:p w14:paraId="5E7D4209" w14:textId="77777777" w:rsidR="00410D38" w:rsidRDefault="00000000" w:rsidP="00312B08">
            <w:pPr>
              <w:spacing w:after="40"/>
            </w:pPr>
            <w:r>
              <w:t>۱۳.۸٪</w:t>
            </w:r>
          </w:p>
        </w:tc>
      </w:tr>
    </w:tbl>
    <w:p w14:paraId="5E7D420B" w14:textId="77777777" w:rsidR="00410D38" w:rsidRDefault="00410D38" w:rsidP="00312B08">
      <w:pPr>
        <w:spacing w:after="160"/>
      </w:pPr>
    </w:p>
    <w:p w14:paraId="5E7D420C" w14:textId="77777777" w:rsidR="00410D38" w:rsidRDefault="00000000" w:rsidP="00312B08">
      <w:pPr>
        <w:spacing w:after="160" w:line="300" w:lineRule="auto"/>
      </w:pPr>
      <w:r>
        <w:t>نسبت‌هایی از مرتبه‌ی میلیون درصد از منظر کسب‌وکاری فاقد معنا هستند. دو ریشه‌ی محتمل قابل طرح است: یا گردش ثبت‌شده برای این مشتریان ناقص است، یا — سازگار با یافته‌ی بخش ۲.۳ — کارمزد این مشتریان از فرآیند اعتباری ناشی می‌شود در حالی که گردش سپرده‌ای‌شان عملاً صفر است. در حالت دوم، صورت و مخرج این کسر اساساً به یک رابطه‌ی اقتصادی واحد تعلق ندارند و نسبت‌گیری میان آن‌ها بی‌معناست.</w:t>
      </w:r>
    </w:p>
    <w:p w14:paraId="5E7D420D" w14:textId="77777777" w:rsidR="00410D38" w:rsidRDefault="00000000" w:rsidP="00312B08">
      <w:pPr>
        <w:pStyle w:val="Heading3"/>
        <w:spacing w:before="280" w:after="160"/>
      </w:pPr>
      <w:bookmarkStart w:id="132" w:name="_Toc241516002"/>
      <w:r>
        <w:rPr>
          <w:b/>
          <w:bCs/>
        </w:rPr>
        <w:t>۲.۸.۳ تصمیم</w:t>
      </w:r>
      <w:bookmarkEnd w:id="132"/>
    </w:p>
    <w:p w14:paraId="5E7D420E" w14:textId="77777777" w:rsidR="00410D38" w:rsidRDefault="00000000" w:rsidP="00312B08">
      <w:pPr>
        <w:spacing w:after="160" w:line="300" w:lineRule="auto"/>
      </w:pPr>
      <w:r>
        <w:t xml:space="preserve">این توزیع صرفاً به‌عنوان </w:t>
      </w:r>
      <w:r>
        <w:rPr>
          <w:b/>
          <w:bCs/>
        </w:rPr>
        <w:t>یافته‌ی کیفیت داده</w:t>
      </w:r>
      <w:r>
        <w:t xml:space="preserve"> ارائه می‌شود و نه به‌عنوان تحلیل رفتار مشتری. هیچ نتیجه‌گیری کسب‌وکاری از آن استخراج نشده و در داشبورد شاخص‌های کلیدی وارد نگردیده است. بازمحاسبه با اعمال حداقل آستانه‌ی گردش، در فهرست کارهای فاز ۲ ثبت شده است.</w:t>
      </w:r>
    </w:p>
    <w:p w14:paraId="5E7D420F" w14:textId="77777777" w:rsidR="00410D38" w:rsidRDefault="00410D38" w:rsidP="00312B08">
      <w:pPr>
        <w:pBdr>
          <w:bottom w:val="single" w:sz="6" w:space="0" w:color="999999"/>
        </w:pBdr>
        <w:spacing w:before="120" w:after="120"/>
      </w:pPr>
    </w:p>
    <w:p w14:paraId="5E7D4210" w14:textId="77777777" w:rsidR="00410D38" w:rsidRDefault="00000000" w:rsidP="00312B08">
      <w:pPr>
        <w:pStyle w:val="Heading2"/>
        <w:spacing w:before="280" w:after="160"/>
      </w:pPr>
      <w:bookmarkStart w:id="133" w:name="_Toc241516003"/>
      <w:r>
        <w:rPr>
          <w:b/>
          <w:bCs/>
          <w:sz w:val="28"/>
          <w:szCs w:val="28"/>
        </w:rPr>
        <w:t>۲.۹ جمع‌بندی فصل</w:t>
      </w:r>
      <w:bookmarkEnd w:id="133"/>
    </w:p>
    <w:p w14:paraId="5E7D4211" w14:textId="77777777" w:rsidR="00410D38" w:rsidRDefault="00000000" w:rsidP="00312B08">
      <w:pPr>
        <w:pStyle w:val="Heading3"/>
        <w:spacing w:before="280" w:after="160"/>
      </w:pPr>
      <w:bookmarkStart w:id="134" w:name="_Toc241516004"/>
      <w:r>
        <w:rPr>
          <w:b/>
          <w:bCs/>
        </w:rPr>
        <w:t>۲.۹.۱ نتایج قابل استناد</w:t>
      </w:r>
      <w:bookmarkEnd w:id="134"/>
    </w:p>
    <w:p w14:paraId="5E7D4212" w14:textId="77777777" w:rsidR="00410D38" w:rsidRDefault="00000000" w:rsidP="00312B08">
      <w:pPr>
        <w:spacing w:after="120" w:line="300" w:lineRule="auto"/>
        <w:ind w:left="300"/>
      </w:pPr>
      <w:r>
        <w:t xml:space="preserve">۱. بانک با </w:t>
      </w:r>
      <w:r>
        <w:rPr>
          <w:b/>
          <w:bCs/>
        </w:rPr>
        <w:t>۷۰۶,۵۷۹ مشتری</w:t>
      </w:r>
      <w:r>
        <w:t xml:space="preserve"> در ارتباط است و </w:t>
      </w:r>
      <w:r>
        <w:rPr>
          <w:b/>
          <w:bCs/>
        </w:rPr>
        <w:t>۹۹.۹۹ درصد</w:t>
      </w:r>
      <w:r>
        <w:t xml:space="preserve"> آنان سپرده‌گذارند. سپرده تنها</w:t>
      </w:r>
    </w:p>
    <w:p w14:paraId="5E7D4213" w14:textId="77777777" w:rsidR="00410D38" w:rsidRDefault="00000000" w:rsidP="00312B08">
      <w:pPr>
        <w:spacing w:after="160" w:line="300" w:lineRule="auto"/>
      </w:pPr>
      <w:r>
        <w:t>دروازه‌ی ورود به این بانک است.</w:t>
      </w:r>
    </w:p>
    <w:p w14:paraId="5E7D4214" w14:textId="77777777" w:rsidR="00410D38" w:rsidRDefault="00000000" w:rsidP="00312B08">
      <w:pPr>
        <w:spacing w:after="120" w:line="300" w:lineRule="auto"/>
        <w:ind w:left="300"/>
      </w:pPr>
      <w:r>
        <w:t xml:space="preserve">۲. </w:t>
      </w:r>
      <w:r>
        <w:rPr>
          <w:b/>
          <w:bCs/>
        </w:rPr>
        <w:t>۸۴.۵۸ درصد سپرده‌گذاران و ۸۳.۳۵ درصد تسهیلات‌گیرندگان</w:t>
      </w:r>
      <w:r>
        <w:t xml:space="preserve"> بر اساس تعریف محافظه‌کارانه‌ی</w:t>
      </w:r>
    </w:p>
    <w:p w14:paraId="5E7D4215" w14:textId="77777777" w:rsidR="00410D38" w:rsidRDefault="00000000" w:rsidP="00312B08">
      <w:pPr>
        <w:spacing w:after="160" w:line="300" w:lineRule="auto"/>
      </w:pPr>
      <w:r>
        <w:t>چهارشرطی فعال محسوب می‌شوند.</w:t>
      </w:r>
    </w:p>
    <w:p w14:paraId="5E7D4216" w14:textId="77777777" w:rsidR="00410D38" w:rsidRDefault="00000000" w:rsidP="00312B08">
      <w:pPr>
        <w:spacing w:after="120" w:line="300" w:lineRule="auto"/>
        <w:ind w:left="300"/>
      </w:pPr>
      <w:r>
        <w:t xml:space="preserve">۳. ماندگاری بالا و فرسایش ملایم است: </w:t>
      </w:r>
      <w:r>
        <w:rPr>
          <w:b/>
          <w:bCs/>
        </w:rPr>
        <w:t>۸۳.۵ تا ۹۰.۰ درصد</w:t>
      </w:r>
      <w:r>
        <w:t xml:space="preserve"> در کوهورت‌های ۱۳۹۹ تا ۱۴۰۳، بدون</w:t>
      </w:r>
    </w:p>
    <w:p w14:paraId="5E7D4217" w14:textId="77777777" w:rsidR="00410D38" w:rsidRDefault="00000000" w:rsidP="00312B08">
      <w:pPr>
        <w:spacing w:after="160" w:line="300" w:lineRule="auto"/>
      </w:pPr>
      <w:r>
        <w:t>روند نزولی با افزایش عمر کوهورت.</w:t>
      </w:r>
    </w:p>
    <w:p w14:paraId="5E7D4218" w14:textId="77777777" w:rsidR="00410D38" w:rsidRDefault="00000000" w:rsidP="00312B08">
      <w:pPr>
        <w:spacing w:after="120" w:line="300" w:lineRule="auto"/>
        <w:ind w:left="300"/>
      </w:pPr>
      <w:r>
        <w:lastRenderedPageBreak/>
        <w:t xml:space="preserve">۴. </w:t>
      </w:r>
      <w:r>
        <w:rPr>
          <w:b/>
          <w:bCs/>
        </w:rPr>
        <w:t>۱۸۸,۵۷۳ نفر معادل ۲۶.۷ درصد</w:t>
      </w:r>
      <w:r>
        <w:t xml:space="preserve"> هیچ رابطه‌ی اعتباری ندارند؛ بر مبنای گیرنده‌ی اصلی این</w:t>
      </w:r>
    </w:p>
    <w:p w14:paraId="5E7D4219" w14:textId="77777777" w:rsidR="00410D38" w:rsidRDefault="00000000" w:rsidP="00312B08">
      <w:pPr>
        <w:spacing w:after="160" w:line="300" w:lineRule="auto"/>
      </w:pPr>
      <w:r>
        <w:t xml:space="preserve">جمعیت به </w:t>
      </w:r>
      <w:r>
        <w:rPr>
          <w:b/>
          <w:bCs/>
        </w:rPr>
        <w:t>۴۵۶,۸۳۵ نفر معادل ۶۴.۷ درصد</w:t>
      </w:r>
      <w:r>
        <w:t xml:space="preserve"> می‌رسد. این بزرگ‌ترین بازار هدف داخلی بانک است، هرچند تحدید آن در بخش ۳.۳.۲ ضروری است.</w:t>
      </w:r>
    </w:p>
    <w:p w14:paraId="5E7D421A" w14:textId="77777777" w:rsidR="00410D38" w:rsidRDefault="00000000" w:rsidP="00312B08">
      <w:pPr>
        <w:pStyle w:val="Heading3"/>
        <w:spacing w:before="280" w:after="160"/>
      </w:pPr>
      <w:bookmarkStart w:id="135" w:name="_Toc241516005"/>
      <w:r>
        <w:rPr>
          <w:b/>
          <w:bCs/>
        </w:rPr>
        <w:t>۲.۹.۲ تصحیح انجام‌شده</w:t>
      </w:r>
      <w:bookmarkEnd w:id="135"/>
    </w:p>
    <w:p w14:paraId="5E7D421B" w14:textId="77777777" w:rsidR="00410D38" w:rsidRDefault="00000000" w:rsidP="00312B08">
      <w:pPr>
        <w:spacing w:after="120" w:line="300" w:lineRule="auto"/>
        <w:ind w:left="300"/>
      </w:pPr>
      <w:r>
        <w:t>۵. یافته‌ی پیشین مبنی بر «حساسیت شدید نرخ فروش متقاطع به تعریف (۹۹.۹ در برابر ۲۵.۲ درصد)»</w:t>
      </w:r>
    </w:p>
    <w:p w14:paraId="5E7D421C" w14:textId="77777777" w:rsidR="00410D38" w:rsidRDefault="00000000" w:rsidP="00312B08">
      <w:pPr>
        <w:spacing w:after="160" w:line="300" w:lineRule="auto"/>
      </w:pPr>
      <w:r>
        <w:rPr>
          <w:b/>
          <w:bCs/>
        </w:rPr>
        <w:t>نادرست بود</w:t>
      </w:r>
      <w:r>
        <w:t xml:space="preserve">. هر دو تعریف به رقم یکسان ۹۹.۹۹ درصد می‌رسند؛ رقم ۲۵.۲ درصد حاصل مقایسه با جدول ناقص </w:t>
      </w:r>
      <w:r>
        <w:rPr>
          <w:rFonts w:ascii="Consolas" w:eastAsia="Consolas" w:hAnsi="Consolas" w:cs="Consolas"/>
          <w:sz w:val="18"/>
          <w:szCs w:val="18"/>
          <w:rtl w:val="0"/>
        </w:rPr>
        <w:t>Deposit_Customer</w:t>
      </w:r>
      <w:r>
        <w:t xml:space="preserve"> با پوشش ۴۹.۷۷ درصد بوده است.</w:t>
      </w:r>
    </w:p>
    <w:p w14:paraId="5E7D421D" w14:textId="77777777" w:rsidR="00410D38" w:rsidRDefault="00000000" w:rsidP="00312B08">
      <w:pPr>
        <w:pStyle w:val="Heading3"/>
        <w:spacing w:before="280" w:after="160"/>
      </w:pPr>
      <w:bookmarkStart w:id="136" w:name="_Toc241516006"/>
      <w:r>
        <w:rPr>
          <w:b/>
          <w:bCs/>
        </w:rPr>
        <w:t>۲.۹.۳ موضوعات باز</w:t>
      </w:r>
      <w:bookmarkEnd w:id="136"/>
    </w:p>
    <w:p w14:paraId="5E7D421E" w14:textId="77777777" w:rsidR="00410D38" w:rsidRDefault="00000000" w:rsidP="00312B08">
      <w:pPr>
        <w:spacing w:after="120" w:line="300" w:lineRule="auto"/>
        <w:ind w:left="300"/>
      </w:pPr>
      <w:r>
        <w:t>۶. هیچ ویژگی جمعیت‌شناختی از این ۷۰۶ هزار نفر در دسترس نیست (بخش ۱.۴.۱).</w:t>
      </w:r>
    </w:p>
    <w:p w14:paraId="5E7D421F" w14:textId="77777777" w:rsidR="00410D38" w:rsidRDefault="00000000" w:rsidP="00312B08">
      <w:pPr>
        <w:spacing w:after="120" w:line="300" w:lineRule="auto"/>
        <w:ind w:left="300"/>
      </w:pPr>
      <w:r>
        <w:t>۷. نرخ ریزش واقعی، با تعریفی رفتاری، محاسبه نشده است.</w:t>
      </w:r>
    </w:p>
    <w:p w14:paraId="5E7D4220" w14:textId="77777777" w:rsidR="00410D38" w:rsidRDefault="00000000" w:rsidP="00312B08">
      <w:pPr>
        <w:spacing w:after="120" w:line="300" w:lineRule="auto"/>
        <w:ind w:left="300"/>
      </w:pPr>
      <w:r>
        <w:t>۸. علت جهش سهم مانده‌ی از‌دست‌رفته در گذار ۱۴۰۰ به ۱۴۰۱ نامعلوم است.</w:t>
      </w:r>
    </w:p>
    <w:p w14:paraId="5E7D4221" w14:textId="77777777" w:rsidR="00410D38" w:rsidRDefault="00000000" w:rsidP="00312B08">
      <w:pPr>
        <w:spacing w:after="120" w:line="300" w:lineRule="auto"/>
        <w:ind w:left="300"/>
      </w:pPr>
      <w:r>
        <w:t>۹. تعلق این جمعیت به کل بانک یا به زیرمجموعه‌ای از پیش فیلترشده، تعیین‌تکلیف نشده است (بخش ۱.۳).</w:t>
      </w:r>
    </w:p>
    <w:p w14:paraId="5E7D4222" w14:textId="77777777" w:rsidR="00410D38" w:rsidRDefault="00410D38" w:rsidP="00312B08">
      <w:pPr>
        <w:pBdr>
          <w:bottom w:val="single" w:sz="6" w:space="0" w:color="999999"/>
        </w:pBdr>
        <w:spacing w:before="120" w:after="120"/>
      </w:pPr>
    </w:p>
    <w:p w14:paraId="5E7D4223" w14:textId="77777777" w:rsidR="00410D38" w:rsidRDefault="00410D38" w:rsidP="00312B08">
      <w:pPr>
        <w:pBdr>
          <w:bottom w:val="single" w:sz="6" w:space="0" w:color="999999"/>
        </w:pBdr>
        <w:spacing w:before="120" w:after="120"/>
      </w:pPr>
    </w:p>
    <w:p w14:paraId="5E7D4224" w14:textId="77777777" w:rsidR="00410D38" w:rsidRDefault="00000000" w:rsidP="00312B08">
      <w:pPr>
        <w:pStyle w:val="Heading1"/>
        <w:spacing w:before="280" w:after="160"/>
      </w:pPr>
      <w:bookmarkStart w:id="137" w:name="_Toc241516007"/>
      <w:r>
        <w:rPr>
          <w:b/>
          <w:bCs/>
          <w:sz w:val="34"/>
          <w:szCs w:val="34"/>
        </w:rPr>
        <w:t>فصل ۳ — بازار سپرده</w:t>
      </w:r>
      <w:bookmarkEnd w:id="137"/>
    </w:p>
    <w:p w14:paraId="5E7D4225" w14:textId="77777777" w:rsidR="00410D38" w:rsidRDefault="00000000" w:rsidP="00312B08">
      <w:pPr>
        <w:pStyle w:val="Heading2"/>
        <w:spacing w:before="280" w:after="160"/>
      </w:pPr>
      <w:bookmarkStart w:id="138" w:name="_Toc241516008"/>
      <w:r>
        <w:rPr>
          <w:b/>
          <w:bCs/>
          <w:sz w:val="28"/>
          <w:szCs w:val="28"/>
        </w:rPr>
        <w:t>۳.۰ هدف، مبنا و قید اصلی فصل</w:t>
      </w:r>
      <w:bookmarkEnd w:id="138"/>
    </w:p>
    <w:p w14:paraId="5E7D4226" w14:textId="77777777" w:rsidR="00410D38" w:rsidRDefault="00000000" w:rsidP="00312B08">
      <w:pPr>
        <w:spacing w:after="160" w:line="300" w:lineRule="auto"/>
      </w:pPr>
      <w:r>
        <w:t>این فصل ساختار منابع بانک را از چهار زاویه بررسی می‌کند: روند رشد و ترکیب محصولی (۳.۱ و ۳.۲)، ساختار توزیع مشتریان بر حسب اندازه‌ی مانده (۳.۳ و ۳.۴)، پایداری این منابع در گذر زمان (۳.۵)، و در نهایت ابهام روش‌شناختی بنیادینی که بر تمام ارقام فصل سایه افکنده است (۳.۶).</w:t>
      </w:r>
    </w:p>
    <w:p w14:paraId="5E7D4227" w14:textId="77777777" w:rsidR="00410D38" w:rsidRDefault="00000000" w:rsidP="00312B08">
      <w:pPr>
        <w:spacing w:after="160" w:line="300" w:lineRule="auto"/>
      </w:pPr>
      <w:r>
        <w:rPr>
          <w:b/>
          <w:bCs/>
        </w:rPr>
        <w:t>مبنای رسمی:</w:t>
      </w:r>
      <w:r>
        <w:t xml:space="preserve"> مبنای </w:t>
      </w:r>
      <w:r>
        <w:rPr>
          <w:b/>
          <w:bCs/>
        </w:rPr>
        <w:t>ب</w:t>
      </w:r>
      <w:r>
        <w:t xml:space="preserve"> جدول تطبیق — مانده‌ی کل سپرده معادل </w:t>
      </w:r>
      <w:r>
        <w:rPr>
          <w:b/>
          <w:bCs/>
        </w:rPr>
        <w:t>۸۴.۸ هزار میلیارد تومان</w:t>
      </w:r>
      <w:r>
        <w:t xml:space="preserve"> در اسفند ۱۴۰۴، محاسبه‌شده از ستون میانگین مانده در جدول </w:t>
      </w:r>
      <w:r>
        <w:rPr>
          <w:rFonts w:ascii="Consolas" w:eastAsia="Consolas" w:hAnsi="Consolas" w:cs="Consolas"/>
          <w:sz w:val="18"/>
          <w:szCs w:val="18"/>
          <w:rtl w:val="0"/>
        </w:rPr>
        <w:t>Deposit_Monthly_Activity</w:t>
      </w:r>
      <w:r>
        <w:t>.</w:t>
      </w:r>
    </w:p>
    <w:p w14:paraId="5E7D4228" w14:textId="77777777" w:rsidR="00410D38" w:rsidRDefault="00000000" w:rsidP="00312B08">
      <w:pPr>
        <w:spacing w:after="160" w:line="300" w:lineRule="auto"/>
      </w:pPr>
      <w:r>
        <w:rPr>
          <w:b/>
          <w:bCs/>
        </w:rPr>
        <w:t>محدودیت اساسی:</w:t>
      </w:r>
      <w:r>
        <w:t xml:space="preserve"> تعریف دقیق همین ستون هنوز از بانک دریافت نشده است. از آنجا که تمام ارقام این فصل بر آن استوارند، مطالعه‌ی بخش ۳.۶ پیش از استناد به هر رقمی از این فصل توصیه می‌شود.</w:t>
      </w:r>
    </w:p>
    <w:p w14:paraId="5E7D4229" w14:textId="77777777" w:rsidR="00410D38" w:rsidRDefault="00410D38" w:rsidP="00312B08">
      <w:pPr>
        <w:pBdr>
          <w:bottom w:val="single" w:sz="6" w:space="0" w:color="999999"/>
        </w:pBdr>
        <w:spacing w:before="120" w:after="120"/>
      </w:pPr>
    </w:p>
    <w:p w14:paraId="5E7D422A" w14:textId="77777777" w:rsidR="00410D38" w:rsidRDefault="00000000" w:rsidP="00312B08">
      <w:pPr>
        <w:pStyle w:val="Heading2"/>
        <w:spacing w:before="280" w:after="160"/>
      </w:pPr>
      <w:bookmarkStart w:id="139" w:name="_Toc241516009"/>
      <w:r>
        <w:rPr>
          <w:b/>
          <w:bCs/>
          <w:sz w:val="28"/>
          <w:szCs w:val="28"/>
        </w:rPr>
        <w:t>۳.۱ روند مانده و رشد منابع</w:t>
      </w:r>
      <w:bookmarkEnd w:id="139"/>
    </w:p>
    <w:p w14:paraId="5E7D422B" w14:textId="77777777" w:rsidR="00410D38" w:rsidRDefault="00000000" w:rsidP="00312B08">
      <w:pPr>
        <w:pStyle w:val="Heading3"/>
        <w:spacing w:before="280" w:after="160"/>
      </w:pPr>
      <w:bookmarkStart w:id="140" w:name="_Toc241516010"/>
      <w:r>
        <w:rPr>
          <w:b/>
          <w:bCs/>
        </w:rPr>
        <w:t>۳.۱.۱ تصویر کلان</w:t>
      </w:r>
      <w:bookmarkEnd w:id="140"/>
    </w:p>
    <w:p w14:paraId="5E7D422C" w14:textId="77777777" w:rsidR="00410D38" w:rsidRDefault="00000000" w:rsidP="00312B08">
      <w:pPr>
        <w:spacing w:before="120" w:after="80"/>
      </w:pPr>
      <w:r>
        <w:rPr>
          <w:noProof/>
        </w:rPr>
        <w:lastRenderedPageBreak/>
        <w:drawing>
          <wp:inline distT="0" distB="0" distL="0" distR="0" wp14:anchorId="5E7D4AC3" wp14:editId="5E7D4AC4">
            <wp:extent cx="5334000" cy="2219325"/>
            <wp:effectExtent l="0" t="0" r="0" b="0"/>
            <wp:docPr id="78900708" name="Picture 789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19325"/>
                    </a:xfrm>
                    <a:prstGeom prst="rect">
                      <a:avLst/>
                    </a:prstGeom>
                  </pic:spPr>
                </pic:pic>
              </a:graphicData>
            </a:graphic>
          </wp:inline>
        </w:drawing>
      </w:r>
    </w:p>
    <w:p w14:paraId="5E7D422D" w14:textId="77777777" w:rsidR="00410D38" w:rsidRDefault="00000000" w:rsidP="00312B08">
      <w:pPr>
        <w:spacing w:after="220"/>
      </w:pPr>
      <w:r>
        <w:rPr>
          <w:i/>
          <w:iCs/>
          <w:sz w:val="18"/>
          <w:szCs w:val="18"/>
        </w:rPr>
        <w:t>روند مانده‌ی کل سپرده، فروردین ۱۳۹۹ تا اسفند ۱۴۰۴</w:t>
      </w:r>
    </w:p>
    <w:p w14:paraId="5E7D422E"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deposit_balance_trend.png</w:t>
      </w:r>
      <w:r>
        <w:rPr>
          <w:i/>
          <w:iCs/>
          <w:sz w:val="20"/>
          <w:szCs w:val="20"/>
        </w:rPr>
        <w:t>)</w:t>
      </w:r>
    </w:p>
    <w:p w14:paraId="5E7D422F" w14:textId="77777777" w:rsidR="00410D38" w:rsidRDefault="00000000" w:rsidP="00312B08">
      <w:pPr>
        <w:spacing w:after="160" w:line="300" w:lineRule="auto"/>
      </w:pPr>
      <w:r>
        <w:rPr>
          <w:b/>
          <w:bCs/>
        </w:rPr>
        <w:t>جدول ۳-۱: مقاطع کلیدی روند سپرده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234" w14:textId="77777777">
        <w:trPr>
          <w:tblHeader/>
        </w:trPr>
        <w:tc>
          <w:tcPr>
            <w:tcW w:w="2337" w:type="dxa"/>
            <w:shd w:val="clear" w:color="auto" w:fill="D9D9D9"/>
          </w:tcPr>
          <w:p w14:paraId="5E7D4230" w14:textId="77777777" w:rsidR="00410D38" w:rsidRDefault="00000000" w:rsidP="00312B08">
            <w:pPr>
              <w:spacing w:after="40"/>
            </w:pPr>
            <w:r>
              <w:t>مقطع</w:t>
            </w:r>
          </w:p>
        </w:tc>
        <w:tc>
          <w:tcPr>
            <w:tcW w:w="2337" w:type="dxa"/>
            <w:shd w:val="clear" w:color="auto" w:fill="D9D9D9"/>
          </w:tcPr>
          <w:p w14:paraId="5E7D4231" w14:textId="77777777" w:rsidR="00410D38" w:rsidRDefault="00000000" w:rsidP="00312B08">
            <w:pPr>
              <w:spacing w:after="40"/>
            </w:pPr>
            <w:r>
              <w:t>مانده (هزار میلیارد تومان)</w:t>
            </w:r>
          </w:p>
        </w:tc>
        <w:tc>
          <w:tcPr>
            <w:tcW w:w="2337" w:type="dxa"/>
            <w:shd w:val="clear" w:color="auto" w:fill="D9D9D9"/>
          </w:tcPr>
          <w:p w14:paraId="5E7D4232" w14:textId="77777777" w:rsidR="00410D38" w:rsidRDefault="00000000" w:rsidP="00312B08">
            <w:pPr>
              <w:spacing w:after="40"/>
            </w:pPr>
            <w:r>
              <w:t>تعداد حساب</w:t>
            </w:r>
          </w:p>
        </w:tc>
        <w:tc>
          <w:tcPr>
            <w:tcW w:w="2337" w:type="dxa"/>
            <w:shd w:val="clear" w:color="auto" w:fill="D9D9D9"/>
          </w:tcPr>
          <w:p w14:paraId="5E7D4233" w14:textId="77777777" w:rsidR="00410D38" w:rsidRDefault="00000000" w:rsidP="00312B08">
            <w:pPr>
              <w:spacing w:after="40"/>
            </w:pPr>
            <w:r>
              <w:t>میانگین مانده‌ی هر حساب</w:t>
            </w:r>
          </w:p>
        </w:tc>
      </w:tr>
      <w:tr w:rsidR="00410D38" w14:paraId="5E7D4239" w14:textId="77777777">
        <w:tc>
          <w:tcPr>
            <w:tcW w:w="2337" w:type="dxa"/>
          </w:tcPr>
          <w:p w14:paraId="5E7D4235" w14:textId="77777777" w:rsidR="00410D38" w:rsidRDefault="00000000" w:rsidP="00312B08">
            <w:pPr>
              <w:spacing w:after="40"/>
            </w:pPr>
            <w:r>
              <w:t>فروردین ۱۳۹۹</w:t>
            </w:r>
          </w:p>
        </w:tc>
        <w:tc>
          <w:tcPr>
            <w:tcW w:w="2337" w:type="dxa"/>
          </w:tcPr>
          <w:p w14:paraId="5E7D4236" w14:textId="77777777" w:rsidR="00410D38" w:rsidRDefault="00000000" w:rsidP="00312B08">
            <w:pPr>
              <w:spacing w:after="40"/>
            </w:pPr>
            <w:r>
              <w:t>۱۳.۰</w:t>
            </w:r>
          </w:p>
        </w:tc>
        <w:tc>
          <w:tcPr>
            <w:tcW w:w="2337" w:type="dxa"/>
          </w:tcPr>
          <w:p w14:paraId="5E7D4237" w14:textId="77777777" w:rsidR="00410D38" w:rsidRDefault="00000000" w:rsidP="00312B08">
            <w:pPr>
              <w:spacing w:after="40"/>
            </w:pPr>
            <w:r>
              <w:t>۱,۰۸۱,۷۸۱</w:t>
            </w:r>
          </w:p>
        </w:tc>
        <w:tc>
          <w:tcPr>
            <w:tcW w:w="2337" w:type="dxa"/>
          </w:tcPr>
          <w:p w14:paraId="5E7D4238" w14:textId="77777777" w:rsidR="00410D38" w:rsidRDefault="00000000" w:rsidP="00312B08">
            <w:pPr>
              <w:spacing w:after="40"/>
            </w:pPr>
            <w:r>
              <w:t>۱۲ میلیون تومان</w:t>
            </w:r>
          </w:p>
        </w:tc>
      </w:tr>
      <w:tr w:rsidR="00410D38" w14:paraId="5E7D423E" w14:textId="77777777">
        <w:tc>
          <w:tcPr>
            <w:tcW w:w="2337" w:type="dxa"/>
          </w:tcPr>
          <w:p w14:paraId="5E7D423A" w14:textId="77777777" w:rsidR="00410D38" w:rsidRDefault="00000000" w:rsidP="00312B08">
            <w:pPr>
              <w:spacing w:after="40"/>
            </w:pPr>
            <w:r>
              <w:t>فروردین ۱۴۰۰ (آغاز بازه‌ی رسمی)</w:t>
            </w:r>
          </w:p>
        </w:tc>
        <w:tc>
          <w:tcPr>
            <w:tcW w:w="2337" w:type="dxa"/>
          </w:tcPr>
          <w:p w14:paraId="5E7D423B" w14:textId="77777777" w:rsidR="00410D38" w:rsidRDefault="00000000" w:rsidP="00312B08">
            <w:pPr>
              <w:spacing w:after="40"/>
            </w:pPr>
            <w:r>
              <w:t>۱۸.۵</w:t>
            </w:r>
          </w:p>
        </w:tc>
        <w:tc>
          <w:tcPr>
            <w:tcW w:w="2337" w:type="dxa"/>
          </w:tcPr>
          <w:p w14:paraId="5E7D423C" w14:textId="77777777" w:rsidR="00410D38" w:rsidRDefault="00000000" w:rsidP="00312B08">
            <w:pPr>
              <w:spacing w:after="40"/>
            </w:pPr>
            <w:r>
              <w:t>—</w:t>
            </w:r>
          </w:p>
        </w:tc>
        <w:tc>
          <w:tcPr>
            <w:tcW w:w="2337" w:type="dxa"/>
          </w:tcPr>
          <w:p w14:paraId="5E7D423D" w14:textId="77777777" w:rsidR="00410D38" w:rsidRDefault="00000000" w:rsidP="00312B08">
            <w:pPr>
              <w:spacing w:after="40"/>
            </w:pPr>
            <w:r>
              <w:t>—</w:t>
            </w:r>
          </w:p>
        </w:tc>
      </w:tr>
      <w:tr w:rsidR="00410D38" w14:paraId="5E7D4243" w14:textId="77777777">
        <w:tc>
          <w:tcPr>
            <w:tcW w:w="2337" w:type="dxa"/>
          </w:tcPr>
          <w:p w14:paraId="5E7D423F" w14:textId="77777777" w:rsidR="00410D38" w:rsidRDefault="00000000" w:rsidP="00312B08">
            <w:pPr>
              <w:spacing w:after="40"/>
            </w:pPr>
            <w:r>
              <w:t>اسفند ۱۴۰۴</w:t>
            </w:r>
          </w:p>
        </w:tc>
        <w:tc>
          <w:tcPr>
            <w:tcW w:w="2337" w:type="dxa"/>
          </w:tcPr>
          <w:p w14:paraId="5E7D4240" w14:textId="77777777" w:rsidR="00410D38" w:rsidRDefault="00000000" w:rsidP="00312B08">
            <w:pPr>
              <w:spacing w:after="40"/>
            </w:pPr>
            <w:r>
              <w:rPr>
                <w:b/>
                <w:bCs/>
              </w:rPr>
              <w:t>۸۴.۸</w:t>
            </w:r>
          </w:p>
        </w:tc>
        <w:tc>
          <w:tcPr>
            <w:tcW w:w="2337" w:type="dxa"/>
          </w:tcPr>
          <w:p w14:paraId="5E7D4241" w14:textId="77777777" w:rsidR="00410D38" w:rsidRDefault="00000000" w:rsidP="00312B08">
            <w:pPr>
              <w:spacing w:after="40"/>
            </w:pPr>
            <w:r>
              <w:rPr>
                <w:b/>
                <w:bCs/>
              </w:rPr>
              <w:t>۲,۱۰۳,۰۴۷</w:t>
            </w:r>
          </w:p>
        </w:tc>
        <w:tc>
          <w:tcPr>
            <w:tcW w:w="2337" w:type="dxa"/>
          </w:tcPr>
          <w:p w14:paraId="5E7D4242" w14:textId="77777777" w:rsidR="00410D38" w:rsidRDefault="00000000" w:rsidP="00312B08">
            <w:pPr>
              <w:spacing w:after="40"/>
            </w:pPr>
            <w:r>
              <w:rPr>
                <w:b/>
                <w:bCs/>
              </w:rPr>
              <w:t>۴۰.۳ میلیون تومان</w:t>
            </w:r>
          </w:p>
        </w:tc>
      </w:tr>
    </w:tbl>
    <w:p w14:paraId="5E7D4244" w14:textId="77777777" w:rsidR="00410D38" w:rsidRDefault="00410D38" w:rsidP="00312B08">
      <w:pPr>
        <w:spacing w:after="160"/>
      </w:pPr>
    </w:p>
    <w:p w14:paraId="5E7D4245" w14:textId="77777777" w:rsidR="00410D38" w:rsidRDefault="00000000" w:rsidP="00312B08">
      <w:pPr>
        <w:spacing w:after="160" w:line="300" w:lineRule="auto"/>
      </w:pPr>
      <w:r>
        <w:t xml:space="preserve">در بازه‌ی رسمی گزارش، مانده‌ی سپرده به‌صورت اسمی </w:t>
      </w:r>
      <w:r>
        <w:rPr>
          <w:b/>
          <w:bCs/>
        </w:rPr>
        <w:t>۴.۵۸ برابر</w:t>
      </w:r>
      <w:r>
        <w:t xml:space="preserve"> شده است (با در نظر گرفتن تورم ۱۳۹۹=۱۰۰ → ۱۴۰۴=۵۸۴.۵، رشد واقعی سپرده </w:t>
      </w:r>
      <w:r>
        <w:rPr>
          <w:b/>
          <w:bCs/>
        </w:rPr>
        <w:t>۱.۱۰ برابر</w:t>
      </w:r>
      <w:r>
        <w:t xml:space="preserve"> یا </w:t>
      </w:r>
      <w:r>
        <w:rPr>
          <w:b/>
          <w:bCs/>
        </w:rPr>
        <w:t>+۹.۷٪</w:t>
      </w:r>
      <w:r>
        <w:t xml:space="preserve"> بوده است). با احتساب داده‌ی پیوستی سال ۱۳۹۹، رشد دوره‌ی ۷۲ ماهه به </w:t>
      </w:r>
      <w:r>
        <w:rPr>
          <w:b/>
          <w:bCs/>
        </w:rPr>
        <w:t>۶.۵۳ برابر</w:t>
      </w:r>
      <w:r>
        <w:t xml:space="preserve"> می‌رسد.</w:t>
      </w:r>
    </w:p>
    <w:p w14:paraId="5E7D4246" w14:textId="77777777" w:rsidR="00410D38" w:rsidRDefault="00000000" w:rsidP="00312B08">
      <w:pPr>
        <w:pStyle w:val="Heading3"/>
        <w:spacing w:before="280" w:after="160"/>
      </w:pPr>
      <w:bookmarkStart w:id="141" w:name="_Toc241516011"/>
      <w:r>
        <w:rPr>
          <w:b/>
          <w:bCs/>
        </w:rPr>
        <w:t>۳.۱.۲ رشد سالانه</w:t>
      </w:r>
      <w:bookmarkEnd w:id="141"/>
    </w:p>
    <w:p w14:paraId="5E7D4247" w14:textId="77777777" w:rsidR="00410D38" w:rsidRDefault="00000000" w:rsidP="00312B08">
      <w:pPr>
        <w:spacing w:before="120" w:after="80"/>
      </w:pPr>
      <w:r>
        <w:rPr>
          <w:noProof/>
        </w:rPr>
        <w:drawing>
          <wp:inline distT="0" distB="0" distL="0" distR="0" wp14:anchorId="5E7D4AC5" wp14:editId="5E7D4AC6">
            <wp:extent cx="5334000" cy="2962275"/>
            <wp:effectExtent l="0" t="0" r="0" b="0"/>
            <wp:docPr id="612604865" name="Picture 61260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62275"/>
                    </a:xfrm>
                    <a:prstGeom prst="rect">
                      <a:avLst/>
                    </a:prstGeom>
                  </pic:spPr>
                </pic:pic>
              </a:graphicData>
            </a:graphic>
          </wp:inline>
        </w:drawing>
      </w:r>
    </w:p>
    <w:p w14:paraId="5E7D4248" w14:textId="77777777" w:rsidR="00410D38" w:rsidRDefault="00000000" w:rsidP="00312B08">
      <w:pPr>
        <w:spacing w:after="220"/>
      </w:pPr>
      <w:r>
        <w:rPr>
          <w:i/>
          <w:iCs/>
          <w:sz w:val="18"/>
          <w:szCs w:val="18"/>
        </w:rPr>
        <w:t>نرخ رشد سالانه‌ی سپرده و تسهیلات</w:t>
      </w:r>
    </w:p>
    <w:p w14:paraId="5E7D4249"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yoy_growth.png</w:t>
      </w:r>
      <w:r>
        <w:rPr>
          <w:i/>
          <w:iCs/>
          <w:sz w:val="20"/>
          <w:szCs w:val="20"/>
        </w:rPr>
        <w:t>)</w:t>
      </w:r>
    </w:p>
    <w:p w14:paraId="5E7D424A" w14:textId="77777777" w:rsidR="00410D38" w:rsidRDefault="00000000" w:rsidP="00312B08">
      <w:pPr>
        <w:spacing w:after="160" w:line="300" w:lineRule="auto"/>
      </w:pPr>
      <w:r>
        <w:rPr>
          <w:b/>
          <w:bCs/>
        </w:rPr>
        <w:t>جدول ۳-۲: رشد سالانه‌ی مانده‌ی سپرده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24E" w14:textId="77777777">
        <w:trPr>
          <w:tblHeader/>
        </w:trPr>
        <w:tc>
          <w:tcPr>
            <w:tcW w:w="3116" w:type="dxa"/>
            <w:shd w:val="clear" w:color="auto" w:fill="D9D9D9"/>
          </w:tcPr>
          <w:p w14:paraId="5E7D424B" w14:textId="77777777" w:rsidR="00410D38" w:rsidRDefault="00000000" w:rsidP="00312B08">
            <w:pPr>
              <w:spacing w:after="40"/>
            </w:pPr>
            <w:r>
              <w:lastRenderedPageBreak/>
              <w:t>سال شمسی</w:t>
            </w:r>
          </w:p>
        </w:tc>
        <w:tc>
          <w:tcPr>
            <w:tcW w:w="3116" w:type="dxa"/>
            <w:shd w:val="clear" w:color="auto" w:fill="D9D9D9"/>
          </w:tcPr>
          <w:p w14:paraId="5E7D424C" w14:textId="77777777" w:rsidR="00410D38" w:rsidRDefault="00000000" w:rsidP="00312B08">
            <w:pPr>
              <w:spacing w:after="40"/>
            </w:pPr>
            <w:r>
              <w:t>مانده‌ی پایان سال (هزار میلیارد تومان)</w:t>
            </w:r>
          </w:p>
        </w:tc>
        <w:tc>
          <w:tcPr>
            <w:tcW w:w="3116" w:type="dxa"/>
            <w:shd w:val="clear" w:color="auto" w:fill="D9D9D9"/>
          </w:tcPr>
          <w:p w14:paraId="5E7D424D" w14:textId="77777777" w:rsidR="00410D38" w:rsidRDefault="00000000" w:rsidP="00312B08">
            <w:pPr>
              <w:spacing w:after="40"/>
            </w:pPr>
            <w:r>
              <w:t>رشد سالانه</w:t>
            </w:r>
          </w:p>
        </w:tc>
      </w:tr>
      <w:tr w:rsidR="00410D38" w14:paraId="5E7D4252" w14:textId="77777777">
        <w:tc>
          <w:tcPr>
            <w:tcW w:w="3116" w:type="dxa"/>
          </w:tcPr>
          <w:p w14:paraId="5E7D424F" w14:textId="77777777" w:rsidR="00410D38" w:rsidRDefault="00000000" w:rsidP="00312B08">
            <w:pPr>
              <w:spacing w:after="40"/>
            </w:pPr>
            <w:r>
              <w:t>۱۳۹۹</w:t>
            </w:r>
          </w:p>
        </w:tc>
        <w:tc>
          <w:tcPr>
            <w:tcW w:w="3116" w:type="dxa"/>
          </w:tcPr>
          <w:p w14:paraId="5E7D4250" w14:textId="77777777" w:rsidR="00410D38" w:rsidRDefault="00000000" w:rsidP="00312B08">
            <w:pPr>
              <w:spacing w:after="40"/>
            </w:pPr>
            <w:r>
              <w:t>۱۹.۰</w:t>
            </w:r>
          </w:p>
        </w:tc>
        <w:tc>
          <w:tcPr>
            <w:tcW w:w="3116" w:type="dxa"/>
          </w:tcPr>
          <w:p w14:paraId="5E7D4251" w14:textId="77777777" w:rsidR="00410D38" w:rsidRDefault="00000000" w:rsidP="00312B08">
            <w:pPr>
              <w:spacing w:after="40"/>
            </w:pPr>
            <w:r>
              <w:t>—</w:t>
            </w:r>
          </w:p>
        </w:tc>
      </w:tr>
      <w:tr w:rsidR="00410D38" w14:paraId="5E7D4256" w14:textId="77777777">
        <w:tc>
          <w:tcPr>
            <w:tcW w:w="3116" w:type="dxa"/>
          </w:tcPr>
          <w:p w14:paraId="5E7D4253" w14:textId="77777777" w:rsidR="00410D38" w:rsidRDefault="00000000" w:rsidP="00312B08">
            <w:pPr>
              <w:spacing w:after="40"/>
            </w:pPr>
            <w:r>
              <w:t>۱۴۰۰</w:t>
            </w:r>
          </w:p>
        </w:tc>
        <w:tc>
          <w:tcPr>
            <w:tcW w:w="3116" w:type="dxa"/>
          </w:tcPr>
          <w:p w14:paraId="5E7D4254" w14:textId="77777777" w:rsidR="00410D38" w:rsidRDefault="00000000" w:rsidP="00312B08">
            <w:pPr>
              <w:spacing w:after="40"/>
            </w:pPr>
            <w:r>
              <w:t>۲۴.۸</w:t>
            </w:r>
          </w:p>
        </w:tc>
        <w:tc>
          <w:tcPr>
            <w:tcW w:w="3116" w:type="dxa"/>
          </w:tcPr>
          <w:p w14:paraId="5E7D4255" w14:textId="77777777" w:rsidR="00410D38" w:rsidRDefault="00000000" w:rsidP="00312B08">
            <w:pPr>
              <w:spacing w:after="40"/>
            </w:pPr>
            <w:r>
              <w:t>۳۰.۶٪</w:t>
            </w:r>
          </w:p>
        </w:tc>
      </w:tr>
      <w:tr w:rsidR="00410D38" w14:paraId="5E7D425A" w14:textId="77777777">
        <w:tc>
          <w:tcPr>
            <w:tcW w:w="3116" w:type="dxa"/>
          </w:tcPr>
          <w:p w14:paraId="5E7D4257" w14:textId="77777777" w:rsidR="00410D38" w:rsidRDefault="00000000" w:rsidP="00312B08">
            <w:pPr>
              <w:spacing w:after="40"/>
            </w:pPr>
            <w:r>
              <w:t>۱۴۰۱</w:t>
            </w:r>
          </w:p>
        </w:tc>
        <w:tc>
          <w:tcPr>
            <w:tcW w:w="3116" w:type="dxa"/>
          </w:tcPr>
          <w:p w14:paraId="5E7D4258" w14:textId="77777777" w:rsidR="00410D38" w:rsidRDefault="00000000" w:rsidP="00312B08">
            <w:pPr>
              <w:spacing w:after="40"/>
            </w:pPr>
            <w:r>
              <w:t>۳۲.۸</w:t>
            </w:r>
          </w:p>
        </w:tc>
        <w:tc>
          <w:tcPr>
            <w:tcW w:w="3116" w:type="dxa"/>
          </w:tcPr>
          <w:p w14:paraId="5E7D4259" w14:textId="77777777" w:rsidR="00410D38" w:rsidRDefault="00000000" w:rsidP="00312B08">
            <w:pPr>
              <w:spacing w:after="40"/>
            </w:pPr>
            <w:r>
              <w:t>۳۲.۰٪</w:t>
            </w:r>
          </w:p>
        </w:tc>
      </w:tr>
      <w:tr w:rsidR="00410D38" w14:paraId="5E7D425E" w14:textId="77777777">
        <w:tc>
          <w:tcPr>
            <w:tcW w:w="3116" w:type="dxa"/>
          </w:tcPr>
          <w:p w14:paraId="5E7D425B" w14:textId="77777777" w:rsidR="00410D38" w:rsidRDefault="00000000" w:rsidP="00312B08">
            <w:pPr>
              <w:spacing w:after="40"/>
            </w:pPr>
            <w:r>
              <w:t>۱۴۰۲</w:t>
            </w:r>
          </w:p>
        </w:tc>
        <w:tc>
          <w:tcPr>
            <w:tcW w:w="3116" w:type="dxa"/>
          </w:tcPr>
          <w:p w14:paraId="5E7D425C" w14:textId="77777777" w:rsidR="00410D38" w:rsidRDefault="00000000" w:rsidP="00312B08">
            <w:pPr>
              <w:spacing w:after="40"/>
            </w:pPr>
            <w:r>
              <w:t>۴۷.۳</w:t>
            </w:r>
          </w:p>
        </w:tc>
        <w:tc>
          <w:tcPr>
            <w:tcW w:w="3116" w:type="dxa"/>
          </w:tcPr>
          <w:p w14:paraId="5E7D425D" w14:textId="77777777" w:rsidR="00410D38" w:rsidRDefault="00000000" w:rsidP="00312B08">
            <w:pPr>
              <w:spacing w:after="40"/>
            </w:pPr>
            <w:r>
              <w:rPr>
                <w:b/>
                <w:bCs/>
              </w:rPr>
              <w:t>۴۴.۳٪</w:t>
            </w:r>
          </w:p>
        </w:tc>
      </w:tr>
      <w:tr w:rsidR="00410D38" w14:paraId="5E7D4262" w14:textId="77777777">
        <w:tc>
          <w:tcPr>
            <w:tcW w:w="3116" w:type="dxa"/>
          </w:tcPr>
          <w:p w14:paraId="5E7D425F" w14:textId="77777777" w:rsidR="00410D38" w:rsidRDefault="00000000" w:rsidP="00312B08">
            <w:pPr>
              <w:spacing w:after="40"/>
            </w:pPr>
            <w:r>
              <w:t>۱۴۰۳</w:t>
            </w:r>
          </w:p>
        </w:tc>
        <w:tc>
          <w:tcPr>
            <w:tcW w:w="3116" w:type="dxa"/>
          </w:tcPr>
          <w:p w14:paraId="5E7D4260" w14:textId="77777777" w:rsidR="00410D38" w:rsidRDefault="00000000" w:rsidP="00312B08">
            <w:pPr>
              <w:spacing w:after="40"/>
            </w:pPr>
            <w:r>
              <w:t>۶۴.۰</w:t>
            </w:r>
          </w:p>
        </w:tc>
        <w:tc>
          <w:tcPr>
            <w:tcW w:w="3116" w:type="dxa"/>
          </w:tcPr>
          <w:p w14:paraId="5E7D4261" w14:textId="77777777" w:rsidR="00410D38" w:rsidRDefault="00000000" w:rsidP="00312B08">
            <w:pPr>
              <w:spacing w:after="40"/>
            </w:pPr>
            <w:r>
              <w:t>۳۵.۳٪</w:t>
            </w:r>
          </w:p>
        </w:tc>
      </w:tr>
      <w:tr w:rsidR="00410D38" w14:paraId="5E7D4266" w14:textId="77777777">
        <w:tc>
          <w:tcPr>
            <w:tcW w:w="3116" w:type="dxa"/>
          </w:tcPr>
          <w:p w14:paraId="5E7D4263" w14:textId="77777777" w:rsidR="00410D38" w:rsidRDefault="00000000" w:rsidP="00312B08">
            <w:pPr>
              <w:spacing w:after="40"/>
            </w:pPr>
            <w:r>
              <w:t>۱۴۰۴</w:t>
            </w:r>
          </w:p>
        </w:tc>
        <w:tc>
          <w:tcPr>
            <w:tcW w:w="3116" w:type="dxa"/>
          </w:tcPr>
          <w:p w14:paraId="5E7D4264" w14:textId="77777777" w:rsidR="00410D38" w:rsidRDefault="00000000" w:rsidP="00312B08">
            <w:pPr>
              <w:spacing w:after="40"/>
            </w:pPr>
            <w:r>
              <w:t>۸۴.۸</w:t>
            </w:r>
          </w:p>
        </w:tc>
        <w:tc>
          <w:tcPr>
            <w:tcW w:w="3116" w:type="dxa"/>
          </w:tcPr>
          <w:p w14:paraId="5E7D4265" w14:textId="77777777" w:rsidR="00410D38" w:rsidRDefault="00000000" w:rsidP="00312B08">
            <w:pPr>
              <w:spacing w:after="40"/>
            </w:pPr>
            <w:r>
              <w:t>۳۲.۵٪</w:t>
            </w:r>
          </w:p>
        </w:tc>
      </w:tr>
    </w:tbl>
    <w:p w14:paraId="5E7D4267" w14:textId="77777777" w:rsidR="00410D38" w:rsidRDefault="00410D38" w:rsidP="00312B08">
      <w:pPr>
        <w:spacing w:after="160"/>
      </w:pPr>
    </w:p>
    <w:p w14:paraId="5E7D4268" w14:textId="77777777" w:rsidR="00410D38" w:rsidRDefault="00000000" w:rsidP="00312B08">
      <w:pPr>
        <w:spacing w:after="160" w:line="300" w:lineRule="auto"/>
      </w:pPr>
      <w:r>
        <w:t>نرخ رشد در کل دوره در بازه‌ی نسبتاً باریک ۳۰.۶ تا ۴۴.۳ درصد نوسان کرده است. جهش سال ۱۴۰۲ تنها انحراف محسوس از این الگوست و پس از آن، نرخ رشد به محدوده‌ی پیشین بازگشته است.</w:t>
      </w:r>
    </w:p>
    <w:p w14:paraId="5E7D4269" w14:textId="77777777" w:rsidR="00410D38" w:rsidRDefault="00000000" w:rsidP="00312B08">
      <w:pPr>
        <w:pStyle w:val="Heading3"/>
        <w:spacing w:before="280" w:after="160"/>
      </w:pPr>
      <w:bookmarkStart w:id="142" w:name="_Toc241516012"/>
      <w:r>
        <w:rPr>
          <w:b/>
          <w:bCs/>
        </w:rPr>
        <w:t>۳.۱.۳ تحلیل: سه قید ضروری در تفسیر این رشد</w:t>
      </w:r>
      <w:bookmarkEnd w:id="142"/>
    </w:p>
    <w:p w14:paraId="5E7D426A" w14:textId="77777777" w:rsidR="00410D38" w:rsidRDefault="00000000" w:rsidP="00312B08">
      <w:pPr>
        <w:spacing w:after="160" w:line="300" w:lineRule="auto"/>
      </w:pPr>
      <w:r>
        <w:t>ارقام جداول ۳-۱ و ۳-۲ در نگاه نخست رشدی چشمگیر را نشان می‌دهند. سه ملاحظه‌ی زیر برای تفسیر صحیح آن‌ها ضروری است.</w:t>
      </w:r>
    </w:p>
    <w:p w14:paraId="5E7D426B" w14:textId="77777777" w:rsidR="00410D38" w:rsidRDefault="00000000" w:rsidP="00312B08">
      <w:pPr>
        <w:spacing w:after="160" w:line="300" w:lineRule="auto"/>
      </w:pPr>
      <w:r>
        <w:rPr>
          <w:b/>
          <w:bCs/>
        </w:rPr>
        <w:t>نخست، این رشد اسمی است و نه واقعی.</w:t>
      </w:r>
      <w:r>
        <w:t xml:space="preserve"> میانگین مانده‌ی هر حساب در دوره‌ی ۷۲ ماهه ۳.۳۶ برابر شده است. با عنایت به سطح تورم اقتصاد ایران در بازه‌ی ۱۳۹۹ تا ۱۴۰۴، این رقم به احتمال زیاد معادل </w:t>
      </w:r>
      <w:r>
        <w:rPr>
          <w:b/>
          <w:bCs/>
        </w:rPr>
        <w:t>کاهش قدرت خرید واقعی سپرده‌ها</w:t>
      </w:r>
      <w:r>
        <w:t xml:space="preserve"> است. این گزارش هیچ تعدیل تورمی اعمال نکرده و لذا هیچ ادعایی درباره‌ی رشد حقیقی منابع ندارد. محاسبه‌ی رشد واقعی مستلزم توافق بر شاخص تورم مرجع است که در فهرست موضوعات فصل ۸ ثبت شده است.</w:t>
      </w:r>
    </w:p>
    <w:p w14:paraId="5E7D426C" w14:textId="77777777" w:rsidR="00410D38" w:rsidRDefault="00000000" w:rsidP="00312B08">
      <w:pPr>
        <w:spacing w:after="160" w:line="300" w:lineRule="auto"/>
      </w:pPr>
      <w:r>
        <w:rPr>
          <w:b/>
          <w:bCs/>
        </w:rPr>
        <w:t>دوم، بخش قابل توجهی از رشد از افزایش تعداد حساب ناشی می‌شود و نه تعمیق رابطه.</w:t>
      </w:r>
      <w:r>
        <w:t xml:space="preserve"> تعداد حساب در همین دوره ۱.۹۴ برابر شده است. تجزیه‌ی ساده‌ی رشد ۶.۵۳ برابری نشان می‌دهد که ضریب ۱.۹۴ از افزایش تعداد حساب و ضریب ۳.۳۶ از افزایش میانگین هر حساب حاصل شده است. به بیان دیگر، حدود یک‌سوم رشد صرفاً از گسترش تعداد حساب می‌آید.</w:t>
      </w:r>
    </w:p>
    <w:p w14:paraId="5E7D426D" w14:textId="77777777" w:rsidR="00410D38" w:rsidRDefault="00000000" w:rsidP="00312B08">
      <w:pPr>
        <w:spacing w:after="160" w:line="300" w:lineRule="auto"/>
      </w:pPr>
      <w:r>
        <w:rPr>
          <w:b/>
          <w:bCs/>
        </w:rPr>
        <w:t>سوم، رشد سپرده از رشد تسهیلات عقب مانده است.</w:t>
      </w:r>
      <w:r>
        <w:t xml:space="preserve"> چنان‌که در فصل ۴ نشان داده می‌شود، نرخ رشد سالانه‌ی تسهیلات در تمام سال‌های بازه بالاتر از سپرده بوده است. همین شکاف پایدار است که نسبت تسهیلات به سپرده را از ۱۱۳.۵ درصد در ابتدای دوره به ۱۵۱.۲ درصد در پایان آن رسانده — موضوعی که از منظر مدیریت نقدینگی اهمیت راهبردی دارد.</w:t>
      </w:r>
    </w:p>
    <w:p w14:paraId="5E7D426E" w14:textId="77777777" w:rsidR="00410D38" w:rsidRDefault="00410D38" w:rsidP="00312B08">
      <w:pPr>
        <w:pBdr>
          <w:bottom w:val="single" w:sz="6" w:space="0" w:color="999999"/>
        </w:pBdr>
        <w:spacing w:before="120" w:after="120"/>
      </w:pPr>
    </w:p>
    <w:p w14:paraId="5E7D426F" w14:textId="77777777" w:rsidR="00410D38" w:rsidRDefault="00000000" w:rsidP="00312B08">
      <w:pPr>
        <w:pStyle w:val="Heading2"/>
        <w:spacing w:before="280" w:after="160"/>
      </w:pPr>
      <w:bookmarkStart w:id="143" w:name="_Toc241516013"/>
      <w:r>
        <w:rPr>
          <w:b/>
          <w:bCs/>
          <w:sz w:val="28"/>
          <w:szCs w:val="28"/>
        </w:rPr>
        <w:t>۳.۲ ترکیب پرتفوی سپرده</w:t>
      </w:r>
      <w:bookmarkEnd w:id="143"/>
    </w:p>
    <w:p w14:paraId="5E7D4270" w14:textId="77777777" w:rsidR="00410D38" w:rsidRDefault="00000000" w:rsidP="00312B08">
      <w:pPr>
        <w:pStyle w:val="Heading3"/>
        <w:spacing w:before="280" w:after="160"/>
      </w:pPr>
      <w:bookmarkStart w:id="144" w:name="_Toc241516014"/>
      <w:r>
        <w:rPr>
          <w:b/>
          <w:bCs/>
        </w:rPr>
        <w:t>۳.۲.۱ توزیع محصولی</w:t>
      </w:r>
      <w:bookmarkEnd w:id="144"/>
    </w:p>
    <w:p w14:paraId="5E7D4271" w14:textId="77777777" w:rsidR="00410D38" w:rsidRDefault="00000000" w:rsidP="00312B08">
      <w:pPr>
        <w:spacing w:after="160" w:line="300" w:lineRule="auto"/>
      </w:pPr>
      <w:r>
        <w:t>ترکیب محصولی منابع، تعیین‌کننده‌ی مستقیم ساختار هزینه‌ی بانک است. جدول ۳-۳ این ترکیب را در مقطع اسفند ۱۴۰۴ نشان می‌دهد.</w:t>
      </w:r>
    </w:p>
    <w:p w14:paraId="5E7D4272" w14:textId="77777777" w:rsidR="00410D38" w:rsidRDefault="00000000" w:rsidP="00312B08">
      <w:pPr>
        <w:spacing w:before="120" w:after="80"/>
      </w:pPr>
      <w:r>
        <w:rPr>
          <w:noProof/>
        </w:rPr>
        <w:lastRenderedPageBreak/>
        <w:drawing>
          <wp:inline distT="0" distB="0" distL="0" distR="0" wp14:anchorId="5E7D4AC7" wp14:editId="5E7D4AC8">
            <wp:extent cx="5334000" cy="3200400"/>
            <wp:effectExtent l="0" t="0" r="0" b="0"/>
            <wp:docPr id="514606259" name="Picture 51460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200400"/>
                    </a:xfrm>
                    <a:prstGeom prst="rect">
                      <a:avLst/>
                    </a:prstGeom>
                  </pic:spPr>
                </pic:pic>
              </a:graphicData>
            </a:graphic>
          </wp:inline>
        </w:drawing>
      </w:r>
    </w:p>
    <w:p w14:paraId="5E7D4273" w14:textId="77777777" w:rsidR="00410D38" w:rsidRDefault="00000000" w:rsidP="00312B08">
      <w:pPr>
        <w:spacing w:after="220"/>
      </w:pPr>
      <w:r>
        <w:rPr>
          <w:i/>
          <w:iCs/>
          <w:sz w:val="18"/>
          <w:szCs w:val="18"/>
        </w:rPr>
        <w:t>ترکیب پرتفوی سپرده به تفکیک نوع، اسفند ۱۴۰۴</w:t>
      </w:r>
    </w:p>
    <w:p w14:paraId="5E7D4274"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deposit_portfolio_composition.png</w:t>
      </w:r>
      <w:r>
        <w:rPr>
          <w:i/>
          <w:iCs/>
          <w:sz w:val="20"/>
          <w:szCs w:val="20"/>
        </w:rPr>
        <w:t>)</w:t>
      </w:r>
    </w:p>
    <w:p w14:paraId="5E7D4275" w14:textId="77777777" w:rsidR="00410D38" w:rsidRDefault="00000000" w:rsidP="00312B08">
      <w:pPr>
        <w:spacing w:after="160" w:line="300" w:lineRule="auto"/>
      </w:pPr>
      <w:r>
        <w:rPr>
          <w:b/>
          <w:bCs/>
        </w:rPr>
        <w:t>جدول ۳-۳: ترکیب پرتفوی سپرده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410D38" w14:paraId="5E7D427C" w14:textId="77777777">
        <w:trPr>
          <w:tblHeader/>
        </w:trPr>
        <w:tc>
          <w:tcPr>
            <w:tcW w:w="1558" w:type="dxa"/>
            <w:shd w:val="clear" w:color="auto" w:fill="D9D9D9"/>
          </w:tcPr>
          <w:p w14:paraId="5E7D4276" w14:textId="77777777" w:rsidR="00410D38" w:rsidRDefault="00000000" w:rsidP="00312B08">
            <w:pPr>
              <w:spacing w:after="40"/>
            </w:pPr>
            <w:r>
              <w:t>نوع سپرده</w:t>
            </w:r>
          </w:p>
        </w:tc>
        <w:tc>
          <w:tcPr>
            <w:tcW w:w="1558" w:type="dxa"/>
            <w:shd w:val="clear" w:color="auto" w:fill="D9D9D9"/>
          </w:tcPr>
          <w:p w14:paraId="5E7D4277" w14:textId="77777777" w:rsidR="00410D38" w:rsidRDefault="00000000" w:rsidP="00312B08">
            <w:pPr>
              <w:spacing w:after="40"/>
            </w:pPr>
            <w:r>
              <w:t>تعداد حساب</w:t>
            </w:r>
          </w:p>
        </w:tc>
        <w:tc>
          <w:tcPr>
            <w:tcW w:w="1558" w:type="dxa"/>
            <w:shd w:val="clear" w:color="auto" w:fill="D9D9D9"/>
          </w:tcPr>
          <w:p w14:paraId="5E7D4278" w14:textId="77777777" w:rsidR="00410D38" w:rsidRDefault="00000000" w:rsidP="00312B08">
            <w:pPr>
              <w:spacing w:after="40"/>
            </w:pPr>
            <w:r>
              <w:t>سهم تعداد</w:t>
            </w:r>
          </w:p>
        </w:tc>
        <w:tc>
          <w:tcPr>
            <w:tcW w:w="1558" w:type="dxa"/>
            <w:shd w:val="clear" w:color="auto" w:fill="D9D9D9"/>
          </w:tcPr>
          <w:p w14:paraId="5E7D4279" w14:textId="77777777" w:rsidR="00410D38" w:rsidRDefault="00000000" w:rsidP="00312B08">
            <w:pPr>
              <w:spacing w:after="40"/>
            </w:pPr>
            <w:r>
              <w:t>مانده (هزار میلیارد تومان)</w:t>
            </w:r>
          </w:p>
        </w:tc>
        <w:tc>
          <w:tcPr>
            <w:tcW w:w="1558" w:type="dxa"/>
            <w:shd w:val="clear" w:color="auto" w:fill="D9D9D9"/>
          </w:tcPr>
          <w:p w14:paraId="5E7D427A" w14:textId="77777777" w:rsidR="00410D38" w:rsidRDefault="00000000" w:rsidP="00312B08">
            <w:pPr>
              <w:spacing w:after="40"/>
            </w:pPr>
            <w:r>
              <w:t>سهم مانده</w:t>
            </w:r>
          </w:p>
        </w:tc>
        <w:tc>
          <w:tcPr>
            <w:tcW w:w="1558" w:type="dxa"/>
            <w:shd w:val="clear" w:color="auto" w:fill="D9D9D9"/>
          </w:tcPr>
          <w:p w14:paraId="5E7D427B" w14:textId="77777777" w:rsidR="00410D38" w:rsidRDefault="00000000" w:rsidP="00312B08">
            <w:pPr>
              <w:spacing w:after="40"/>
            </w:pPr>
            <w:r>
              <w:t>میانگین هر حساب (میلیون تومان)</w:t>
            </w:r>
          </w:p>
        </w:tc>
      </w:tr>
      <w:tr w:rsidR="00410D38" w14:paraId="5E7D4283" w14:textId="77777777">
        <w:tc>
          <w:tcPr>
            <w:tcW w:w="1558" w:type="dxa"/>
          </w:tcPr>
          <w:p w14:paraId="5E7D427D" w14:textId="77777777" w:rsidR="00410D38" w:rsidRDefault="00000000" w:rsidP="00312B08">
            <w:pPr>
              <w:spacing w:after="40"/>
            </w:pPr>
            <w:r>
              <w:t>سرمایه‌گذاری بلندمدت</w:t>
            </w:r>
          </w:p>
        </w:tc>
        <w:tc>
          <w:tcPr>
            <w:tcW w:w="1558" w:type="dxa"/>
          </w:tcPr>
          <w:p w14:paraId="5E7D427E" w14:textId="77777777" w:rsidR="00410D38" w:rsidRDefault="00000000" w:rsidP="00312B08">
            <w:pPr>
              <w:spacing w:after="40"/>
            </w:pPr>
            <w:r>
              <w:t>۴۶,۲۷۵</w:t>
            </w:r>
          </w:p>
        </w:tc>
        <w:tc>
          <w:tcPr>
            <w:tcW w:w="1558" w:type="dxa"/>
          </w:tcPr>
          <w:p w14:paraId="5E7D427F" w14:textId="77777777" w:rsidR="00410D38" w:rsidRDefault="00000000" w:rsidP="00312B08">
            <w:pPr>
              <w:spacing w:after="40"/>
            </w:pPr>
            <w:r>
              <w:t>۲.۲٪</w:t>
            </w:r>
          </w:p>
        </w:tc>
        <w:tc>
          <w:tcPr>
            <w:tcW w:w="1558" w:type="dxa"/>
          </w:tcPr>
          <w:p w14:paraId="5E7D4280" w14:textId="77777777" w:rsidR="00410D38" w:rsidRDefault="00000000" w:rsidP="00312B08">
            <w:pPr>
              <w:spacing w:after="40"/>
            </w:pPr>
            <w:r>
              <w:rPr>
                <w:b/>
                <w:bCs/>
              </w:rPr>
              <w:t>۳۱.۶</w:t>
            </w:r>
          </w:p>
        </w:tc>
        <w:tc>
          <w:tcPr>
            <w:tcW w:w="1558" w:type="dxa"/>
          </w:tcPr>
          <w:p w14:paraId="5E7D4281" w14:textId="77777777" w:rsidR="00410D38" w:rsidRDefault="00000000" w:rsidP="00312B08">
            <w:pPr>
              <w:spacing w:after="40"/>
            </w:pPr>
            <w:r>
              <w:rPr>
                <w:b/>
                <w:bCs/>
              </w:rPr>
              <w:t>۳۷.۳٪</w:t>
            </w:r>
          </w:p>
        </w:tc>
        <w:tc>
          <w:tcPr>
            <w:tcW w:w="1558" w:type="dxa"/>
          </w:tcPr>
          <w:p w14:paraId="5E7D4282" w14:textId="77777777" w:rsidR="00410D38" w:rsidRDefault="00000000" w:rsidP="00312B08">
            <w:pPr>
              <w:spacing w:after="40"/>
            </w:pPr>
            <w:r>
              <w:t>۶۸۲.۷</w:t>
            </w:r>
          </w:p>
        </w:tc>
      </w:tr>
      <w:tr w:rsidR="00410D38" w14:paraId="5E7D428A" w14:textId="77777777">
        <w:tc>
          <w:tcPr>
            <w:tcW w:w="1558" w:type="dxa"/>
          </w:tcPr>
          <w:p w14:paraId="5E7D4284" w14:textId="77777777" w:rsidR="00410D38" w:rsidRDefault="00000000" w:rsidP="00312B08">
            <w:pPr>
              <w:spacing w:after="40"/>
            </w:pPr>
            <w:r>
              <w:t>پس‌انداز جاری</w:t>
            </w:r>
          </w:p>
        </w:tc>
        <w:tc>
          <w:tcPr>
            <w:tcW w:w="1558" w:type="dxa"/>
          </w:tcPr>
          <w:p w14:paraId="5E7D4285" w14:textId="77777777" w:rsidR="00410D38" w:rsidRDefault="00000000" w:rsidP="00312B08">
            <w:pPr>
              <w:spacing w:after="40"/>
            </w:pPr>
            <w:r>
              <w:t>۲۵۰,۴۲۴</w:t>
            </w:r>
          </w:p>
        </w:tc>
        <w:tc>
          <w:tcPr>
            <w:tcW w:w="1558" w:type="dxa"/>
          </w:tcPr>
          <w:p w14:paraId="5E7D4286" w14:textId="77777777" w:rsidR="00410D38" w:rsidRDefault="00000000" w:rsidP="00312B08">
            <w:pPr>
              <w:spacing w:after="40"/>
            </w:pPr>
            <w:r>
              <w:t>۱۱.۹٪</w:t>
            </w:r>
          </w:p>
        </w:tc>
        <w:tc>
          <w:tcPr>
            <w:tcW w:w="1558" w:type="dxa"/>
          </w:tcPr>
          <w:p w14:paraId="5E7D4287" w14:textId="77777777" w:rsidR="00410D38" w:rsidRDefault="00000000" w:rsidP="00312B08">
            <w:pPr>
              <w:spacing w:after="40"/>
            </w:pPr>
            <w:r>
              <w:t>۱۷.۴</w:t>
            </w:r>
          </w:p>
        </w:tc>
        <w:tc>
          <w:tcPr>
            <w:tcW w:w="1558" w:type="dxa"/>
          </w:tcPr>
          <w:p w14:paraId="5E7D4288" w14:textId="77777777" w:rsidR="00410D38" w:rsidRDefault="00000000" w:rsidP="00312B08">
            <w:pPr>
              <w:spacing w:after="40"/>
            </w:pPr>
            <w:r>
              <w:t>۲۰.۵٪</w:t>
            </w:r>
          </w:p>
        </w:tc>
        <w:tc>
          <w:tcPr>
            <w:tcW w:w="1558" w:type="dxa"/>
          </w:tcPr>
          <w:p w14:paraId="5E7D4289" w14:textId="77777777" w:rsidR="00410D38" w:rsidRDefault="00000000" w:rsidP="00312B08">
            <w:pPr>
              <w:spacing w:after="40"/>
            </w:pPr>
            <w:r>
              <w:t>۶۹.۴</w:t>
            </w:r>
          </w:p>
        </w:tc>
      </w:tr>
      <w:tr w:rsidR="00410D38" w14:paraId="5E7D4291" w14:textId="77777777">
        <w:tc>
          <w:tcPr>
            <w:tcW w:w="1558" w:type="dxa"/>
          </w:tcPr>
          <w:p w14:paraId="5E7D428B" w14:textId="77777777" w:rsidR="00410D38" w:rsidRDefault="00000000" w:rsidP="00312B08">
            <w:pPr>
              <w:spacing w:after="40"/>
            </w:pPr>
            <w:r>
              <w:t>سرمایه‌گذاری کوتاه‌مدت</w:t>
            </w:r>
          </w:p>
        </w:tc>
        <w:tc>
          <w:tcPr>
            <w:tcW w:w="1558" w:type="dxa"/>
          </w:tcPr>
          <w:p w14:paraId="5E7D428C" w14:textId="77777777" w:rsidR="00410D38" w:rsidRDefault="00000000" w:rsidP="00312B08">
            <w:pPr>
              <w:spacing w:after="40"/>
            </w:pPr>
            <w:r>
              <w:t>۴۷۹,۲۰۵</w:t>
            </w:r>
          </w:p>
        </w:tc>
        <w:tc>
          <w:tcPr>
            <w:tcW w:w="1558" w:type="dxa"/>
          </w:tcPr>
          <w:p w14:paraId="5E7D428D" w14:textId="77777777" w:rsidR="00410D38" w:rsidRDefault="00000000" w:rsidP="00312B08">
            <w:pPr>
              <w:spacing w:after="40"/>
            </w:pPr>
            <w:r>
              <w:t>۲۲.۸٪</w:t>
            </w:r>
          </w:p>
        </w:tc>
        <w:tc>
          <w:tcPr>
            <w:tcW w:w="1558" w:type="dxa"/>
          </w:tcPr>
          <w:p w14:paraId="5E7D428E" w14:textId="77777777" w:rsidR="00410D38" w:rsidRDefault="00000000" w:rsidP="00312B08">
            <w:pPr>
              <w:spacing w:after="40"/>
            </w:pPr>
            <w:r>
              <w:t>۱۴.۱</w:t>
            </w:r>
          </w:p>
        </w:tc>
        <w:tc>
          <w:tcPr>
            <w:tcW w:w="1558" w:type="dxa"/>
          </w:tcPr>
          <w:p w14:paraId="5E7D428F" w14:textId="77777777" w:rsidR="00410D38" w:rsidRDefault="00000000" w:rsidP="00312B08">
            <w:pPr>
              <w:spacing w:after="40"/>
            </w:pPr>
            <w:r>
              <w:t>۱۶.۶٪</w:t>
            </w:r>
          </w:p>
        </w:tc>
        <w:tc>
          <w:tcPr>
            <w:tcW w:w="1558" w:type="dxa"/>
          </w:tcPr>
          <w:p w14:paraId="5E7D4290" w14:textId="77777777" w:rsidR="00410D38" w:rsidRDefault="00000000" w:rsidP="00312B08">
            <w:pPr>
              <w:spacing w:after="40"/>
            </w:pPr>
            <w:r>
              <w:t>۲۹.۴</w:t>
            </w:r>
          </w:p>
        </w:tc>
      </w:tr>
      <w:tr w:rsidR="00410D38" w14:paraId="5E7D4298" w14:textId="77777777">
        <w:tc>
          <w:tcPr>
            <w:tcW w:w="1558" w:type="dxa"/>
          </w:tcPr>
          <w:p w14:paraId="5E7D4292" w14:textId="77777777" w:rsidR="00410D38" w:rsidRDefault="00000000" w:rsidP="00312B08">
            <w:pPr>
              <w:spacing w:after="40"/>
            </w:pPr>
            <w:r>
              <w:t>نامشخص</w:t>
            </w:r>
          </w:p>
        </w:tc>
        <w:tc>
          <w:tcPr>
            <w:tcW w:w="1558" w:type="dxa"/>
          </w:tcPr>
          <w:p w14:paraId="5E7D4293" w14:textId="77777777" w:rsidR="00410D38" w:rsidRDefault="00000000" w:rsidP="00312B08">
            <w:pPr>
              <w:spacing w:after="40"/>
            </w:pPr>
            <w:r>
              <w:rPr>
                <w:b/>
                <w:bCs/>
              </w:rPr>
              <w:t>۸۴۸,۵۵۳</w:t>
            </w:r>
          </w:p>
        </w:tc>
        <w:tc>
          <w:tcPr>
            <w:tcW w:w="1558" w:type="dxa"/>
          </w:tcPr>
          <w:p w14:paraId="5E7D4294" w14:textId="77777777" w:rsidR="00410D38" w:rsidRDefault="00000000" w:rsidP="00312B08">
            <w:pPr>
              <w:spacing w:after="40"/>
            </w:pPr>
            <w:r>
              <w:rPr>
                <w:b/>
                <w:bCs/>
              </w:rPr>
              <w:t>۴۰.۳٪</w:t>
            </w:r>
          </w:p>
        </w:tc>
        <w:tc>
          <w:tcPr>
            <w:tcW w:w="1558" w:type="dxa"/>
          </w:tcPr>
          <w:p w14:paraId="5E7D4295" w14:textId="77777777" w:rsidR="00410D38" w:rsidRDefault="00000000" w:rsidP="00312B08">
            <w:pPr>
              <w:spacing w:after="40"/>
            </w:pPr>
            <w:r>
              <w:t>۱۰.۰</w:t>
            </w:r>
          </w:p>
        </w:tc>
        <w:tc>
          <w:tcPr>
            <w:tcW w:w="1558" w:type="dxa"/>
          </w:tcPr>
          <w:p w14:paraId="5E7D4296" w14:textId="77777777" w:rsidR="00410D38" w:rsidRDefault="00000000" w:rsidP="00312B08">
            <w:pPr>
              <w:spacing w:after="40"/>
            </w:pPr>
            <w:r>
              <w:t>۱۱.۸٪</w:t>
            </w:r>
          </w:p>
        </w:tc>
        <w:tc>
          <w:tcPr>
            <w:tcW w:w="1558" w:type="dxa"/>
          </w:tcPr>
          <w:p w14:paraId="5E7D4297" w14:textId="77777777" w:rsidR="00410D38" w:rsidRDefault="00000000" w:rsidP="00312B08">
            <w:pPr>
              <w:spacing w:after="40"/>
            </w:pPr>
            <w:r>
              <w:t>۱۱.۸</w:t>
            </w:r>
          </w:p>
        </w:tc>
      </w:tr>
      <w:tr w:rsidR="00410D38" w14:paraId="5E7D429F" w14:textId="77777777">
        <w:tc>
          <w:tcPr>
            <w:tcW w:w="1558" w:type="dxa"/>
          </w:tcPr>
          <w:p w14:paraId="5E7D4299" w14:textId="77777777" w:rsidR="00410D38" w:rsidRDefault="00000000" w:rsidP="00312B08">
            <w:pPr>
              <w:spacing w:after="40"/>
            </w:pPr>
            <w:r>
              <w:t>قرض‌الحسنه پس‌انداز</w:t>
            </w:r>
          </w:p>
        </w:tc>
        <w:tc>
          <w:tcPr>
            <w:tcW w:w="1558" w:type="dxa"/>
          </w:tcPr>
          <w:p w14:paraId="5E7D429A" w14:textId="77777777" w:rsidR="00410D38" w:rsidRDefault="00000000" w:rsidP="00312B08">
            <w:pPr>
              <w:spacing w:after="40"/>
            </w:pPr>
            <w:r>
              <w:t>۴۱۵,۸۷۶</w:t>
            </w:r>
          </w:p>
        </w:tc>
        <w:tc>
          <w:tcPr>
            <w:tcW w:w="1558" w:type="dxa"/>
          </w:tcPr>
          <w:p w14:paraId="5E7D429B" w14:textId="77777777" w:rsidR="00410D38" w:rsidRDefault="00000000" w:rsidP="00312B08">
            <w:pPr>
              <w:spacing w:after="40"/>
            </w:pPr>
            <w:r>
              <w:t>۱۹.۸٪</w:t>
            </w:r>
          </w:p>
        </w:tc>
        <w:tc>
          <w:tcPr>
            <w:tcW w:w="1558" w:type="dxa"/>
          </w:tcPr>
          <w:p w14:paraId="5E7D429C" w14:textId="77777777" w:rsidR="00410D38" w:rsidRDefault="00000000" w:rsidP="00312B08">
            <w:pPr>
              <w:spacing w:after="40"/>
            </w:pPr>
            <w:r>
              <w:t>۸.۷</w:t>
            </w:r>
          </w:p>
        </w:tc>
        <w:tc>
          <w:tcPr>
            <w:tcW w:w="1558" w:type="dxa"/>
          </w:tcPr>
          <w:p w14:paraId="5E7D429D" w14:textId="77777777" w:rsidR="00410D38" w:rsidRDefault="00000000" w:rsidP="00312B08">
            <w:pPr>
              <w:spacing w:after="40"/>
            </w:pPr>
            <w:r>
              <w:t>۱۰.۲٪</w:t>
            </w:r>
          </w:p>
        </w:tc>
        <w:tc>
          <w:tcPr>
            <w:tcW w:w="1558" w:type="dxa"/>
          </w:tcPr>
          <w:p w14:paraId="5E7D429E" w14:textId="77777777" w:rsidR="00410D38" w:rsidRDefault="00000000" w:rsidP="00312B08">
            <w:pPr>
              <w:spacing w:after="40"/>
            </w:pPr>
            <w:r>
              <w:t>۲۰.۹</w:t>
            </w:r>
          </w:p>
        </w:tc>
      </w:tr>
      <w:tr w:rsidR="00410D38" w14:paraId="5E7D42A6" w14:textId="77777777">
        <w:tc>
          <w:tcPr>
            <w:tcW w:w="1558" w:type="dxa"/>
          </w:tcPr>
          <w:p w14:paraId="5E7D42A0" w14:textId="77777777" w:rsidR="00410D38" w:rsidRDefault="00000000" w:rsidP="00312B08">
            <w:pPr>
              <w:spacing w:after="40"/>
            </w:pPr>
            <w:r>
              <w:t>ویژه</w:t>
            </w:r>
          </w:p>
        </w:tc>
        <w:tc>
          <w:tcPr>
            <w:tcW w:w="1558" w:type="dxa"/>
          </w:tcPr>
          <w:p w14:paraId="5E7D42A1" w14:textId="77777777" w:rsidR="00410D38" w:rsidRDefault="00000000" w:rsidP="00312B08">
            <w:pPr>
              <w:spacing w:after="40"/>
            </w:pPr>
            <w:r>
              <w:t>۶۲,۶۴۸</w:t>
            </w:r>
          </w:p>
        </w:tc>
        <w:tc>
          <w:tcPr>
            <w:tcW w:w="1558" w:type="dxa"/>
          </w:tcPr>
          <w:p w14:paraId="5E7D42A2" w14:textId="77777777" w:rsidR="00410D38" w:rsidRDefault="00000000" w:rsidP="00312B08">
            <w:pPr>
              <w:spacing w:after="40"/>
            </w:pPr>
            <w:r>
              <w:t>۳.۰٪</w:t>
            </w:r>
          </w:p>
        </w:tc>
        <w:tc>
          <w:tcPr>
            <w:tcW w:w="1558" w:type="dxa"/>
          </w:tcPr>
          <w:p w14:paraId="5E7D42A3" w14:textId="77777777" w:rsidR="00410D38" w:rsidRDefault="00000000" w:rsidP="00312B08">
            <w:pPr>
              <w:spacing w:after="40"/>
            </w:pPr>
            <w:r>
              <w:t>۳.۰</w:t>
            </w:r>
          </w:p>
        </w:tc>
        <w:tc>
          <w:tcPr>
            <w:tcW w:w="1558" w:type="dxa"/>
          </w:tcPr>
          <w:p w14:paraId="5E7D42A4" w14:textId="77777777" w:rsidR="00410D38" w:rsidRDefault="00000000" w:rsidP="00312B08">
            <w:pPr>
              <w:spacing w:after="40"/>
            </w:pPr>
            <w:r>
              <w:t>۳.۶٪</w:t>
            </w:r>
          </w:p>
        </w:tc>
        <w:tc>
          <w:tcPr>
            <w:tcW w:w="1558" w:type="dxa"/>
          </w:tcPr>
          <w:p w14:paraId="5E7D42A5" w14:textId="77777777" w:rsidR="00410D38" w:rsidRDefault="00000000" w:rsidP="00312B08">
            <w:pPr>
              <w:spacing w:after="40"/>
            </w:pPr>
            <w:r>
              <w:t>۴۸.۲</w:t>
            </w:r>
          </w:p>
        </w:tc>
      </w:tr>
      <w:tr w:rsidR="00410D38" w14:paraId="5E7D42AD" w14:textId="77777777">
        <w:tc>
          <w:tcPr>
            <w:tcW w:w="1558" w:type="dxa"/>
          </w:tcPr>
          <w:p w14:paraId="5E7D42A7" w14:textId="77777777" w:rsidR="00410D38" w:rsidRDefault="00000000" w:rsidP="00312B08">
            <w:pPr>
              <w:spacing w:after="40"/>
            </w:pPr>
            <w:r>
              <w:t>سرمایه‌گذاری کوتاه‌مدت ویژه</w:t>
            </w:r>
          </w:p>
        </w:tc>
        <w:tc>
          <w:tcPr>
            <w:tcW w:w="1558" w:type="dxa"/>
          </w:tcPr>
          <w:p w14:paraId="5E7D42A8" w14:textId="77777777" w:rsidR="00410D38" w:rsidRDefault="00000000" w:rsidP="00312B08">
            <w:pPr>
              <w:spacing w:after="40"/>
            </w:pPr>
            <w:r>
              <w:t>۶۶</w:t>
            </w:r>
          </w:p>
        </w:tc>
        <w:tc>
          <w:tcPr>
            <w:tcW w:w="1558" w:type="dxa"/>
          </w:tcPr>
          <w:p w14:paraId="5E7D42A9" w14:textId="77777777" w:rsidR="00410D38" w:rsidRDefault="00000000" w:rsidP="00312B08">
            <w:pPr>
              <w:spacing w:after="40"/>
            </w:pPr>
            <w:r>
              <w:t>۰.۰٪</w:t>
            </w:r>
          </w:p>
        </w:tc>
        <w:tc>
          <w:tcPr>
            <w:tcW w:w="1558" w:type="dxa"/>
          </w:tcPr>
          <w:p w14:paraId="5E7D42AA" w14:textId="77777777" w:rsidR="00410D38" w:rsidRDefault="00000000" w:rsidP="00312B08">
            <w:pPr>
              <w:spacing w:after="40"/>
            </w:pPr>
            <w:r>
              <w:t>۰.۰</w:t>
            </w:r>
          </w:p>
        </w:tc>
        <w:tc>
          <w:tcPr>
            <w:tcW w:w="1558" w:type="dxa"/>
          </w:tcPr>
          <w:p w14:paraId="5E7D42AB" w14:textId="77777777" w:rsidR="00410D38" w:rsidRDefault="00000000" w:rsidP="00312B08">
            <w:pPr>
              <w:spacing w:after="40"/>
            </w:pPr>
            <w:r>
              <w:t>۰.۰٪</w:t>
            </w:r>
          </w:p>
        </w:tc>
        <w:tc>
          <w:tcPr>
            <w:tcW w:w="1558" w:type="dxa"/>
          </w:tcPr>
          <w:p w14:paraId="5E7D42AC" w14:textId="77777777" w:rsidR="00410D38" w:rsidRDefault="00000000" w:rsidP="00312B08">
            <w:pPr>
              <w:spacing w:after="40"/>
            </w:pPr>
            <w:r>
              <w:t>۱۵.۸</w:t>
            </w:r>
          </w:p>
        </w:tc>
      </w:tr>
      <w:tr w:rsidR="00410D38" w14:paraId="5E7D42B4" w14:textId="77777777">
        <w:tc>
          <w:tcPr>
            <w:tcW w:w="1558" w:type="dxa"/>
          </w:tcPr>
          <w:p w14:paraId="5E7D42AE" w14:textId="77777777" w:rsidR="00410D38" w:rsidRDefault="00000000" w:rsidP="00312B08">
            <w:pPr>
              <w:spacing w:after="40"/>
            </w:pPr>
            <w:r>
              <w:rPr>
                <w:b/>
                <w:bCs/>
              </w:rPr>
              <w:t>جمع</w:t>
            </w:r>
          </w:p>
        </w:tc>
        <w:tc>
          <w:tcPr>
            <w:tcW w:w="1558" w:type="dxa"/>
          </w:tcPr>
          <w:p w14:paraId="5E7D42AF" w14:textId="77777777" w:rsidR="00410D38" w:rsidRDefault="00000000" w:rsidP="00312B08">
            <w:pPr>
              <w:spacing w:after="40"/>
            </w:pPr>
            <w:r>
              <w:rPr>
                <w:b/>
                <w:bCs/>
              </w:rPr>
              <w:t>۲,۱۰۳,۰۴۷</w:t>
            </w:r>
          </w:p>
        </w:tc>
        <w:tc>
          <w:tcPr>
            <w:tcW w:w="1558" w:type="dxa"/>
          </w:tcPr>
          <w:p w14:paraId="5E7D42B0" w14:textId="77777777" w:rsidR="00410D38" w:rsidRDefault="00000000" w:rsidP="00312B08">
            <w:pPr>
              <w:spacing w:after="40"/>
            </w:pPr>
            <w:r>
              <w:t>۱۰۰٪</w:t>
            </w:r>
          </w:p>
        </w:tc>
        <w:tc>
          <w:tcPr>
            <w:tcW w:w="1558" w:type="dxa"/>
          </w:tcPr>
          <w:p w14:paraId="5E7D42B1" w14:textId="77777777" w:rsidR="00410D38" w:rsidRDefault="00000000" w:rsidP="00312B08">
            <w:pPr>
              <w:spacing w:after="40"/>
            </w:pPr>
            <w:r>
              <w:rPr>
                <w:b/>
                <w:bCs/>
              </w:rPr>
              <w:t>۸۴.۸</w:t>
            </w:r>
          </w:p>
        </w:tc>
        <w:tc>
          <w:tcPr>
            <w:tcW w:w="1558" w:type="dxa"/>
          </w:tcPr>
          <w:p w14:paraId="5E7D42B2" w14:textId="77777777" w:rsidR="00410D38" w:rsidRDefault="00000000" w:rsidP="00312B08">
            <w:pPr>
              <w:spacing w:after="40"/>
            </w:pPr>
            <w:r>
              <w:t>۱۰۰٪</w:t>
            </w:r>
          </w:p>
        </w:tc>
        <w:tc>
          <w:tcPr>
            <w:tcW w:w="1558" w:type="dxa"/>
          </w:tcPr>
          <w:p w14:paraId="5E7D42B3" w14:textId="77777777" w:rsidR="00410D38" w:rsidRDefault="00000000" w:rsidP="00312B08">
            <w:pPr>
              <w:spacing w:after="40"/>
            </w:pPr>
            <w:r>
              <w:t>۴۰.۳</w:t>
            </w:r>
          </w:p>
        </w:tc>
      </w:tr>
    </w:tbl>
    <w:p w14:paraId="5E7D42B5" w14:textId="77777777" w:rsidR="00410D38" w:rsidRDefault="00410D38" w:rsidP="00312B08">
      <w:pPr>
        <w:spacing w:after="160"/>
      </w:pPr>
    </w:p>
    <w:p w14:paraId="5E7D42B6" w14:textId="77777777" w:rsidR="00410D38" w:rsidRDefault="00000000" w:rsidP="00312B08">
      <w:pPr>
        <w:pStyle w:val="Heading3"/>
        <w:spacing w:before="280" w:after="160"/>
      </w:pPr>
      <w:bookmarkStart w:id="145" w:name="_Toc241516015"/>
      <w:r>
        <w:rPr>
          <w:b/>
          <w:bCs/>
        </w:rPr>
        <w:t>۳.۲.۲ سطل «نامشخص»</w:t>
      </w:r>
      <w:bookmarkEnd w:id="145"/>
    </w:p>
    <w:p w14:paraId="5E7D42B7" w14:textId="77777777" w:rsidR="00410D38" w:rsidRDefault="00000000" w:rsidP="00312B08">
      <w:pPr>
        <w:spacing w:after="160" w:line="300" w:lineRule="auto"/>
      </w:pPr>
      <w:r>
        <w:rPr>
          <w:b/>
          <w:bCs/>
        </w:rPr>
        <w:t>۸۴۸,۵۵۳ حساب، معادل ۴۰.۳ درصد کل حساب‌ها، فاقد نوع سپرده‌ی مشخص‌اند.</w:t>
      </w:r>
      <w:r>
        <w:t xml:space="preserve"> علت فنی آن است که شناسه‌ی این حساب‌ها در جدول اطلاعات حساب حضور ندارد — همان ۳۷ درصد رکوردهای فعالیت ماهانه که رکورد متناظر ندارند.</w:t>
      </w:r>
    </w:p>
    <w:p w14:paraId="5E7D42B8" w14:textId="77777777" w:rsidR="00410D38" w:rsidRDefault="00000000" w:rsidP="00312B08">
      <w:pPr>
        <w:spacing w:after="160" w:line="300" w:lineRule="auto"/>
      </w:pPr>
      <w:r>
        <w:t>تذکر تاریخی: نسخه‌ی نخست این نمودار بر مبنای میانگین مانده‌ی هر حساب مرتب شده بود و در نتیجه این سطل — که بزرگ‌ترین گروه تعدادی است — در انتهای نمودار قرار می‌گرفت و عملاً از دید خواننده پنهان می‌ماند. این مورد در اصلاحات جدول ۱-۱۳ (ردیف ۴) برطرف شده است.</w:t>
      </w:r>
    </w:p>
    <w:p w14:paraId="5E7D42B9" w14:textId="77777777" w:rsidR="00410D38" w:rsidRDefault="00000000" w:rsidP="00312B08">
      <w:pPr>
        <w:spacing w:after="160" w:line="300" w:lineRule="auto"/>
      </w:pPr>
      <w:r>
        <w:rPr>
          <w:b/>
          <w:bCs/>
        </w:rPr>
        <w:t>تحلیل.</w:t>
      </w:r>
      <w:r>
        <w:t xml:space="preserve"> دو نکته در ارزیابی اهمیت این سطل مؤثر است.</w:t>
      </w:r>
    </w:p>
    <w:p w14:paraId="5E7D42BA" w14:textId="77777777" w:rsidR="00410D38" w:rsidRDefault="00000000" w:rsidP="00312B08">
      <w:pPr>
        <w:spacing w:after="160" w:line="300" w:lineRule="auto"/>
      </w:pPr>
      <w:r>
        <w:lastRenderedPageBreak/>
        <w:t>از یک سو، میانگین مانده‌ی این حساب‌ها (۱۱.۸ میلیون تومان) پایین‌ترین مقدار در کل جدول است و حدود یک‌سوم میانگین کل پرتفوی. این الگو نشان می‌دهد که به احتمال زیاد با حساب‌های کوچک، راکد یا بسته‌شده مواجهیم و نه با سپرده‌های بزرگ گمشده. از این منظر، ریسک آن‌که این سطل تصویر کلان پرتفوی را به‌طور اساسی تغییر دهد، محدود است.</w:t>
      </w:r>
    </w:p>
    <w:p w14:paraId="5E7D42BB" w14:textId="77777777" w:rsidR="00410D38" w:rsidRDefault="00000000" w:rsidP="00312B08">
      <w:pPr>
        <w:spacing w:after="160" w:line="300" w:lineRule="auto"/>
      </w:pPr>
      <w:r>
        <w:t xml:space="preserve">از سوی دیگر، </w:t>
      </w:r>
      <w:r>
        <w:rPr>
          <w:b/>
          <w:bCs/>
        </w:rPr>
        <w:t>۱۰ هزار میلیارد تومان معادل ۱۱.۸ درصد منابع بانک</w:t>
      </w:r>
      <w:r>
        <w:t xml:space="preserve"> رقم قابل اغماضی نیست. تا زمانی که بانک نوع واقعی این حساب‌ها را تعیین نکند، ترکیب هزینه‌ای منابع با دقت کامل قابل محاسبه نخواهد بود. این موضوع مستقیماً بر بازه‌ی عدم قطعیت فصل ۷ اثر می‌گذارد.</w:t>
      </w:r>
    </w:p>
    <w:p w14:paraId="5E7D42BC" w14:textId="77777777" w:rsidR="00410D38" w:rsidRDefault="00000000" w:rsidP="00312B08">
      <w:pPr>
        <w:pStyle w:val="Heading3"/>
        <w:spacing w:before="280" w:after="160"/>
      </w:pPr>
      <w:bookmarkStart w:id="146" w:name="_Toc241516016"/>
      <w:r>
        <w:rPr>
          <w:b/>
          <w:bCs/>
        </w:rPr>
        <w:t>۳.۲.۳ ساختار هزینه‌ای منابع (آمار رسمی بانک)</w:t>
      </w:r>
      <w:bookmarkEnd w:id="146"/>
    </w:p>
    <w:p w14:paraId="5E7D42BD" w14:textId="77777777" w:rsidR="00410D38" w:rsidRDefault="00000000" w:rsidP="00312B08">
      <w:pPr>
        <w:spacing w:after="160" w:line="300" w:lineRule="auto"/>
      </w:pPr>
      <w:r>
        <w:t>بخش عمده‌ی سپرده‌های بانک توسعه تعاون در حساب‌های سرمایه‌گذاری متمرکز است. برای به‌دست‌آوردن تصویر دقیق از این ساختار، از ارقام رسمی و قطعی خود بانک در پایان سال ۱۴۰۴ استفاده می‌کنیم (این مقادیر آمار رسمی کل بانک بوده و صرفاً برآورد نمونه نیستند):</w:t>
      </w:r>
    </w:p>
    <w:p w14:paraId="5E7D42BE" w14:textId="77777777" w:rsidR="00410D38" w:rsidRDefault="00000000" w:rsidP="00312B08">
      <w:pPr>
        <w:spacing w:after="120" w:line="300" w:lineRule="auto"/>
        <w:ind w:left="300"/>
      </w:pPr>
      <w:r>
        <w:t xml:space="preserve">• </w:t>
      </w:r>
      <w:r>
        <w:rPr>
          <w:b/>
          <w:bCs/>
        </w:rPr>
        <w:t>منابع رایگان (قرض‌الحسنه جاری و پس‌انداز):</w:t>
      </w:r>
      <w:r>
        <w:t xml:space="preserve"> </w:t>
      </w:r>
      <w:r>
        <w:rPr>
          <w:b/>
          <w:bCs/>
        </w:rPr>
        <w:t>۲۲.۷٪</w:t>
      </w:r>
      <w:r>
        <w:t xml:space="preserve"> از کل منابع</w:t>
      </w:r>
    </w:p>
    <w:p w14:paraId="5E7D42BF" w14:textId="77777777" w:rsidR="00410D38" w:rsidRDefault="00000000" w:rsidP="00312B08">
      <w:pPr>
        <w:spacing w:after="120" w:line="300" w:lineRule="auto"/>
        <w:ind w:left="300"/>
      </w:pPr>
      <w:r>
        <w:t xml:space="preserve">• </w:t>
      </w:r>
      <w:r>
        <w:rPr>
          <w:b/>
          <w:bCs/>
        </w:rPr>
        <w:t>منابع ارزان‌قیمت (کوتاه‌مدت):</w:t>
      </w:r>
      <w:r>
        <w:t xml:space="preserve"> </w:t>
      </w:r>
      <w:r>
        <w:rPr>
          <w:b/>
          <w:bCs/>
        </w:rPr>
        <w:t>۳۶.۲٪</w:t>
      </w:r>
      <w:r>
        <w:t xml:space="preserve"> از کل منابع</w:t>
      </w:r>
    </w:p>
    <w:p w14:paraId="5E7D42C0" w14:textId="77777777" w:rsidR="00410D38" w:rsidRDefault="00000000" w:rsidP="00312B08">
      <w:pPr>
        <w:spacing w:after="120" w:line="300" w:lineRule="auto"/>
        <w:ind w:left="300"/>
      </w:pPr>
      <w:r>
        <w:t xml:space="preserve">• </w:t>
      </w:r>
      <w:r>
        <w:rPr>
          <w:b/>
          <w:bCs/>
        </w:rPr>
        <w:t>منابع گران‌قیمت (بلندمدت):</w:t>
      </w:r>
      <w:r>
        <w:t xml:space="preserve"> </w:t>
      </w:r>
      <w:r>
        <w:rPr>
          <w:b/>
          <w:bCs/>
        </w:rPr>
        <w:t>۴۱.۱٪</w:t>
      </w:r>
      <w:r>
        <w:t xml:space="preserve"> از کل منابع</w:t>
      </w:r>
    </w:p>
    <w:p w14:paraId="5E7D42C1" w14:textId="77777777" w:rsidR="00410D38" w:rsidRDefault="00000000" w:rsidP="00312B08">
      <w:pPr>
        <w:spacing w:after="160" w:line="300" w:lineRule="auto"/>
      </w:pPr>
      <w:r>
        <w:t>این توزیع نشان می‌دهد که به‌رغم رشد در جذب منابع رایگان، همچنان حدود سه‌چهارم منابع بانک مشمول پرداخت سود هستند که تأثیر مستقیمی بر ساختار هزینه‌ی تأمین مالی (بخش ۳.۵) دارد.</w:t>
      </w:r>
    </w:p>
    <w:p w14:paraId="5E7D42C2" w14:textId="77777777" w:rsidR="00410D38" w:rsidRDefault="00000000" w:rsidP="00312B08">
      <w:pPr>
        <w:pStyle w:val="Heading3"/>
        <w:spacing w:before="280" w:after="160"/>
      </w:pPr>
      <w:bookmarkStart w:id="147" w:name="_Toc241516017"/>
      <w:r>
        <w:rPr>
          <w:b/>
          <w:bCs/>
        </w:rPr>
        <w:t>۳.۲.۴ تمرکز در سپرده‌ی بلندمدت</w:t>
      </w:r>
      <w:bookmarkEnd w:id="147"/>
    </w:p>
    <w:p w14:paraId="5E7D42C3" w14:textId="77777777" w:rsidR="00410D38" w:rsidRDefault="00000000" w:rsidP="00312B08">
      <w:pPr>
        <w:spacing w:after="160" w:line="300" w:lineRule="auto"/>
      </w:pPr>
      <w:r>
        <w:t xml:space="preserve">سپرده‌ی سرمایه‌گذاری بلندمدت با </w:t>
      </w:r>
      <w:r>
        <w:rPr>
          <w:b/>
          <w:bCs/>
        </w:rPr>
        <w:t>تنها ۲.۲ درصد حساب‌ها، ۳۷.۳ درصد کل منابع</w:t>
      </w:r>
      <w:r>
        <w:t xml:space="preserve"> را در خود جای داده است. میانگین مانده‌ی هر حساب در این دسته ۶۸۰ میلیون تومان است؛ حدود </w:t>
      </w:r>
      <w:r>
        <w:rPr>
          <w:b/>
          <w:bCs/>
        </w:rPr>
        <w:t>هفده برابر</w:t>
      </w:r>
      <w:r>
        <w:t xml:space="preserve"> میانگین کل پرتفوی.</w:t>
      </w:r>
    </w:p>
    <w:p w14:paraId="5E7D42C4" w14:textId="77777777" w:rsidR="00410D38" w:rsidRDefault="00000000" w:rsidP="00312B08">
      <w:pPr>
        <w:spacing w:after="160" w:line="300" w:lineRule="auto"/>
      </w:pPr>
      <w:r>
        <w:t xml:space="preserve">این دسته هم‌زمان دو ویژگی دارد که آن را از منظر مدیریت منابع حساس می‌کند: </w:t>
      </w:r>
      <w:r>
        <w:rPr>
          <w:b/>
          <w:bCs/>
        </w:rPr>
        <w:t>گران‌ترین منبع بانک</w:t>
      </w:r>
      <w:r>
        <w:t xml:space="preserve"> از نظر هزینه‌ی سود است و </w:t>
      </w:r>
      <w:r>
        <w:rPr>
          <w:b/>
          <w:bCs/>
        </w:rPr>
        <w:t>متمرکزترین</w:t>
      </w:r>
      <w:r>
        <w:t xml:space="preserve"> آن‌ها از نظر تعداد دارندگان. ارتباط این یافته با ساختار تمرکز مشتری در بخش ۳.۴ دنبال شده است.</w:t>
      </w:r>
    </w:p>
    <w:p w14:paraId="5E7D42C5" w14:textId="77777777" w:rsidR="00410D38" w:rsidRDefault="00000000" w:rsidP="00312B08">
      <w:pPr>
        <w:pStyle w:val="Heading3"/>
        <w:spacing w:before="280" w:after="160"/>
      </w:pPr>
      <w:bookmarkStart w:id="148" w:name="_Toc241516018"/>
      <w:r>
        <w:rPr>
          <w:b/>
          <w:bCs/>
        </w:rPr>
        <w:t>۳.۲.۵ نرخ سود مؤثر به تفکیک نوع</w:t>
      </w:r>
      <w:bookmarkEnd w:id="148"/>
    </w:p>
    <w:p w14:paraId="5E7D42C6" w14:textId="77777777" w:rsidR="00410D38" w:rsidRDefault="00000000" w:rsidP="00312B08">
      <w:pPr>
        <w:spacing w:before="120" w:after="80"/>
      </w:pPr>
      <w:r>
        <w:rPr>
          <w:noProof/>
        </w:rPr>
        <w:drawing>
          <wp:inline distT="0" distB="0" distL="0" distR="0" wp14:anchorId="5E7D4AC9" wp14:editId="5E7D4ACA">
            <wp:extent cx="5334000" cy="2133600"/>
            <wp:effectExtent l="0" t="0" r="0" b="0"/>
            <wp:docPr id="1260072262" name="Picture 126007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133600"/>
                    </a:xfrm>
                    <a:prstGeom prst="rect">
                      <a:avLst/>
                    </a:prstGeom>
                  </pic:spPr>
                </pic:pic>
              </a:graphicData>
            </a:graphic>
          </wp:inline>
        </w:drawing>
      </w:r>
    </w:p>
    <w:p w14:paraId="5E7D42C7" w14:textId="77777777" w:rsidR="00410D38" w:rsidRDefault="00000000" w:rsidP="00312B08">
      <w:pPr>
        <w:spacing w:after="220"/>
      </w:pPr>
      <w:r>
        <w:rPr>
          <w:i/>
          <w:iCs/>
          <w:sz w:val="18"/>
          <w:szCs w:val="18"/>
        </w:rPr>
        <w:t>نرخ سود مؤثر سپرده به تفکیک نوع، در میان حساب‌های سود‌ده</w:t>
      </w:r>
    </w:p>
    <w:p w14:paraId="5E7D42C8"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effective_rate_deposit_by_type.png</w:t>
      </w:r>
      <w:r>
        <w:rPr>
          <w:i/>
          <w:iCs/>
          <w:sz w:val="20"/>
          <w:szCs w:val="20"/>
        </w:rPr>
        <w:t>)</w:t>
      </w:r>
    </w:p>
    <w:p w14:paraId="5E7D42C9" w14:textId="77777777" w:rsidR="00410D38" w:rsidRDefault="00000000" w:rsidP="00312B08">
      <w:pPr>
        <w:spacing w:after="160" w:line="300" w:lineRule="auto"/>
      </w:pPr>
      <w:r>
        <w:rPr>
          <w:b/>
          <w:bCs/>
        </w:rPr>
        <w:t>جدول ۳-۵: نرخ سود مؤثر گزارش‌شده به تفکیک نوع سپرده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2CD" w14:textId="77777777">
        <w:trPr>
          <w:tblHeader/>
        </w:trPr>
        <w:tc>
          <w:tcPr>
            <w:tcW w:w="3116" w:type="dxa"/>
            <w:shd w:val="clear" w:color="auto" w:fill="D9D9D9"/>
          </w:tcPr>
          <w:p w14:paraId="5E7D42CA" w14:textId="77777777" w:rsidR="00410D38" w:rsidRDefault="00000000" w:rsidP="00312B08">
            <w:pPr>
              <w:spacing w:after="40"/>
            </w:pPr>
            <w:r>
              <w:lastRenderedPageBreak/>
              <w:t>نوع سپرده</w:t>
            </w:r>
          </w:p>
        </w:tc>
        <w:tc>
          <w:tcPr>
            <w:tcW w:w="3116" w:type="dxa"/>
            <w:shd w:val="clear" w:color="auto" w:fill="D9D9D9"/>
          </w:tcPr>
          <w:p w14:paraId="5E7D42CB" w14:textId="77777777" w:rsidR="00410D38" w:rsidRDefault="00000000" w:rsidP="00312B08">
            <w:pPr>
              <w:spacing w:after="40"/>
            </w:pPr>
            <w:r>
              <w:t>تعداد حساب سود‌ده</w:t>
            </w:r>
          </w:p>
        </w:tc>
        <w:tc>
          <w:tcPr>
            <w:tcW w:w="3116" w:type="dxa"/>
            <w:shd w:val="clear" w:color="auto" w:fill="D9D9D9"/>
          </w:tcPr>
          <w:p w14:paraId="5E7D42CC" w14:textId="77777777" w:rsidR="00410D38" w:rsidRDefault="00000000" w:rsidP="00312B08">
            <w:pPr>
              <w:spacing w:after="40"/>
            </w:pPr>
            <w:r>
              <w:t>نرخ مؤثر گزارش‌شده</w:t>
            </w:r>
          </w:p>
        </w:tc>
      </w:tr>
      <w:tr w:rsidR="00410D38" w14:paraId="5E7D42D1" w14:textId="77777777">
        <w:tc>
          <w:tcPr>
            <w:tcW w:w="3116" w:type="dxa"/>
          </w:tcPr>
          <w:p w14:paraId="5E7D42CE" w14:textId="77777777" w:rsidR="00410D38" w:rsidRDefault="00000000" w:rsidP="00312B08">
            <w:pPr>
              <w:spacing w:after="40"/>
            </w:pPr>
            <w:r>
              <w:t>سرمایه‌گذاری بلندمدت</w:t>
            </w:r>
          </w:p>
        </w:tc>
        <w:tc>
          <w:tcPr>
            <w:tcW w:w="3116" w:type="dxa"/>
          </w:tcPr>
          <w:p w14:paraId="5E7D42CF" w14:textId="77777777" w:rsidR="00410D38" w:rsidRDefault="00000000" w:rsidP="00312B08">
            <w:pPr>
              <w:spacing w:after="40"/>
            </w:pPr>
            <w:r>
              <w:t>۴۳,۲۶۳</w:t>
            </w:r>
          </w:p>
        </w:tc>
        <w:tc>
          <w:tcPr>
            <w:tcW w:w="3116" w:type="dxa"/>
          </w:tcPr>
          <w:p w14:paraId="5E7D42D0" w14:textId="77777777" w:rsidR="00410D38" w:rsidRDefault="00000000" w:rsidP="00312B08">
            <w:pPr>
              <w:spacing w:after="40"/>
            </w:pPr>
            <w:r>
              <w:t>۳۸.۲۹٪</w:t>
            </w:r>
          </w:p>
        </w:tc>
      </w:tr>
      <w:tr w:rsidR="00410D38" w14:paraId="5E7D42D5" w14:textId="77777777">
        <w:tc>
          <w:tcPr>
            <w:tcW w:w="3116" w:type="dxa"/>
          </w:tcPr>
          <w:p w14:paraId="5E7D42D2" w14:textId="77777777" w:rsidR="00410D38" w:rsidRDefault="00000000" w:rsidP="00312B08">
            <w:pPr>
              <w:spacing w:after="40"/>
            </w:pPr>
            <w:r>
              <w:t>سرمایه‌گذاری کوتاه‌مدت ویژه</w:t>
            </w:r>
          </w:p>
        </w:tc>
        <w:tc>
          <w:tcPr>
            <w:tcW w:w="3116" w:type="dxa"/>
          </w:tcPr>
          <w:p w14:paraId="5E7D42D3" w14:textId="77777777" w:rsidR="00410D38" w:rsidRDefault="00000000" w:rsidP="00312B08">
            <w:pPr>
              <w:spacing w:after="40"/>
            </w:pPr>
            <w:r>
              <w:t>۵۷</w:t>
            </w:r>
          </w:p>
        </w:tc>
        <w:tc>
          <w:tcPr>
            <w:tcW w:w="3116" w:type="dxa"/>
          </w:tcPr>
          <w:p w14:paraId="5E7D42D4" w14:textId="77777777" w:rsidR="00410D38" w:rsidRDefault="00000000" w:rsidP="00312B08">
            <w:pPr>
              <w:spacing w:after="40"/>
            </w:pPr>
            <w:r>
              <w:t>۹.۸۸٪</w:t>
            </w:r>
          </w:p>
        </w:tc>
      </w:tr>
      <w:tr w:rsidR="00410D38" w14:paraId="5E7D42D9" w14:textId="77777777">
        <w:tc>
          <w:tcPr>
            <w:tcW w:w="3116" w:type="dxa"/>
          </w:tcPr>
          <w:p w14:paraId="5E7D42D6" w14:textId="77777777" w:rsidR="00410D38" w:rsidRDefault="00000000" w:rsidP="00312B08">
            <w:pPr>
              <w:spacing w:after="40"/>
            </w:pPr>
            <w:r>
              <w:t>سرمایه‌گذاری کوتاه‌مدت</w:t>
            </w:r>
          </w:p>
        </w:tc>
        <w:tc>
          <w:tcPr>
            <w:tcW w:w="3116" w:type="dxa"/>
          </w:tcPr>
          <w:p w14:paraId="5E7D42D7" w14:textId="77777777" w:rsidR="00410D38" w:rsidRDefault="00000000" w:rsidP="00312B08">
            <w:pPr>
              <w:spacing w:after="40"/>
            </w:pPr>
            <w:r>
              <w:t>۳۶۳,۴۳۶</w:t>
            </w:r>
          </w:p>
        </w:tc>
        <w:tc>
          <w:tcPr>
            <w:tcW w:w="3116" w:type="dxa"/>
          </w:tcPr>
          <w:p w14:paraId="5E7D42D8" w14:textId="77777777" w:rsidR="00410D38" w:rsidRDefault="00000000" w:rsidP="00312B08">
            <w:pPr>
              <w:spacing w:after="40"/>
            </w:pPr>
            <w:r>
              <w:t>۵.۱۳٪</w:t>
            </w:r>
          </w:p>
        </w:tc>
      </w:tr>
    </w:tbl>
    <w:p w14:paraId="5E7D42DA" w14:textId="77777777" w:rsidR="00410D38" w:rsidRDefault="00410D38" w:rsidP="00312B08">
      <w:pPr>
        <w:spacing w:after="160"/>
      </w:pPr>
    </w:p>
    <w:p w14:paraId="5E7D42DB" w14:textId="77777777" w:rsidR="00410D38" w:rsidRDefault="00000000" w:rsidP="00312B08">
      <w:pPr>
        <w:spacing w:after="160" w:line="300" w:lineRule="auto"/>
      </w:pPr>
      <w:r>
        <w:rPr>
          <w:b/>
          <w:bCs/>
        </w:rPr>
        <w:t>تذکر روش‌شناختی.</w:t>
      </w:r>
      <w:r>
        <w:t xml:space="preserve"> ارقام این جدول نباید به‌عنوان نرخ واقعی سود پرداختی تلقی شوند. نرخ ۳۸.۲۹ درصد از هر نرخ مصوب شورای پول و اعتبار بالاتر است و از منظر کسب‌وکاری ناممکن.</w:t>
      </w:r>
    </w:p>
    <w:p w14:paraId="5E7D42DC" w14:textId="77777777" w:rsidR="00410D38" w:rsidRDefault="00000000" w:rsidP="00312B08">
      <w:pPr>
        <w:spacing w:after="160" w:line="300" w:lineRule="auto"/>
      </w:pPr>
      <w:r>
        <w:t xml:space="preserve">چنان‌که در بخش ۱.۸.۱ تشریح شد، این محاسبه سود پرداختی را از جدول خام و بدون حذف ردیف‌های تکراری استخراج می‌کند و لذا صورت کسر حدود </w:t>
      </w:r>
      <w:r>
        <w:rPr>
          <w:b/>
          <w:bCs/>
        </w:rPr>
        <w:t>۲.۷ برابر</w:t>
      </w:r>
      <w:r>
        <w:t xml:space="preserve"> متورم است. بر مبنای حذف‌تکرارشده، نرخ سپرده‌ی بلندمدت به محدوده‌ی ۱۴ درصد و کوتاه‌مدت به حدود ۲ درصد می‌رسد که هر دو با واقعیت بازار سازگارند.</w:t>
      </w:r>
    </w:p>
    <w:p w14:paraId="5E7D42DD" w14:textId="77777777" w:rsidR="00410D38" w:rsidRDefault="00000000" w:rsidP="00312B08">
      <w:pPr>
        <w:spacing w:after="160" w:line="300" w:lineRule="auto"/>
      </w:pPr>
      <w:r>
        <w:rPr>
          <w:b/>
          <w:bCs/>
        </w:rPr>
        <w:t>بنابراین ارقام جدول ۳-۵ صرفاً به‌عنوان کران بالا ارائه می‌شوند.</w:t>
      </w:r>
      <w:r>
        <w:t xml:space="preserve"> نرخ قابل استناد برای مقایسه با بازده تسهیلات، رقم سطح-پرتفوی فصل ۷ است و نه این جدول.</w:t>
      </w:r>
    </w:p>
    <w:p w14:paraId="5E7D42DE" w14:textId="77777777" w:rsidR="00410D38" w:rsidRDefault="00000000" w:rsidP="00312B08">
      <w:pPr>
        <w:spacing w:after="160" w:line="300" w:lineRule="auto"/>
      </w:pPr>
      <w:r>
        <w:t xml:space="preserve">دو نتیجه‌ی ساختاری با وجود این ابهام معتبر باقی می‌مانند. نخست آن‌که </w:t>
      </w:r>
      <w:r>
        <w:rPr>
          <w:b/>
          <w:bCs/>
        </w:rPr>
        <w:t>قرض‌الحسنه و جاری اصلاً در این جدول حضور ندارند</w:t>
      </w:r>
      <w:r>
        <w:t xml:space="preserve">، که با ماهیت بدون‌سود آن‌ها کاملاً سازگار است و یافته‌ی بخش ۳.۲.۳ را تأیید می‌کند. دوم آن‌که </w:t>
      </w:r>
      <w:r>
        <w:rPr>
          <w:b/>
          <w:bCs/>
        </w:rPr>
        <w:t>تفاوت مرتبه‌ای میان نرخ بلندمدت و کوتاه‌مدت</w:t>
      </w:r>
      <w:r>
        <w:t xml:space="preserve"> یک واقعیت ساختاری است، حتی اگر مقادیر مطلق هر دو متورم باشند.</w:t>
      </w:r>
    </w:p>
    <w:p w14:paraId="5E7D42DF" w14:textId="77777777" w:rsidR="00410D38" w:rsidRDefault="00410D38" w:rsidP="00312B08">
      <w:pPr>
        <w:pBdr>
          <w:bottom w:val="single" w:sz="6" w:space="0" w:color="999999"/>
        </w:pBdr>
        <w:spacing w:before="120" w:after="120"/>
      </w:pPr>
    </w:p>
    <w:p w14:paraId="5E7D42E0" w14:textId="77777777" w:rsidR="00410D38" w:rsidRDefault="00000000" w:rsidP="00312B08">
      <w:pPr>
        <w:pStyle w:val="Heading2"/>
        <w:spacing w:before="280" w:after="160"/>
      </w:pPr>
      <w:bookmarkStart w:id="149" w:name="_Toc241516019"/>
      <w:r>
        <w:rPr>
          <w:b/>
          <w:bCs/>
          <w:sz w:val="28"/>
          <w:szCs w:val="28"/>
        </w:rPr>
        <w:t>۳.۳ پلکان مانده و ساختار بازار</w:t>
      </w:r>
      <w:bookmarkEnd w:id="149"/>
    </w:p>
    <w:p w14:paraId="5E7D42E1" w14:textId="77777777" w:rsidR="00410D38" w:rsidRDefault="00000000" w:rsidP="00312B08">
      <w:pPr>
        <w:pStyle w:val="Heading3"/>
        <w:spacing w:before="280" w:after="160"/>
      </w:pPr>
      <w:bookmarkStart w:id="150" w:name="_Toc241516020"/>
      <w:r>
        <w:rPr>
          <w:b/>
          <w:bCs/>
        </w:rPr>
        <w:t>۳.۳.۱ توزیع مشتریان بر حسب اندازه‌ی مانده</w:t>
      </w:r>
      <w:bookmarkEnd w:id="150"/>
    </w:p>
    <w:p w14:paraId="5E7D42E2" w14:textId="77777777" w:rsidR="00410D38" w:rsidRDefault="00000000" w:rsidP="00312B08">
      <w:pPr>
        <w:spacing w:after="160" w:line="300" w:lineRule="auto"/>
      </w:pPr>
      <w:r>
        <w:t xml:space="preserve">برخلاف تحلیل تمرکز (بخش ۳.۴) که ساختار را بر حسب صدک نشان می‌دهد، این تحلیل توزیع را در بازه‌های مانده‌ی </w:t>
      </w:r>
      <w:r>
        <w:rPr>
          <w:b/>
          <w:bCs/>
        </w:rPr>
        <w:t>مطلق</w:t>
      </w:r>
      <w:r>
        <w:t xml:space="preserve"> ارائه می‌کند. مزیت این رویکرد آن است که مستقیماً برای تعریف بخش‌بندی مشتریان و تدوین برنامه‌ی بازار هدف قابل استفاده است.</w:t>
      </w:r>
    </w:p>
    <w:p w14:paraId="5E7D42E3" w14:textId="77777777" w:rsidR="00410D38" w:rsidRDefault="00000000" w:rsidP="00312B08">
      <w:pPr>
        <w:spacing w:before="120" w:after="80"/>
      </w:pPr>
      <w:r>
        <w:rPr>
          <w:noProof/>
        </w:rPr>
        <w:drawing>
          <wp:inline distT="0" distB="0" distL="0" distR="0" wp14:anchorId="5E7D4ACB" wp14:editId="5E7D4ACC">
            <wp:extent cx="5334000" cy="2905125"/>
            <wp:effectExtent l="0" t="0" r="0" b="0"/>
            <wp:docPr id="340342663" name="Picture 34034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905125"/>
                    </a:xfrm>
                    <a:prstGeom prst="rect">
                      <a:avLst/>
                    </a:prstGeom>
                  </pic:spPr>
                </pic:pic>
              </a:graphicData>
            </a:graphic>
          </wp:inline>
        </w:drawing>
      </w:r>
    </w:p>
    <w:p w14:paraId="5E7D42E4" w14:textId="77777777" w:rsidR="00410D38" w:rsidRDefault="00000000" w:rsidP="00312B08">
      <w:pPr>
        <w:spacing w:after="220"/>
      </w:pPr>
      <w:r>
        <w:rPr>
          <w:i/>
          <w:iCs/>
          <w:sz w:val="18"/>
          <w:szCs w:val="18"/>
        </w:rPr>
        <w:t>پلکان مانده‌ی سپرده: توزیع مشتریان و منابع در بازه‌های مانده</w:t>
      </w:r>
    </w:p>
    <w:p w14:paraId="5E7D42E5"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deposit_balance_ladder.png</w:t>
      </w:r>
      <w:r>
        <w:rPr>
          <w:i/>
          <w:iCs/>
          <w:sz w:val="20"/>
          <w:szCs w:val="20"/>
        </w:rPr>
        <w:t>)</w:t>
      </w:r>
    </w:p>
    <w:p w14:paraId="5E7D42E6" w14:textId="77777777" w:rsidR="00410D38" w:rsidRDefault="00000000" w:rsidP="00312B08">
      <w:pPr>
        <w:spacing w:after="160" w:line="300" w:lineRule="auto"/>
      </w:pPr>
      <w:r>
        <w:rPr>
          <w:b/>
          <w:bCs/>
        </w:rPr>
        <w:t>جدول ۳-۶: پلکان مانده‌ی سپرده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2EC" w14:textId="77777777">
        <w:trPr>
          <w:tblHeader/>
        </w:trPr>
        <w:tc>
          <w:tcPr>
            <w:tcW w:w="1870" w:type="dxa"/>
            <w:shd w:val="clear" w:color="auto" w:fill="D9D9D9"/>
          </w:tcPr>
          <w:p w14:paraId="5E7D42E7" w14:textId="77777777" w:rsidR="00410D38" w:rsidRDefault="00000000" w:rsidP="00312B08">
            <w:pPr>
              <w:spacing w:after="40"/>
            </w:pPr>
            <w:r>
              <w:lastRenderedPageBreak/>
              <w:t>بازه‌ی مانده</w:t>
            </w:r>
          </w:p>
        </w:tc>
        <w:tc>
          <w:tcPr>
            <w:tcW w:w="1870" w:type="dxa"/>
            <w:shd w:val="clear" w:color="auto" w:fill="D9D9D9"/>
          </w:tcPr>
          <w:p w14:paraId="5E7D42E8" w14:textId="77777777" w:rsidR="00410D38" w:rsidRDefault="00000000" w:rsidP="00312B08">
            <w:pPr>
              <w:spacing w:after="40"/>
            </w:pPr>
            <w:r>
              <w:t>تعداد مشتری (وضعیت جمعیت نمونه)</w:t>
            </w:r>
          </w:p>
        </w:tc>
        <w:tc>
          <w:tcPr>
            <w:tcW w:w="1870" w:type="dxa"/>
            <w:shd w:val="clear" w:color="auto" w:fill="D9D9D9"/>
          </w:tcPr>
          <w:p w14:paraId="5E7D42E9" w14:textId="77777777" w:rsidR="00410D38" w:rsidRDefault="00000000" w:rsidP="00312B08">
            <w:pPr>
              <w:spacing w:after="40"/>
            </w:pPr>
            <w:r>
              <w:t>سهم مشتری</w:t>
            </w:r>
          </w:p>
        </w:tc>
        <w:tc>
          <w:tcPr>
            <w:tcW w:w="1870" w:type="dxa"/>
            <w:shd w:val="clear" w:color="auto" w:fill="D9D9D9"/>
          </w:tcPr>
          <w:p w14:paraId="5E7D42EA" w14:textId="77777777" w:rsidR="00410D38" w:rsidRDefault="00000000" w:rsidP="00312B08">
            <w:pPr>
              <w:spacing w:after="40"/>
            </w:pPr>
            <w:r>
              <w:t>مانده (هزار میلیارد تومان)</w:t>
            </w:r>
          </w:p>
        </w:tc>
        <w:tc>
          <w:tcPr>
            <w:tcW w:w="1870" w:type="dxa"/>
            <w:shd w:val="clear" w:color="auto" w:fill="D9D9D9"/>
          </w:tcPr>
          <w:p w14:paraId="5E7D42EB" w14:textId="77777777" w:rsidR="00410D38" w:rsidRDefault="00000000" w:rsidP="00312B08">
            <w:pPr>
              <w:spacing w:after="40"/>
            </w:pPr>
            <w:r>
              <w:t>سهم مانده</w:t>
            </w:r>
          </w:p>
        </w:tc>
      </w:tr>
      <w:tr w:rsidR="00410D38" w14:paraId="5E7D42F2" w14:textId="77777777">
        <w:tc>
          <w:tcPr>
            <w:tcW w:w="1870" w:type="dxa"/>
          </w:tcPr>
          <w:p w14:paraId="5E7D42ED" w14:textId="77777777" w:rsidR="00410D38" w:rsidRDefault="00000000" w:rsidP="00312B08">
            <w:pPr>
              <w:spacing w:after="40"/>
            </w:pPr>
            <w:r>
              <w:t>کمتر از ۰.۵ میلیون تومان</w:t>
            </w:r>
          </w:p>
        </w:tc>
        <w:tc>
          <w:tcPr>
            <w:tcW w:w="1870" w:type="dxa"/>
          </w:tcPr>
          <w:p w14:paraId="5E7D42EE" w14:textId="77777777" w:rsidR="00410D38" w:rsidRDefault="00000000" w:rsidP="00312B08">
            <w:pPr>
              <w:spacing w:after="40"/>
            </w:pPr>
            <w:r>
              <w:t>۲۸۲,۱۸۹</w:t>
            </w:r>
          </w:p>
        </w:tc>
        <w:tc>
          <w:tcPr>
            <w:tcW w:w="1870" w:type="dxa"/>
          </w:tcPr>
          <w:p w14:paraId="5E7D42EF" w14:textId="77777777" w:rsidR="00410D38" w:rsidRDefault="00000000" w:rsidP="00312B08">
            <w:pPr>
              <w:spacing w:after="40"/>
            </w:pPr>
            <w:r>
              <w:rPr>
                <w:b/>
                <w:bCs/>
              </w:rPr>
              <w:t>۴۱.۷۱٪</w:t>
            </w:r>
          </w:p>
        </w:tc>
        <w:tc>
          <w:tcPr>
            <w:tcW w:w="1870" w:type="dxa"/>
          </w:tcPr>
          <w:p w14:paraId="5E7D42F0" w14:textId="77777777" w:rsidR="00410D38" w:rsidRDefault="00000000" w:rsidP="00312B08">
            <w:pPr>
              <w:spacing w:after="40"/>
            </w:pPr>
            <w:r>
              <w:t>۰.۰</w:t>
            </w:r>
          </w:p>
        </w:tc>
        <w:tc>
          <w:tcPr>
            <w:tcW w:w="1870" w:type="dxa"/>
          </w:tcPr>
          <w:p w14:paraId="5E7D42F1" w14:textId="77777777" w:rsidR="00410D38" w:rsidRDefault="00000000" w:rsidP="00312B08">
            <w:pPr>
              <w:spacing w:after="40"/>
            </w:pPr>
            <w:r>
              <w:rPr>
                <w:b/>
                <w:bCs/>
              </w:rPr>
              <w:t>۰.۰۴٪</w:t>
            </w:r>
          </w:p>
        </w:tc>
      </w:tr>
      <w:tr w:rsidR="00410D38" w14:paraId="5E7D42F8" w14:textId="77777777">
        <w:tc>
          <w:tcPr>
            <w:tcW w:w="1870" w:type="dxa"/>
          </w:tcPr>
          <w:p w14:paraId="5E7D42F3" w14:textId="77777777" w:rsidR="00410D38" w:rsidRDefault="00000000" w:rsidP="00312B08">
            <w:pPr>
              <w:spacing w:after="40"/>
            </w:pPr>
            <w:r>
              <w:t>۵۰۰ هزار تا ۲.۵ میلیون</w:t>
            </w:r>
          </w:p>
        </w:tc>
        <w:tc>
          <w:tcPr>
            <w:tcW w:w="1870" w:type="dxa"/>
          </w:tcPr>
          <w:p w14:paraId="5E7D42F4" w14:textId="77777777" w:rsidR="00410D38" w:rsidRDefault="00000000" w:rsidP="00312B08">
            <w:pPr>
              <w:spacing w:after="40"/>
            </w:pPr>
            <w:r>
              <w:t>۱۲۸,۱۶۳</w:t>
            </w:r>
          </w:p>
        </w:tc>
        <w:tc>
          <w:tcPr>
            <w:tcW w:w="1870" w:type="dxa"/>
          </w:tcPr>
          <w:p w14:paraId="5E7D42F5" w14:textId="77777777" w:rsidR="00410D38" w:rsidRDefault="00000000" w:rsidP="00312B08">
            <w:pPr>
              <w:spacing w:after="40"/>
            </w:pPr>
            <w:r>
              <w:t>۱۸.۹۴٪</w:t>
            </w:r>
          </w:p>
        </w:tc>
        <w:tc>
          <w:tcPr>
            <w:tcW w:w="1870" w:type="dxa"/>
          </w:tcPr>
          <w:p w14:paraId="5E7D42F6" w14:textId="77777777" w:rsidR="00410D38" w:rsidRDefault="00000000" w:rsidP="00312B08">
            <w:pPr>
              <w:spacing w:after="40"/>
            </w:pPr>
            <w:r>
              <w:t>۰.۲</w:t>
            </w:r>
          </w:p>
        </w:tc>
        <w:tc>
          <w:tcPr>
            <w:tcW w:w="1870" w:type="dxa"/>
          </w:tcPr>
          <w:p w14:paraId="5E7D42F7" w14:textId="77777777" w:rsidR="00410D38" w:rsidRDefault="00000000" w:rsidP="00312B08">
            <w:pPr>
              <w:spacing w:after="40"/>
            </w:pPr>
            <w:r>
              <w:t>۰.۱۹٪</w:t>
            </w:r>
          </w:p>
        </w:tc>
      </w:tr>
      <w:tr w:rsidR="00410D38" w14:paraId="5E7D42FE" w14:textId="77777777">
        <w:tc>
          <w:tcPr>
            <w:tcW w:w="1870" w:type="dxa"/>
          </w:tcPr>
          <w:p w14:paraId="5E7D42F9" w14:textId="77777777" w:rsidR="00410D38" w:rsidRDefault="00000000" w:rsidP="00312B08">
            <w:pPr>
              <w:spacing w:after="40"/>
            </w:pPr>
            <w:r>
              <w:t>۲.۵ تا ۱۰ میلیون</w:t>
            </w:r>
          </w:p>
        </w:tc>
        <w:tc>
          <w:tcPr>
            <w:tcW w:w="1870" w:type="dxa"/>
          </w:tcPr>
          <w:p w14:paraId="5E7D42FA" w14:textId="77777777" w:rsidR="00410D38" w:rsidRDefault="00000000" w:rsidP="00312B08">
            <w:pPr>
              <w:spacing w:after="40"/>
            </w:pPr>
            <w:r>
              <w:t>۱۰۴,۸۶۵</w:t>
            </w:r>
          </w:p>
        </w:tc>
        <w:tc>
          <w:tcPr>
            <w:tcW w:w="1870" w:type="dxa"/>
          </w:tcPr>
          <w:p w14:paraId="5E7D42FB" w14:textId="77777777" w:rsidR="00410D38" w:rsidRDefault="00000000" w:rsidP="00312B08">
            <w:pPr>
              <w:spacing w:after="40"/>
            </w:pPr>
            <w:r>
              <w:t>۱۵.۵۰٪</w:t>
            </w:r>
          </w:p>
        </w:tc>
        <w:tc>
          <w:tcPr>
            <w:tcW w:w="1870" w:type="dxa"/>
          </w:tcPr>
          <w:p w14:paraId="5E7D42FC" w14:textId="77777777" w:rsidR="00410D38" w:rsidRDefault="00000000" w:rsidP="00312B08">
            <w:pPr>
              <w:spacing w:after="40"/>
            </w:pPr>
            <w:r>
              <w:t>۰.۶</w:t>
            </w:r>
          </w:p>
        </w:tc>
        <w:tc>
          <w:tcPr>
            <w:tcW w:w="1870" w:type="dxa"/>
          </w:tcPr>
          <w:p w14:paraId="5E7D42FD" w14:textId="77777777" w:rsidR="00410D38" w:rsidRDefault="00000000" w:rsidP="00312B08">
            <w:pPr>
              <w:spacing w:after="40"/>
            </w:pPr>
            <w:r>
              <w:t>۰.۶۵٪</w:t>
            </w:r>
          </w:p>
        </w:tc>
      </w:tr>
      <w:tr w:rsidR="00410D38" w14:paraId="5E7D4304" w14:textId="77777777">
        <w:tc>
          <w:tcPr>
            <w:tcW w:w="1870" w:type="dxa"/>
          </w:tcPr>
          <w:p w14:paraId="5E7D42FF" w14:textId="77777777" w:rsidR="00410D38" w:rsidRDefault="00000000" w:rsidP="00312B08">
            <w:pPr>
              <w:spacing w:after="40"/>
            </w:pPr>
            <w:r>
              <w:t>۱۰ تا ۵۰ میلیون</w:t>
            </w:r>
          </w:p>
        </w:tc>
        <w:tc>
          <w:tcPr>
            <w:tcW w:w="1870" w:type="dxa"/>
          </w:tcPr>
          <w:p w14:paraId="5E7D4300" w14:textId="77777777" w:rsidR="00410D38" w:rsidRDefault="00000000" w:rsidP="00312B08">
            <w:pPr>
              <w:spacing w:after="40"/>
            </w:pPr>
            <w:r>
              <w:t>۸۵,۸۷۴</w:t>
            </w:r>
          </w:p>
        </w:tc>
        <w:tc>
          <w:tcPr>
            <w:tcW w:w="1870" w:type="dxa"/>
          </w:tcPr>
          <w:p w14:paraId="5E7D4301" w14:textId="77777777" w:rsidR="00410D38" w:rsidRDefault="00000000" w:rsidP="00312B08">
            <w:pPr>
              <w:spacing w:after="40"/>
            </w:pPr>
            <w:r>
              <w:t>۱۲.۶۹٪</w:t>
            </w:r>
          </w:p>
        </w:tc>
        <w:tc>
          <w:tcPr>
            <w:tcW w:w="1870" w:type="dxa"/>
          </w:tcPr>
          <w:p w14:paraId="5E7D4302" w14:textId="77777777" w:rsidR="00410D38" w:rsidRDefault="00000000" w:rsidP="00312B08">
            <w:pPr>
              <w:spacing w:after="40"/>
            </w:pPr>
            <w:r>
              <w:t>۲.۰</w:t>
            </w:r>
          </w:p>
        </w:tc>
        <w:tc>
          <w:tcPr>
            <w:tcW w:w="1870" w:type="dxa"/>
          </w:tcPr>
          <w:p w14:paraId="5E7D4303" w14:textId="77777777" w:rsidR="00410D38" w:rsidRDefault="00000000" w:rsidP="00312B08">
            <w:pPr>
              <w:spacing w:after="40"/>
            </w:pPr>
            <w:r>
              <w:t>۲.۳۷٪</w:t>
            </w:r>
          </w:p>
        </w:tc>
      </w:tr>
      <w:tr w:rsidR="00410D38" w14:paraId="5E7D430A" w14:textId="77777777">
        <w:tc>
          <w:tcPr>
            <w:tcW w:w="1870" w:type="dxa"/>
          </w:tcPr>
          <w:p w14:paraId="5E7D4305" w14:textId="77777777" w:rsidR="00410D38" w:rsidRDefault="00000000" w:rsidP="00312B08">
            <w:pPr>
              <w:spacing w:after="40"/>
            </w:pPr>
            <w:r>
              <w:t>۵۰ تا ۲۰۰ میلیون</w:t>
            </w:r>
          </w:p>
        </w:tc>
        <w:tc>
          <w:tcPr>
            <w:tcW w:w="1870" w:type="dxa"/>
          </w:tcPr>
          <w:p w14:paraId="5E7D4306" w14:textId="77777777" w:rsidR="00410D38" w:rsidRDefault="00000000" w:rsidP="00312B08">
            <w:pPr>
              <w:spacing w:after="40"/>
            </w:pPr>
            <w:r>
              <w:t>۴۴,۷۶۶</w:t>
            </w:r>
          </w:p>
        </w:tc>
        <w:tc>
          <w:tcPr>
            <w:tcW w:w="1870" w:type="dxa"/>
          </w:tcPr>
          <w:p w14:paraId="5E7D4307" w14:textId="77777777" w:rsidR="00410D38" w:rsidRDefault="00000000" w:rsidP="00312B08">
            <w:pPr>
              <w:spacing w:after="40"/>
            </w:pPr>
            <w:r>
              <w:t>۶.۶۲٪</w:t>
            </w:r>
          </w:p>
        </w:tc>
        <w:tc>
          <w:tcPr>
            <w:tcW w:w="1870" w:type="dxa"/>
          </w:tcPr>
          <w:p w14:paraId="5E7D4308" w14:textId="77777777" w:rsidR="00410D38" w:rsidRDefault="00000000" w:rsidP="00312B08">
            <w:pPr>
              <w:spacing w:after="40"/>
            </w:pPr>
            <w:r>
              <w:t>۴.۵</w:t>
            </w:r>
          </w:p>
        </w:tc>
        <w:tc>
          <w:tcPr>
            <w:tcW w:w="1870" w:type="dxa"/>
          </w:tcPr>
          <w:p w14:paraId="5E7D4309" w14:textId="77777777" w:rsidR="00410D38" w:rsidRDefault="00000000" w:rsidP="00312B08">
            <w:pPr>
              <w:spacing w:after="40"/>
            </w:pPr>
            <w:r>
              <w:t>۵.۲۸٪</w:t>
            </w:r>
          </w:p>
        </w:tc>
      </w:tr>
      <w:tr w:rsidR="00410D38" w14:paraId="5E7D4310" w14:textId="77777777">
        <w:tc>
          <w:tcPr>
            <w:tcW w:w="1870" w:type="dxa"/>
          </w:tcPr>
          <w:p w14:paraId="5E7D430B" w14:textId="77777777" w:rsidR="00410D38" w:rsidRDefault="00000000" w:rsidP="00312B08">
            <w:pPr>
              <w:spacing w:after="40"/>
            </w:pPr>
            <w:r>
              <w:t>۲۰۰ میلیون تا ۱ میلیارد</w:t>
            </w:r>
          </w:p>
        </w:tc>
        <w:tc>
          <w:tcPr>
            <w:tcW w:w="1870" w:type="dxa"/>
          </w:tcPr>
          <w:p w14:paraId="5E7D430C" w14:textId="77777777" w:rsidR="00410D38" w:rsidRDefault="00000000" w:rsidP="00312B08">
            <w:pPr>
              <w:spacing w:after="40"/>
            </w:pPr>
            <w:r>
              <w:t>۲۲,۴۶۳</w:t>
            </w:r>
          </w:p>
        </w:tc>
        <w:tc>
          <w:tcPr>
            <w:tcW w:w="1870" w:type="dxa"/>
          </w:tcPr>
          <w:p w14:paraId="5E7D430D" w14:textId="77777777" w:rsidR="00410D38" w:rsidRDefault="00000000" w:rsidP="00312B08">
            <w:pPr>
              <w:spacing w:after="40"/>
            </w:pPr>
            <w:r>
              <w:t>۳.۳۲٪</w:t>
            </w:r>
          </w:p>
        </w:tc>
        <w:tc>
          <w:tcPr>
            <w:tcW w:w="1870" w:type="dxa"/>
          </w:tcPr>
          <w:p w14:paraId="5E7D430E" w14:textId="77777777" w:rsidR="00410D38" w:rsidRDefault="00000000" w:rsidP="00312B08">
            <w:pPr>
              <w:spacing w:after="40"/>
            </w:pPr>
            <w:r>
              <w:t>۹.۶</w:t>
            </w:r>
          </w:p>
        </w:tc>
        <w:tc>
          <w:tcPr>
            <w:tcW w:w="1870" w:type="dxa"/>
          </w:tcPr>
          <w:p w14:paraId="5E7D430F" w14:textId="77777777" w:rsidR="00410D38" w:rsidRDefault="00000000" w:rsidP="00312B08">
            <w:pPr>
              <w:spacing w:after="40"/>
            </w:pPr>
            <w:r>
              <w:t>۱۱.۳۲٪</w:t>
            </w:r>
          </w:p>
        </w:tc>
      </w:tr>
      <w:tr w:rsidR="00410D38" w14:paraId="5E7D4316" w14:textId="77777777">
        <w:tc>
          <w:tcPr>
            <w:tcW w:w="1870" w:type="dxa"/>
          </w:tcPr>
          <w:p w14:paraId="5E7D4311" w14:textId="77777777" w:rsidR="00410D38" w:rsidRDefault="00000000" w:rsidP="00312B08">
            <w:pPr>
              <w:spacing w:after="40"/>
            </w:pPr>
            <w:r>
              <w:t>بیش از ۱ میلیارد</w:t>
            </w:r>
          </w:p>
        </w:tc>
        <w:tc>
          <w:tcPr>
            <w:tcW w:w="1870" w:type="dxa"/>
          </w:tcPr>
          <w:p w14:paraId="5E7D4312" w14:textId="77777777" w:rsidR="00410D38" w:rsidRDefault="00000000" w:rsidP="00312B08">
            <w:pPr>
              <w:spacing w:after="40"/>
            </w:pPr>
            <w:r>
              <w:rPr>
                <w:b/>
                <w:bCs/>
              </w:rPr>
              <w:t>۸,۳۰۲</w:t>
            </w:r>
          </w:p>
        </w:tc>
        <w:tc>
          <w:tcPr>
            <w:tcW w:w="1870" w:type="dxa"/>
          </w:tcPr>
          <w:p w14:paraId="5E7D4313" w14:textId="77777777" w:rsidR="00410D38" w:rsidRDefault="00000000" w:rsidP="00312B08">
            <w:pPr>
              <w:spacing w:after="40"/>
            </w:pPr>
            <w:r>
              <w:rPr>
                <w:b/>
                <w:bCs/>
              </w:rPr>
              <w:t>۱.۲۳٪</w:t>
            </w:r>
          </w:p>
        </w:tc>
        <w:tc>
          <w:tcPr>
            <w:tcW w:w="1870" w:type="dxa"/>
          </w:tcPr>
          <w:p w14:paraId="5E7D4314" w14:textId="77777777" w:rsidR="00410D38" w:rsidRDefault="00000000" w:rsidP="00312B08">
            <w:pPr>
              <w:spacing w:after="40"/>
            </w:pPr>
            <w:r>
              <w:rPr>
                <w:b/>
                <w:bCs/>
              </w:rPr>
              <w:t>۶۸.۰</w:t>
            </w:r>
          </w:p>
        </w:tc>
        <w:tc>
          <w:tcPr>
            <w:tcW w:w="1870" w:type="dxa"/>
          </w:tcPr>
          <w:p w14:paraId="5E7D4315" w14:textId="77777777" w:rsidR="00410D38" w:rsidRDefault="00000000" w:rsidP="00312B08">
            <w:pPr>
              <w:spacing w:after="40"/>
            </w:pPr>
            <w:r>
              <w:rPr>
                <w:b/>
                <w:bCs/>
              </w:rPr>
              <w:t>۸۰.۱۵٪</w:t>
            </w:r>
          </w:p>
        </w:tc>
      </w:tr>
    </w:tbl>
    <w:p w14:paraId="5E7D4317" w14:textId="77777777" w:rsidR="00410D38" w:rsidRDefault="00410D38" w:rsidP="00312B08">
      <w:pPr>
        <w:spacing w:after="160"/>
      </w:pPr>
    </w:p>
    <w:p w14:paraId="5E7D4318" w14:textId="77777777" w:rsidR="00410D38" w:rsidRDefault="00000000" w:rsidP="00312B08">
      <w:pPr>
        <w:pStyle w:val="Heading3"/>
        <w:spacing w:before="280" w:after="160"/>
      </w:pPr>
      <w:bookmarkStart w:id="151" w:name="_Toc241516021"/>
      <w:r>
        <w:rPr>
          <w:b/>
          <w:bCs/>
        </w:rPr>
        <w:t>۳.۳.۲ تحلیل: عدم تقارن ساختاری و پیامد آن برای بازار هدف</w:t>
      </w:r>
      <w:bookmarkEnd w:id="151"/>
    </w:p>
    <w:p w14:paraId="5E7D4319" w14:textId="77777777" w:rsidR="00410D38" w:rsidRDefault="00000000" w:rsidP="00312B08">
      <w:pPr>
        <w:spacing w:after="160" w:line="300" w:lineRule="auto"/>
      </w:pPr>
      <w:r>
        <w:rPr>
          <w:b/>
          <w:bCs/>
        </w:rPr>
        <w:t>یافته‌ی محوری این جدول یک عدم تقارن حاد است.</w:t>
      </w:r>
      <w:r>
        <w:t xml:space="preserve"> در یک سو، ۸,۳۰۲ مشتری معادل ۱.۲۳ درصد جمعیت </w:t>
      </w:r>
      <w:r>
        <w:rPr>
          <w:b/>
          <w:bCs/>
        </w:rPr>
        <w:t>نمونه</w:t>
      </w:r>
      <w:r>
        <w:t xml:space="preserve">، بیش از چهارپنجم منابع (وضعیت جمعیت نمونه) را در اختیار دارند. در سوی دیگر، ۲۸۲,۱۸۹ مشتری معادل ۴۱.۷۱ درصد جمعیت، روی‌هم ۰.۰۴ درصد منابع را تشکیل می‌دهند. سه بازه‌ی پایینی مجموعاً </w:t>
      </w:r>
      <w:r>
        <w:rPr>
          <w:b/>
          <w:bCs/>
        </w:rPr>
        <w:t>۷۶.۱۵ درصد مشتریان و تنها ۰.۸۸ درصد منابع</w:t>
      </w:r>
      <w:r>
        <w:t xml:space="preserve"> را در بر می‌گیرند.</w:t>
      </w:r>
    </w:p>
    <w:p w14:paraId="5E7D431A" w14:textId="77777777" w:rsidR="00410D38" w:rsidRDefault="00000000" w:rsidP="00312B08">
      <w:pPr>
        <w:spacing w:after="160" w:line="300" w:lineRule="auto"/>
      </w:pPr>
      <w:r>
        <w:rPr>
          <w:b/>
          <w:bCs/>
        </w:rPr>
        <w:t>پیامد برای بازار هدف.</w:t>
      </w:r>
      <w:r>
        <w:t xml:space="preserve"> این ساختار، یافته‌ی بخش ۲.۵.۴ را به‌طور اساسی تحدید می‌کند. در آنجا گفته شد ۴۵۶,۸۳۵ مشتری هیچ‌گاه تسهیلات دریافت نکرده‌اند و بزرگ‌ترین بازار هدف داخلی بانک‌اند. جدول ۳-۶ نشان می‌دهد که بخش عمده‌ی این جمعیت در سه بازه‌ی پایینی قرار دارد؛ یعنی مشتریانی با ظرفیت مالی و اعتباری بسیار محدود که تدوین برنامه‌ی فروش برای آنان صرفه‌ی اقتصادی ندارد.</w:t>
      </w:r>
    </w:p>
    <w:p w14:paraId="5E7D431B" w14:textId="77777777" w:rsidR="00410D38" w:rsidRDefault="00000000" w:rsidP="00312B08">
      <w:pPr>
        <w:spacing w:after="160" w:line="300" w:lineRule="auto"/>
      </w:pPr>
      <w:r>
        <w:rPr>
          <w:b/>
          <w:bCs/>
        </w:rPr>
        <w:t>نتیجه‌ی عملیاتی.</w:t>
      </w:r>
      <w:r>
        <w:t xml:space="preserve"> بازار هدف قابل‌اقدام بانک را باید در </w:t>
      </w:r>
      <w:r>
        <w:rPr>
          <w:b/>
          <w:bCs/>
        </w:rPr>
        <w:t>بازه‌ی میانی</w:t>
      </w:r>
      <w:r>
        <w:t xml:space="preserve"> جست‌وجو کرد: مجموع سه بازه‌ی ۱۰ میلیون تا ۱ میلیارد تومان، شامل </w:t>
      </w:r>
      <w:r>
        <w:rPr>
          <w:b/>
          <w:bCs/>
        </w:rPr>
        <w:t xml:space="preserve">۱۵۳,۱۰۳ مشتری معادل ۲۲.۶۳ درصد جمعیت </w:t>
      </w:r>
      <w:r>
        <w:t>نمونه</w:t>
      </w:r>
      <w:r>
        <w:rPr>
          <w:b/>
          <w:bCs/>
        </w:rPr>
        <w:t xml:space="preserve"> و ۱۸.۹۷ درصد منابع</w:t>
      </w:r>
      <w:r>
        <w:t>. این گروه دو ویژگی لازم را هم‌زمان دارد: ظرفیت مالی واقعی، و تعدادی که برنامه‌ی فروش هدفمند را توجیه‌پذیر می‌کند.</w:t>
      </w:r>
    </w:p>
    <w:p w14:paraId="5E7D431C" w14:textId="77777777" w:rsidR="00410D38" w:rsidRDefault="00000000" w:rsidP="00312B08">
      <w:pPr>
        <w:spacing w:after="160" w:line="300" w:lineRule="auto"/>
      </w:pPr>
      <w:r>
        <w:rPr>
          <w:b/>
          <w:bCs/>
        </w:rPr>
        <w:t>محدودیت:</w:t>
      </w:r>
      <w:r>
        <w:t xml:space="preserve"> بدون داده‌ی جمعیت‌شناختی (بخش ۱.۴.۱) امکان ریزتر کردن این بخش میانی وجود ندارد — نه بر حسب سن، نه شغل، و نه تفکیک حقیقی و حقوقی. تعمیق این بخش‌بندی هدف مستقیم فاز ۲ است.</w:t>
      </w:r>
    </w:p>
    <w:p w14:paraId="5E7D431D" w14:textId="77777777" w:rsidR="00410D38" w:rsidRDefault="00410D38" w:rsidP="00312B08">
      <w:pPr>
        <w:pBdr>
          <w:bottom w:val="single" w:sz="6" w:space="0" w:color="999999"/>
        </w:pBdr>
        <w:spacing w:before="120" w:after="120"/>
      </w:pPr>
    </w:p>
    <w:p w14:paraId="5E7D431E" w14:textId="77777777" w:rsidR="00410D38" w:rsidRDefault="00000000" w:rsidP="00312B08">
      <w:pPr>
        <w:pStyle w:val="Heading2"/>
        <w:spacing w:before="280" w:after="160"/>
      </w:pPr>
      <w:bookmarkStart w:id="152" w:name="_Toc241516022"/>
      <w:r>
        <w:rPr>
          <w:b/>
          <w:bCs/>
          <w:sz w:val="28"/>
          <w:szCs w:val="28"/>
        </w:rPr>
        <w:t>۳.۴ تمرکز منابع</w:t>
      </w:r>
      <w:bookmarkEnd w:id="152"/>
    </w:p>
    <w:p w14:paraId="5E7D431F" w14:textId="77777777" w:rsidR="00410D38" w:rsidRDefault="00000000" w:rsidP="00312B08">
      <w:pPr>
        <w:pStyle w:val="Heading3"/>
        <w:spacing w:before="280" w:after="160"/>
      </w:pPr>
      <w:bookmarkStart w:id="153" w:name="_Toc241516023"/>
      <w:r>
        <w:rPr>
          <w:b/>
          <w:bCs/>
        </w:rPr>
        <w:t>۳.۴.۱ ساختار تمرکز در دو حوزه</w:t>
      </w:r>
      <w:bookmarkEnd w:id="153"/>
    </w:p>
    <w:p w14:paraId="5E7D4320" w14:textId="77777777" w:rsidR="00410D38" w:rsidRDefault="00000000" w:rsidP="00312B08">
      <w:pPr>
        <w:spacing w:before="120" w:after="80"/>
      </w:pPr>
      <w:r>
        <w:rPr>
          <w:noProof/>
        </w:rPr>
        <w:lastRenderedPageBreak/>
        <w:drawing>
          <wp:inline distT="0" distB="0" distL="0" distR="0" wp14:anchorId="5E7D4ACD" wp14:editId="5E7D4ACE">
            <wp:extent cx="5334000" cy="5334000"/>
            <wp:effectExtent l="0" t="0" r="0" b="0"/>
            <wp:docPr id="378362782" name="Picture 37836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5334000"/>
                    </a:xfrm>
                    <a:prstGeom prst="rect">
                      <a:avLst/>
                    </a:prstGeom>
                  </pic:spPr>
                </pic:pic>
              </a:graphicData>
            </a:graphic>
          </wp:inline>
        </w:drawing>
      </w:r>
    </w:p>
    <w:p w14:paraId="5E7D4321" w14:textId="77777777" w:rsidR="00410D38" w:rsidRDefault="00000000" w:rsidP="00312B08">
      <w:pPr>
        <w:spacing w:after="220"/>
      </w:pPr>
      <w:r>
        <w:rPr>
          <w:i/>
          <w:iCs/>
          <w:sz w:val="18"/>
          <w:szCs w:val="18"/>
        </w:rPr>
        <w:t>منحنی لورنز تمرکز سپرده در برابر تسهیلات</w:t>
      </w:r>
    </w:p>
    <w:p w14:paraId="5E7D4322"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concentration_lorenz_curve.png</w:t>
      </w:r>
      <w:r>
        <w:rPr>
          <w:i/>
          <w:iCs/>
          <w:sz w:val="20"/>
          <w:szCs w:val="20"/>
        </w:rPr>
        <w:t>)</w:t>
      </w:r>
    </w:p>
    <w:p w14:paraId="5E7D4323" w14:textId="77777777" w:rsidR="00410D38" w:rsidRDefault="00000000" w:rsidP="00312B08">
      <w:pPr>
        <w:spacing w:after="160" w:line="300" w:lineRule="auto"/>
      </w:pPr>
      <w:r>
        <w:rPr>
          <w:b/>
          <w:bCs/>
        </w:rPr>
        <w:t>جدول ۳-۷: سهم صدک‌های برتر مشتریان از مانده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327" w14:textId="77777777">
        <w:trPr>
          <w:tblHeader/>
        </w:trPr>
        <w:tc>
          <w:tcPr>
            <w:tcW w:w="3116" w:type="dxa"/>
            <w:shd w:val="clear" w:color="auto" w:fill="D9D9D9"/>
          </w:tcPr>
          <w:p w14:paraId="5E7D4324" w14:textId="77777777" w:rsidR="00410D38" w:rsidRDefault="00000000" w:rsidP="00312B08">
            <w:pPr>
              <w:spacing w:after="40"/>
            </w:pPr>
            <w:r>
              <w:t>صدک برتر مشتریان</w:t>
            </w:r>
          </w:p>
        </w:tc>
        <w:tc>
          <w:tcPr>
            <w:tcW w:w="3116" w:type="dxa"/>
            <w:shd w:val="clear" w:color="auto" w:fill="D9D9D9"/>
          </w:tcPr>
          <w:p w14:paraId="5E7D4325" w14:textId="77777777" w:rsidR="00410D38" w:rsidRDefault="00000000" w:rsidP="00312B08">
            <w:pPr>
              <w:spacing w:after="40"/>
            </w:pPr>
            <w:r>
              <w:t>سهم از مانده‌ی سپرده</w:t>
            </w:r>
          </w:p>
        </w:tc>
        <w:tc>
          <w:tcPr>
            <w:tcW w:w="3116" w:type="dxa"/>
            <w:shd w:val="clear" w:color="auto" w:fill="D9D9D9"/>
          </w:tcPr>
          <w:p w14:paraId="5E7D4326" w14:textId="77777777" w:rsidR="00410D38" w:rsidRDefault="00000000" w:rsidP="00312B08">
            <w:pPr>
              <w:spacing w:after="40"/>
            </w:pPr>
            <w:r>
              <w:t>سهم از مانده‌ی تسهیلات</w:t>
            </w:r>
          </w:p>
        </w:tc>
      </w:tr>
      <w:tr w:rsidR="00410D38" w14:paraId="5E7D432B" w14:textId="77777777">
        <w:tc>
          <w:tcPr>
            <w:tcW w:w="3116" w:type="dxa"/>
          </w:tcPr>
          <w:p w14:paraId="5E7D4328" w14:textId="77777777" w:rsidR="00410D38" w:rsidRDefault="00000000" w:rsidP="00312B08">
            <w:pPr>
              <w:spacing w:after="40"/>
            </w:pPr>
            <w:r>
              <w:t>۱ درصد برتر</w:t>
            </w:r>
          </w:p>
        </w:tc>
        <w:tc>
          <w:tcPr>
            <w:tcW w:w="3116" w:type="dxa"/>
          </w:tcPr>
          <w:p w14:paraId="5E7D4329" w14:textId="77777777" w:rsidR="00410D38" w:rsidRDefault="00000000" w:rsidP="00312B08">
            <w:pPr>
              <w:spacing w:after="40"/>
            </w:pPr>
            <w:r>
              <w:rPr>
                <w:b/>
                <w:bCs/>
              </w:rPr>
              <w:t>۷۸.۲٪</w:t>
            </w:r>
          </w:p>
        </w:tc>
        <w:tc>
          <w:tcPr>
            <w:tcW w:w="3116" w:type="dxa"/>
          </w:tcPr>
          <w:p w14:paraId="5E7D432A" w14:textId="77777777" w:rsidR="00410D38" w:rsidRDefault="00000000" w:rsidP="00312B08">
            <w:pPr>
              <w:spacing w:after="40"/>
            </w:pPr>
            <w:r>
              <w:t>۵۳.۲٪</w:t>
            </w:r>
          </w:p>
        </w:tc>
      </w:tr>
      <w:tr w:rsidR="00410D38" w14:paraId="5E7D432F" w14:textId="77777777">
        <w:tc>
          <w:tcPr>
            <w:tcW w:w="3116" w:type="dxa"/>
          </w:tcPr>
          <w:p w14:paraId="5E7D432C" w14:textId="77777777" w:rsidR="00410D38" w:rsidRDefault="00000000" w:rsidP="00312B08">
            <w:pPr>
              <w:spacing w:after="40"/>
            </w:pPr>
            <w:r>
              <w:t>۵ درصد برتر</w:t>
            </w:r>
          </w:p>
        </w:tc>
        <w:tc>
          <w:tcPr>
            <w:tcW w:w="3116" w:type="dxa"/>
          </w:tcPr>
          <w:p w14:paraId="5E7D432D" w14:textId="77777777" w:rsidR="00410D38" w:rsidRDefault="00000000" w:rsidP="00312B08">
            <w:pPr>
              <w:spacing w:after="40"/>
            </w:pPr>
            <w:r>
              <w:t>۹۲.۱٪</w:t>
            </w:r>
          </w:p>
        </w:tc>
        <w:tc>
          <w:tcPr>
            <w:tcW w:w="3116" w:type="dxa"/>
          </w:tcPr>
          <w:p w14:paraId="5E7D432E" w14:textId="77777777" w:rsidR="00410D38" w:rsidRDefault="00000000" w:rsidP="00312B08">
            <w:pPr>
              <w:spacing w:after="40"/>
            </w:pPr>
            <w:r>
              <w:t>۷۴.۵٪</w:t>
            </w:r>
          </w:p>
        </w:tc>
      </w:tr>
      <w:tr w:rsidR="00410D38" w14:paraId="5E7D4333" w14:textId="77777777">
        <w:tc>
          <w:tcPr>
            <w:tcW w:w="3116" w:type="dxa"/>
          </w:tcPr>
          <w:p w14:paraId="5E7D4330" w14:textId="77777777" w:rsidR="00410D38" w:rsidRDefault="00000000" w:rsidP="00312B08">
            <w:pPr>
              <w:spacing w:after="40"/>
            </w:pPr>
            <w:r>
              <w:t>۱۰ درصد برتر</w:t>
            </w:r>
          </w:p>
        </w:tc>
        <w:tc>
          <w:tcPr>
            <w:tcW w:w="3116" w:type="dxa"/>
          </w:tcPr>
          <w:p w14:paraId="5E7D4331" w14:textId="77777777" w:rsidR="00410D38" w:rsidRDefault="00000000" w:rsidP="00312B08">
            <w:pPr>
              <w:spacing w:after="40"/>
            </w:pPr>
            <w:r>
              <w:rPr>
                <w:b/>
                <w:bCs/>
              </w:rPr>
              <w:t>۹۶.۲٪</w:t>
            </w:r>
          </w:p>
        </w:tc>
        <w:tc>
          <w:tcPr>
            <w:tcW w:w="3116" w:type="dxa"/>
          </w:tcPr>
          <w:p w14:paraId="5E7D4332" w14:textId="77777777" w:rsidR="00410D38" w:rsidRDefault="00000000" w:rsidP="00312B08">
            <w:pPr>
              <w:spacing w:after="40"/>
            </w:pPr>
            <w:r>
              <w:t>۸۰.۶٪</w:t>
            </w:r>
          </w:p>
        </w:tc>
      </w:tr>
      <w:tr w:rsidR="00410D38" w14:paraId="5E7D4337" w14:textId="77777777">
        <w:tc>
          <w:tcPr>
            <w:tcW w:w="3116" w:type="dxa"/>
          </w:tcPr>
          <w:p w14:paraId="5E7D4334" w14:textId="77777777" w:rsidR="00410D38" w:rsidRDefault="00000000" w:rsidP="00312B08">
            <w:pPr>
              <w:spacing w:after="40"/>
            </w:pPr>
            <w:r>
              <w:t>۲۰ درصد برتر</w:t>
            </w:r>
          </w:p>
        </w:tc>
        <w:tc>
          <w:tcPr>
            <w:tcW w:w="3116" w:type="dxa"/>
          </w:tcPr>
          <w:p w14:paraId="5E7D4335" w14:textId="77777777" w:rsidR="00410D38" w:rsidRDefault="00000000" w:rsidP="00312B08">
            <w:pPr>
              <w:spacing w:after="40"/>
            </w:pPr>
            <w:r>
              <w:t>۹۸.۷٪</w:t>
            </w:r>
          </w:p>
        </w:tc>
        <w:tc>
          <w:tcPr>
            <w:tcW w:w="3116" w:type="dxa"/>
          </w:tcPr>
          <w:p w14:paraId="5E7D4336" w14:textId="77777777" w:rsidR="00410D38" w:rsidRDefault="00000000" w:rsidP="00312B08">
            <w:pPr>
              <w:spacing w:after="40"/>
            </w:pPr>
            <w:r>
              <w:t>۸۷.۳٪</w:t>
            </w:r>
          </w:p>
        </w:tc>
      </w:tr>
    </w:tbl>
    <w:p w14:paraId="5E7D4338" w14:textId="77777777" w:rsidR="00410D38" w:rsidRDefault="00410D38" w:rsidP="00312B08">
      <w:pPr>
        <w:spacing w:after="160"/>
      </w:pPr>
    </w:p>
    <w:p w14:paraId="5E7D4339" w14:textId="77777777" w:rsidR="00410D38" w:rsidRDefault="00000000" w:rsidP="00312B08">
      <w:pPr>
        <w:pStyle w:val="Heading3"/>
        <w:spacing w:before="280" w:after="160"/>
      </w:pPr>
      <w:bookmarkStart w:id="154" w:name="_Toc241516024"/>
      <w:r>
        <w:rPr>
          <w:b/>
          <w:bCs/>
        </w:rPr>
        <w:t>۳.۴.۲ تحلیل</w:t>
      </w:r>
      <w:bookmarkEnd w:id="154"/>
    </w:p>
    <w:p w14:paraId="5E7D433A" w14:textId="77777777" w:rsidR="00410D38" w:rsidRDefault="00000000" w:rsidP="00312B08">
      <w:pPr>
        <w:spacing w:after="160" w:line="300" w:lineRule="auto"/>
      </w:pPr>
      <w:r>
        <w:rPr>
          <w:b/>
          <w:bCs/>
        </w:rPr>
        <w:t>یافته‌ی نخست: سپرده به‌مراتب متمرکزتر از تسهیلات است.</w:t>
      </w:r>
      <w:r>
        <w:t xml:space="preserve"> این نتیجه در نگاه اول خلاف انتظار است، زیرا معمولاً تمرکز در سمت دارایی — و نه بدهی — دغدغه‌ی اصلی مدیریت ریسک است. اما داده تصویر معکوسی می‌دهد: یک درصد برتر سپرده‌گذاران ۷۸.۲ درصد منابع را در اختیار دارند، در حالی که یک درصد برتر تسهیلات‌گیرندگان ۵۳.۲ درصد تسهیلات را.</w:t>
      </w:r>
    </w:p>
    <w:p w14:paraId="5E7D433B" w14:textId="77777777" w:rsidR="00410D38" w:rsidRDefault="00000000" w:rsidP="00312B08">
      <w:pPr>
        <w:spacing w:after="160" w:line="300" w:lineRule="auto"/>
      </w:pPr>
      <w:r>
        <w:rPr>
          <w:b/>
          <w:bCs/>
        </w:rPr>
        <w:t>تذکر روش‌شناختی در مقایسه‌ی دو ستون.</w:t>
      </w:r>
      <w:r>
        <w:t xml:space="preserve"> ستون تسهیلات بر مبنای </w:t>
      </w:r>
      <w:r>
        <w:rPr>
          <w:b/>
          <w:bCs/>
        </w:rPr>
        <w:t>تمام طرفین قرارداد</w:t>
      </w:r>
      <w:r>
        <w:t xml:space="preserve"> محاسبه شده است (جمعیت ۵۱۸,۰۰۶ نفری، شامل ضامن‌ها). از آنجا که مانده‌ی هر وام میان وام‌گیرنده و ضامنانش توزیع </w:t>
      </w:r>
      <w:r>
        <w:lastRenderedPageBreak/>
        <w:t xml:space="preserve">می‌شود، این تعریف تمرکز واقعی تسهیلات را </w:t>
      </w:r>
      <w:r>
        <w:rPr>
          <w:b/>
          <w:bCs/>
        </w:rPr>
        <w:t>کمتر از واقع</w:t>
      </w:r>
      <w:r>
        <w:t xml:space="preserve"> نشان می‌دهد. محاسبه‌ی تمرکز بر مبنای گیرنده‌ی اصلی در فصل ۵ انجام شده و تصویر متفاوتی به دست می‌دهد. بنابراین شکاف میان دو ستون جدول ۳-۷ را نباید به‌عنوان رقم نهایی تفاوت تمرکز تلقی کرد.</w:t>
      </w:r>
    </w:p>
    <w:p w14:paraId="5E7D433C" w14:textId="77777777" w:rsidR="00410D38" w:rsidRDefault="00000000" w:rsidP="00312B08">
      <w:pPr>
        <w:spacing w:after="160" w:line="300" w:lineRule="auto"/>
      </w:pPr>
      <w:r>
        <w:rPr>
          <w:b/>
          <w:bCs/>
        </w:rPr>
        <w:t>یافته‌ی دوم: پیامد برای ریسک نقدینگی.</w:t>
      </w:r>
      <w:r>
        <w:t xml:space="preserve"> تمرکز ۷۸.۲ درصد منابع در یک درصد مشتریان به این معناست که </w:t>
      </w:r>
      <w:r>
        <w:rPr>
          <w:b/>
          <w:bCs/>
        </w:rPr>
        <w:t>خروج تعداد بسیار اندکی سپرده‌گذار بزرگ می‌تواند ساختار نقدینگی بانک را جابه‌جا کند.</w:t>
      </w:r>
      <w:r>
        <w:t xml:space="preserve"> این یافته باید در کنار دو مشاهده‌ی دیگر خوانده شود:</w:t>
      </w:r>
    </w:p>
    <w:p w14:paraId="5E7D433D" w14:textId="77777777" w:rsidR="00410D38" w:rsidRDefault="00000000" w:rsidP="00312B08">
      <w:pPr>
        <w:spacing w:after="160" w:line="300" w:lineRule="auto"/>
      </w:pPr>
      <w:r>
        <w:t>نخست، بخش ۳.۳ این جمعیت را مشخص و قابل شناسایی می‌کند: ۸,۳۰۲ مشتری با مانده‌ی بیش از ده میلیارد تومان. دوم، نسبت تسهیلات به سپرده برابر ۱۵۱.۲ درصد است (فصل ۴)؛ یعنی بانک بیش از منابع خود تسهیلات اعطا کرده و حاشیه‌ی اطمینان نقدینگی محدودتری دارد.</w:t>
      </w:r>
    </w:p>
    <w:p w14:paraId="5E7D433E" w14:textId="77777777" w:rsidR="00410D38" w:rsidRDefault="00000000" w:rsidP="00312B08">
      <w:pPr>
        <w:spacing w:after="160" w:line="300" w:lineRule="auto"/>
      </w:pPr>
      <w:r>
        <w:rPr>
          <w:b/>
          <w:bCs/>
        </w:rPr>
        <w:t>ارزیابی متعادل‌کننده.</w:t>
      </w:r>
      <w:r>
        <w:t xml:space="preserve"> با وجود این، تحلیل ریزش (بخش ۲.۷) نشان داد که ریزش‌کنندگان تاکنون عمدتاً مشتریان کم‌ارزش بوده‌اند و هیچ شاهدی از خروج سیستماتیک سپرده‌گذاران بزرگ در داده مشاهده نشد. تنها استثنای قابل توجه، گذار سال ۱۴۰۰ به ۱۴۰۱ است که در بخش ۲.۷.۳ به‌عنوان موضوعی ریشه‌یابی‌نشده ثبت شده است.</w:t>
      </w:r>
    </w:p>
    <w:p w14:paraId="5E7D433F" w14:textId="77777777" w:rsidR="00410D38" w:rsidRDefault="00410D38" w:rsidP="00312B08">
      <w:pPr>
        <w:pBdr>
          <w:bottom w:val="single" w:sz="6" w:space="0" w:color="999999"/>
        </w:pBdr>
        <w:spacing w:before="120" w:after="120"/>
      </w:pPr>
    </w:p>
    <w:p w14:paraId="5E7D4340" w14:textId="77777777" w:rsidR="00410D38" w:rsidRDefault="00000000" w:rsidP="00312B08">
      <w:pPr>
        <w:pStyle w:val="Heading2"/>
        <w:spacing w:before="280" w:after="160"/>
      </w:pPr>
      <w:bookmarkStart w:id="155" w:name="_Toc241516025"/>
      <w:r>
        <w:rPr>
          <w:b/>
          <w:bCs/>
          <w:sz w:val="28"/>
          <w:szCs w:val="28"/>
        </w:rPr>
        <w:t>۳.۵ پایداری منابع</w:t>
      </w:r>
      <w:bookmarkEnd w:id="155"/>
    </w:p>
    <w:p w14:paraId="5E7D4341" w14:textId="77777777" w:rsidR="00410D38" w:rsidRDefault="00000000" w:rsidP="00312B08">
      <w:pPr>
        <w:pStyle w:val="Heading3"/>
        <w:spacing w:before="280" w:after="160"/>
      </w:pPr>
      <w:bookmarkStart w:id="156" w:name="_Toc241516026"/>
      <w:r>
        <w:rPr>
          <w:b/>
          <w:bCs/>
        </w:rPr>
        <w:t>۳.۵.۱ روش و نتایج</w:t>
      </w:r>
      <w:bookmarkEnd w:id="156"/>
    </w:p>
    <w:p w14:paraId="5E7D4342" w14:textId="77777777" w:rsidR="00410D38" w:rsidRDefault="00000000" w:rsidP="00312B08">
      <w:pPr>
        <w:spacing w:after="160" w:line="300" w:lineRule="auto"/>
      </w:pPr>
      <w:r>
        <w:t>ضریب تغییرات مانده‌ی هر مشتری در طول ۷۲ ماه، به‌عنوان شاخص پایداری منابع محاسبه شده است. هرچه این ضریب بزرگ‌تر باشد، مانده‌ی مشتری نوسان بیشتری داشته و اتکای بانک به آن منبع کمتر است.</w:t>
      </w:r>
    </w:p>
    <w:p w14:paraId="5E7D4343" w14:textId="77777777" w:rsidR="00410D38" w:rsidRDefault="00000000" w:rsidP="00312B08">
      <w:pPr>
        <w:spacing w:before="120" w:after="80"/>
      </w:pPr>
      <w:r>
        <w:rPr>
          <w:noProof/>
        </w:rPr>
        <w:drawing>
          <wp:inline distT="0" distB="0" distL="0" distR="0" wp14:anchorId="5E7D4ACF" wp14:editId="5E7D4AD0">
            <wp:extent cx="5334000" cy="2133600"/>
            <wp:effectExtent l="0" t="0" r="0" b="0"/>
            <wp:docPr id="689740319" name="Picture 68974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133600"/>
                    </a:xfrm>
                    <a:prstGeom prst="rect">
                      <a:avLst/>
                    </a:prstGeom>
                  </pic:spPr>
                </pic:pic>
              </a:graphicData>
            </a:graphic>
          </wp:inline>
        </w:drawing>
      </w:r>
    </w:p>
    <w:p w14:paraId="5E7D4344" w14:textId="77777777" w:rsidR="00410D38" w:rsidRDefault="00000000" w:rsidP="00312B08">
      <w:pPr>
        <w:spacing w:after="220"/>
      </w:pPr>
      <w:r>
        <w:rPr>
          <w:i/>
          <w:iCs/>
          <w:sz w:val="18"/>
          <w:szCs w:val="18"/>
        </w:rPr>
        <w:t>توزیع مشتریان سپرده‌گذار بر اساس نوسان مانده</w:t>
      </w:r>
    </w:p>
    <w:p w14:paraId="5E7D4345"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deposit_volatility_distribution.png</w:t>
      </w:r>
      <w:r>
        <w:rPr>
          <w:i/>
          <w:iCs/>
          <w:sz w:val="20"/>
          <w:szCs w:val="20"/>
        </w:rPr>
        <w:t>)</w:t>
      </w:r>
    </w:p>
    <w:p w14:paraId="5E7D4346" w14:textId="77777777" w:rsidR="00410D38" w:rsidRDefault="00000000" w:rsidP="00312B08">
      <w:pPr>
        <w:spacing w:after="160" w:line="300" w:lineRule="auto"/>
      </w:pPr>
      <w:r>
        <w:rPr>
          <w:b/>
          <w:bCs/>
        </w:rPr>
        <w:t>جدول ۳-۸: توزیع نوسان مانده‌ی سپرده (ارقام منتشرشده)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34B" w14:textId="77777777">
        <w:trPr>
          <w:tblHeader/>
        </w:trPr>
        <w:tc>
          <w:tcPr>
            <w:tcW w:w="2337" w:type="dxa"/>
            <w:shd w:val="clear" w:color="auto" w:fill="D9D9D9"/>
          </w:tcPr>
          <w:p w14:paraId="5E7D4347" w14:textId="77777777" w:rsidR="00410D38" w:rsidRDefault="00000000" w:rsidP="00312B08">
            <w:pPr>
              <w:spacing w:after="40"/>
            </w:pPr>
            <w:r>
              <w:t>سطل نوسان</w:t>
            </w:r>
          </w:p>
        </w:tc>
        <w:tc>
          <w:tcPr>
            <w:tcW w:w="2337" w:type="dxa"/>
            <w:shd w:val="clear" w:color="auto" w:fill="D9D9D9"/>
          </w:tcPr>
          <w:p w14:paraId="5E7D4348" w14:textId="77777777" w:rsidR="00410D38" w:rsidRDefault="00000000" w:rsidP="00312B08">
            <w:pPr>
              <w:spacing w:after="40"/>
            </w:pPr>
            <w:r>
              <w:t>تعداد مشتری (وضعیت جمعیت نمونه)</w:t>
            </w:r>
          </w:p>
        </w:tc>
        <w:tc>
          <w:tcPr>
            <w:tcW w:w="2337" w:type="dxa"/>
            <w:shd w:val="clear" w:color="auto" w:fill="D9D9D9"/>
          </w:tcPr>
          <w:p w14:paraId="5E7D4349" w14:textId="77777777" w:rsidR="00410D38" w:rsidRDefault="00000000" w:rsidP="00312B08">
            <w:pPr>
              <w:spacing w:after="40"/>
            </w:pPr>
            <w:r>
              <w:t>سهم مشتری</w:t>
            </w:r>
          </w:p>
        </w:tc>
        <w:tc>
          <w:tcPr>
            <w:tcW w:w="2337" w:type="dxa"/>
            <w:shd w:val="clear" w:color="auto" w:fill="D9D9D9"/>
          </w:tcPr>
          <w:p w14:paraId="5E7D434A" w14:textId="77777777" w:rsidR="00410D38" w:rsidRDefault="00000000" w:rsidP="00312B08">
            <w:pPr>
              <w:spacing w:after="40"/>
            </w:pPr>
            <w:r>
              <w:t>سهم مانده</w:t>
            </w:r>
          </w:p>
        </w:tc>
      </w:tr>
      <w:tr w:rsidR="00410D38" w14:paraId="5E7D4350" w14:textId="77777777">
        <w:tc>
          <w:tcPr>
            <w:tcW w:w="2337" w:type="dxa"/>
          </w:tcPr>
          <w:p w14:paraId="5E7D434C" w14:textId="77777777" w:rsidR="00410D38" w:rsidRDefault="00000000" w:rsidP="00312B08">
            <w:pPr>
              <w:spacing w:after="40"/>
            </w:pPr>
            <w:r>
              <w:t>کم‌نوسان (کمتر از ۰.۲۵)</w:t>
            </w:r>
          </w:p>
        </w:tc>
        <w:tc>
          <w:tcPr>
            <w:tcW w:w="2337" w:type="dxa"/>
          </w:tcPr>
          <w:p w14:paraId="5E7D434D" w14:textId="77777777" w:rsidR="00410D38" w:rsidRDefault="00000000" w:rsidP="00312B08">
            <w:pPr>
              <w:spacing w:after="40"/>
            </w:pPr>
            <w:r>
              <w:t>۳,۳۱۲</w:t>
            </w:r>
          </w:p>
        </w:tc>
        <w:tc>
          <w:tcPr>
            <w:tcW w:w="2337" w:type="dxa"/>
          </w:tcPr>
          <w:p w14:paraId="5E7D434E" w14:textId="77777777" w:rsidR="00410D38" w:rsidRDefault="00000000" w:rsidP="00312B08">
            <w:pPr>
              <w:spacing w:after="40"/>
            </w:pPr>
            <w:r>
              <w:t>۰.۵۵٪</w:t>
            </w:r>
          </w:p>
        </w:tc>
        <w:tc>
          <w:tcPr>
            <w:tcW w:w="2337" w:type="dxa"/>
          </w:tcPr>
          <w:p w14:paraId="5E7D434F" w14:textId="77777777" w:rsidR="00410D38" w:rsidRDefault="00000000" w:rsidP="00312B08">
            <w:pPr>
              <w:spacing w:after="40"/>
            </w:pPr>
            <w:r>
              <w:t>۰.۷۱٪</w:t>
            </w:r>
          </w:p>
        </w:tc>
      </w:tr>
      <w:tr w:rsidR="00410D38" w14:paraId="5E7D4355" w14:textId="77777777">
        <w:tc>
          <w:tcPr>
            <w:tcW w:w="2337" w:type="dxa"/>
          </w:tcPr>
          <w:p w14:paraId="5E7D4351" w14:textId="77777777" w:rsidR="00410D38" w:rsidRDefault="00000000" w:rsidP="00312B08">
            <w:pPr>
              <w:spacing w:after="40"/>
            </w:pPr>
            <w:r>
              <w:t>متوسط (۰.۲۵ تا ۰.۵)</w:t>
            </w:r>
          </w:p>
        </w:tc>
        <w:tc>
          <w:tcPr>
            <w:tcW w:w="2337" w:type="dxa"/>
          </w:tcPr>
          <w:p w14:paraId="5E7D4352" w14:textId="77777777" w:rsidR="00410D38" w:rsidRDefault="00000000" w:rsidP="00312B08">
            <w:pPr>
              <w:spacing w:after="40"/>
            </w:pPr>
            <w:r>
              <w:t>۴,۰۰۸</w:t>
            </w:r>
          </w:p>
        </w:tc>
        <w:tc>
          <w:tcPr>
            <w:tcW w:w="2337" w:type="dxa"/>
          </w:tcPr>
          <w:p w14:paraId="5E7D4353" w14:textId="77777777" w:rsidR="00410D38" w:rsidRDefault="00000000" w:rsidP="00312B08">
            <w:pPr>
              <w:spacing w:after="40"/>
            </w:pPr>
            <w:r>
              <w:t>۰.۶۷٪</w:t>
            </w:r>
          </w:p>
        </w:tc>
        <w:tc>
          <w:tcPr>
            <w:tcW w:w="2337" w:type="dxa"/>
          </w:tcPr>
          <w:p w14:paraId="5E7D4354" w14:textId="77777777" w:rsidR="00410D38" w:rsidRDefault="00000000" w:rsidP="00312B08">
            <w:pPr>
              <w:spacing w:after="40"/>
            </w:pPr>
            <w:r>
              <w:t>۳.۲۱٪</w:t>
            </w:r>
          </w:p>
        </w:tc>
      </w:tr>
      <w:tr w:rsidR="00410D38" w14:paraId="5E7D435A" w14:textId="77777777">
        <w:tc>
          <w:tcPr>
            <w:tcW w:w="2337" w:type="dxa"/>
          </w:tcPr>
          <w:p w14:paraId="5E7D4356" w14:textId="77777777" w:rsidR="00410D38" w:rsidRDefault="00000000" w:rsidP="00312B08">
            <w:pPr>
              <w:spacing w:after="40"/>
            </w:pPr>
            <w:r>
              <w:t>بالا (۰.۵ تا ۱)</w:t>
            </w:r>
          </w:p>
        </w:tc>
        <w:tc>
          <w:tcPr>
            <w:tcW w:w="2337" w:type="dxa"/>
          </w:tcPr>
          <w:p w14:paraId="5E7D4357" w14:textId="77777777" w:rsidR="00410D38" w:rsidRDefault="00000000" w:rsidP="00312B08">
            <w:pPr>
              <w:spacing w:after="40"/>
            </w:pPr>
            <w:r>
              <w:t>۴۳,۶۲۶</w:t>
            </w:r>
          </w:p>
        </w:tc>
        <w:tc>
          <w:tcPr>
            <w:tcW w:w="2337" w:type="dxa"/>
          </w:tcPr>
          <w:p w14:paraId="5E7D4358" w14:textId="77777777" w:rsidR="00410D38" w:rsidRDefault="00000000" w:rsidP="00312B08">
            <w:pPr>
              <w:spacing w:after="40"/>
            </w:pPr>
            <w:r>
              <w:t>۷.۲۹٪</w:t>
            </w:r>
          </w:p>
        </w:tc>
        <w:tc>
          <w:tcPr>
            <w:tcW w:w="2337" w:type="dxa"/>
          </w:tcPr>
          <w:p w14:paraId="5E7D4359" w14:textId="77777777" w:rsidR="00410D38" w:rsidRDefault="00000000" w:rsidP="00312B08">
            <w:pPr>
              <w:spacing w:after="40"/>
            </w:pPr>
            <w:r>
              <w:t>۱۲.۱۶٪</w:t>
            </w:r>
          </w:p>
        </w:tc>
      </w:tr>
      <w:tr w:rsidR="00410D38" w14:paraId="5E7D435F" w14:textId="77777777">
        <w:tc>
          <w:tcPr>
            <w:tcW w:w="2337" w:type="dxa"/>
          </w:tcPr>
          <w:p w14:paraId="5E7D435B" w14:textId="77777777" w:rsidR="00410D38" w:rsidRDefault="00000000" w:rsidP="00312B08">
            <w:pPr>
              <w:spacing w:after="40"/>
            </w:pPr>
            <w:r>
              <w:t>خیلی‌بالا (۱ تا ۲)</w:t>
            </w:r>
          </w:p>
        </w:tc>
        <w:tc>
          <w:tcPr>
            <w:tcW w:w="2337" w:type="dxa"/>
          </w:tcPr>
          <w:p w14:paraId="5E7D435C" w14:textId="77777777" w:rsidR="00410D38" w:rsidRDefault="00000000" w:rsidP="00312B08">
            <w:pPr>
              <w:spacing w:after="40"/>
            </w:pPr>
            <w:r>
              <w:t>۱۷۵,۲۳۱</w:t>
            </w:r>
          </w:p>
        </w:tc>
        <w:tc>
          <w:tcPr>
            <w:tcW w:w="2337" w:type="dxa"/>
          </w:tcPr>
          <w:p w14:paraId="5E7D435D" w14:textId="77777777" w:rsidR="00410D38" w:rsidRDefault="00000000" w:rsidP="00312B08">
            <w:pPr>
              <w:spacing w:after="40"/>
            </w:pPr>
            <w:r>
              <w:t>۲۹.۲۹٪</w:t>
            </w:r>
          </w:p>
        </w:tc>
        <w:tc>
          <w:tcPr>
            <w:tcW w:w="2337" w:type="dxa"/>
          </w:tcPr>
          <w:p w14:paraId="5E7D435E" w14:textId="77777777" w:rsidR="00410D38" w:rsidRDefault="00000000" w:rsidP="00312B08">
            <w:pPr>
              <w:spacing w:after="40"/>
            </w:pPr>
            <w:r>
              <w:t>۳۹.۶۸٪</w:t>
            </w:r>
          </w:p>
        </w:tc>
      </w:tr>
      <w:tr w:rsidR="00410D38" w14:paraId="5E7D4364" w14:textId="77777777">
        <w:tc>
          <w:tcPr>
            <w:tcW w:w="2337" w:type="dxa"/>
          </w:tcPr>
          <w:p w14:paraId="5E7D4360" w14:textId="77777777" w:rsidR="00410D38" w:rsidRDefault="00000000" w:rsidP="00312B08">
            <w:pPr>
              <w:spacing w:after="40"/>
            </w:pPr>
            <w:r>
              <w:t>بحرانی (بیش از ۲)</w:t>
            </w:r>
          </w:p>
        </w:tc>
        <w:tc>
          <w:tcPr>
            <w:tcW w:w="2337" w:type="dxa"/>
          </w:tcPr>
          <w:p w14:paraId="5E7D4361" w14:textId="77777777" w:rsidR="00410D38" w:rsidRDefault="00000000" w:rsidP="00312B08">
            <w:pPr>
              <w:spacing w:after="40"/>
            </w:pPr>
            <w:r>
              <w:rPr>
                <w:b/>
                <w:bCs/>
              </w:rPr>
              <w:t>۳۷۲,۰۲۴</w:t>
            </w:r>
          </w:p>
        </w:tc>
        <w:tc>
          <w:tcPr>
            <w:tcW w:w="2337" w:type="dxa"/>
          </w:tcPr>
          <w:p w14:paraId="5E7D4362" w14:textId="77777777" w:rsidR="00410D38" w:rsidRDefault="00000000" w:rsidP="00312B08">
            <w:pPr>
              <w:spacing w:after="40"/>
            </w:pPr>
            <w:r>
              <w:rPr>
                <w:b/>
                <w:bCs/>
              </w:rPr>
              <w:t>۶۲.۱۹٪</w:t>
            </w:r>
          </w:p>
        </w:tc>
        <w:tc>
          <w:tcPr>
            <w:tcW w:w="2337" w:type="dxa"/>
          </w:tcPr>
          <w:p w14:paraId="5E7D4363" w14:textId="77777777" w:rsidR="00410D38" w:rsidRDefault="00000000" w:rsidP="00312B08">
            <w:pPr>
              <w:spacing w:after="40"/>
            </w:pPr>
            <w:r>
              <w:t>۴۴.۲۴٪</w:t>
            </w:r>
          </w:p>
        </w:tc>
      </w:tr>
    </w:tbl>
    <w:p w14:paraId="5E7D4365" w14:textId="77777777" w:rsidR="00410D38" w:rsidRDefault="00410D38" w:rsidP="00312B08">
      <w:pPr>
        <w:spacing w:after="160"/>
      </w:pPr>
    </w:p>
    <w:p w14:paraId="5E7D4366" w14:textId="77777777" w:rsidR="00410D38" w:rsidRDefault="00000000" w:rsidP="00312B08">
      <w:pPr>
        <w:pBdr>
          <w:right w:val="single" w:sz="18" w:space="0" w:color="808080"/>
        </w:pBdr>
        <w:shd w:val="clear" w:color="auto" w:fill="F2F2F2"/>
        <w:spacing w:before="100" w:after="160"/>
        <w:ind w:left="400"/>
      </w:pPr>
      <w:r>
        <w:rPr>
          <w:b/>
          <w:bCs/>
          <w:i/>
          <w:iCs/>
          <w:sz w:val="20"/>
          <w:szCs w:val="20"/>
        </w:rPr>
        <w:lastRenderedPageBreak/>
        <w:t>تذکر مهم:</w:t>
      </w:r>
      <w:r>
        <w:rPr>
          <w:i/>
          <w:iCs/>
          <w:sz w:val="20"/>
          <w:szCs w:val="20"/>
        </w:rPr>
        <w:t xml:space="preserve"> ارقام این جدول با روشی محاسبه شده‌اند که نوسان را به‌طور سیستماتیک بیش از واقع نشان می‌دهد. بخش‌های ۳.۵.۳ و ۳.۵.۴ این موضوع را تشریح و کمّی می‌کنند. استناد به ارقام جدول ۳-۸ بدون مطالعه‌ی آن بخش‌ها توصیه نمی‌شود.</w:t>
      </w:r>
    </w:p>
    <w:p w14:paraId="5E7D4367" w14:textId="77777777" w:rsidR="00410D38" w:rsidRDefault="00000000" w:rsidP="00312B08">
      <w:pPr>
        <w:pStyle w:val="Heading3"/>
        <w:spacing w:before="280" w:after="160"/>
      </w:pPr>
      <w:bookmarkStart w:id="157" w:name="_Toc241516027"/>
      <w:r>
        <w:rPr>
          <w:b/>
          <w:bCs/>
        </w:rPr>
        <w:t>۳.۵.۲ آرتیفکتی که بررسی و رد شد</w:t>
      </w:r>
      <w:bookmarkEnd w:id="157"/>
    </w:p>
    <w:p w14:paraId="5E7D4368" w14:textId="77777777" w:rsidR="00410D38" w:rsidRDefault="00000000" w:rsidP="00312B08">
      <w:pPr>
        <w:spacing w:after="160" w:line="300" w:lineRule="auto"/>
      </w:pPr>
      <w:r>
        <w:t>نسخه‌ی نخست این تحلیل فاقد حداقل مانده بود. در چنین حالتی، حساب‌های نزدیک به صفر می‌توانند سطل بحرانی را به‌طور مصنوعی پر کنند، زیرا کوچک‌ترین نوسان مطلق روی مانده‌ی ده هزار تومانی، ضریب تغییرات بزرگی تولید می‌کند.</w:t>
      </w:r>
    </w:p>
    <w:p w14:paraId="5E7D4369" w14:textId="77777777" w:rsidR="00410D38" w:rsidRDefault="00000000" w:rsidP="00312B08">
      <w:pPr>
        <w:spacing w:after="160" w:line="300" w:lineRule="auto"/>
      </w:pPr>
      <w:r>
        <w:t xml:space="preserve">با اعمال حداقل مانده‌ی پانصد هزار تومان — همان آستانه‌ی تعریف مشتری فعال — نتیجه از ۶۳.۲ به ۶۲.۲ درصد تغییر کرد؛ یعنی عملاً بدون تغییر. </w:t>
      </w:r>
      <w:r>
        <w:rPr>
          <w:b/>
          <w:bCs/>
        </w:rPr>
        <w:t>نتیجه: این آرتیفکت بررسی و رد شد و یافته‌ی نوسان بالا از این بابت معتبر است.</w:t>
      </w:r>
    </w:p>
    <w:p w14:paraId="5E7D436A" w14:textId="77777777" w:rsidR="00410D38" w:rsidRDefault="00000000" w:rsidP="00312B08">
      <w:pPr>
        <w:pStyle w:val="Heading3"/>
        <w:spacing w:before="280" w:after="160"/>
      </w:pPr>
      <w:bookmarkStart w:id="158" w:name="_Toc241516028"/>
      <w:r>
        <w:rPr>
          <w:b/>
          <w:bCs/>
        </w:rPr>
        <w:t>۳.۵.۳ ایراد روش‌شناختی شناسایی‌شده</w:t>
      </w:r>
      <w:bookmarkEnd w:id="158"/>
    </w:p>
    <w:p w14:paraId="5E7D436B" w14:textId="77777777" w:rsidR="00410D38" w:rsidRDefault="00000000" w:rsidP="00312B08">
      <w:pPr>
        <w:spacing w:after="160" w:line="300" w:lineRule="auto"/>
      </w:pPr>
      <w:r>
        <w:t>بررسی منطق محاسباتی این تحلیل، ایراد دیگری را آشکار کرد که برخلاف مورد قبل، رد نشد.</w:t>
      </w:r>
    </w:p>
    <w:p w14:paraId="5E7D436C" w14:textId="77777777" w:rsidR="00410D38" w:rsidRDefault="00000000" w:rsidP="00312B08">
      <w:pPr>
        <w:spacing w:after="160" w:line="300" w:lineRule="auto"/>
      </w:pPr>
      <w:r>
        <w:t xml:space="preserve">ضریب تغییرات روی </w:t>
      </w:r>
      <w:r>
        <w:rPr>
          <w:b/>
          <w:bCs/>
        </w:rPr>
        <w:t>تمام رکوردهای (حساب × ماه)</w:t>
      </w:r>
      <w:r>
        <w:t xml:space="preserve"> یک مشتری محاسبه شده است، نه روی </w:t>
      </w:r>
      <w:r>
        <w:rPr>
          <w:b/>
          <w:bCs/>
        </w:rPr>
        <w:t>مانده‌ی کل مشتری در هر ماه</w:t>
      </w:r>
      <w:r>
        <w:t>. تفاوت این دو رویکرد اساسی است:</w:t>
      </w:r>
    </w:p>
    <w:p w14:paraId="5E7D436D"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چنانچه مشتری‌ای سه حساب با اندازه‌های بسیار متفاوت داشته باشد — برای نمونه یک سپرده‌ی بلندمدت بزرگ و دو حساب جاری کوچک — روش به‌کاررفته </w:t>
      </w:r>
      <w:r>
        <w:rPr>
          <w:b/>
          <w:bCs/>
          <w:i/>
          <w:iCs/>
          <w:sz w:val="20"/>
          <w:szCs w:val="20"/>
        </w:rPr>
        <w:t>پراکندگی میان حساب‌ها</w:t>
      </w:r>
      <w:r>
        <w:rPr>
          <w:i/>
          <w:iCs/>
          <w:sz w:val="20"/>
          <w:szCs w:val="20"/>
        </w:rPr>
        <w:t xml:space="preserve"> را به‌عنوان نوسان زمانی محاسبه می‌کند، حتی اگر هر سه حساب در طول ۷۲ ماه کاملاً ثابت مانده باشند.</w:t>
      </w:r>
    </w:p>
    <w:p w14:paraId="5E7D436E" w14:textId="77777777" w:rsidR="00410D38" w:rsidRDefault="00000000" w:rsidP="00312B08">
      <w:pPr>
        <w:spacing w:after="160" w:line="300" w:lineRule="auto"/>
      </w:pPr>
      <w:r>
        <w:t>روش صحیح آن است که ابتدا مانده‌های هر مشتری در هر ماه تجمیع شود و سپس ضریب تغییرات روی سری زمانی ۷۲ ماهه‌ی حاصل محاسبه گردد. این دقیقاً همان الگویی است که در View شناسایی سپرده‌گذار فعال به‌درستی به کار رفته، اما در این تحلیل اعمال نشده است.</w:t>
      </w:r>
    </w:p>
    <w:p w14:paraId="5E7D436F" w14:textId="77777777" w:rsidR="00410D38" w:rsidRDefault="00000000" w:rsidP="00312B08">
      <w:pPr>
        <w:pStyle w:val="Heading3"/>
        <w:spacing w:before="280" w:after="160"/>
      </w:pPr>
      <w:bookmarkStart w:id="159" w:name="_Toc241516029"/>
      <w:r>
        <w:rPr>
          <w:b/>
          <w:bCs/>
        </w:rPr>
        <w:t>۳.۵.۴ اندازه‌گیری شدت انحراف</w:t>
      </w:r>
      <w:bookmarkEnd w:id="159"/>
    </w:p>
    <w:p w14:paraId="5E7D4370" w14:textId="77777777" w:rsidR="00410D38" w:rsidRDefault="00000000" w:rsidP="00312B08">
      <w:pPr>
        <w:spacing w:after="160" w:line="300" w:lineRule="auto"/>
      </w:pPr>
      <w:r>
        <w:t>برای کمّی کردن این سوگیری، هر دو روش روی نمونه‌ای شامل ۲۰,۰۰۰ مشتری و ۶.۵۷ میلیون رکورد اجرا و مقایسه شدند.</w:t>
      </w:r>
    </w:p>
    <w:p w14:paraId="5E7D4371" w14:textId="77777777" w:rsidR="00410D38" w:rsidRDefault="00000000" w:rsidP="00312B08">
      <w:pPr>
        <w:spacing w:after="160" w:line="300" w:lineRule="auto"/>
      </w:pPr>
      <w:r>
        <w:rPr>
          <w:b/>
          <w:bCs/>
        </w:rPr>
        <w:t>جدول ۳-۹: مقایسه‌ی دو روش محاسبه‌ی نوسان روی نمونه‌ی یکسان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375" w14:textId="77777777">
        <w:trPr>
          <w:tblHeader/>
        </w:trPr>
        <w:tc>
          <w:tcPr>
            <w:tcW w:w="3116" w:type="dxa"/>
            <w:shd w:val="clear" w:color="auto" w:fill="D9D9D9"/>
          </w:tcPr>
          <w:p w14:paraId="5E7D4372" w14:textId="77777777" w:rsidR="00410D38" w:rsidRDefault="00000000" w:rsidP="00312B08">
            <w:pPr>
              <w:spacing w:after="40"/>
            </w:pPr>
            <w:r>
              <w:t>سطل نوسان</w:t>
            </w:r>
          </w:p>
        </w:tc>
        <w:tc>
          <w:tcPr>
            <w:tcW w:w="3116" w:type="dxa"/>
            <w:shd w:val="clear" w:color="auto" w:fill="D9D9D9"/>
          </w:tcPr>
          <w:p w14:paraId="5E7D4373" w14:textId="77777777" w:rsidR="00410D38" w:rsidRDefault="00000000" w:rsidP="00312B08">
            <w:pPr>
              <w:spacing w:after="40"/>
            </w:pPr>
            <w:r>
              <w:t>روش به‌کاررفته</w:t>
            </w:r>
          </w:p>
        </w:tc>
        <w:tc>
          <w:tcPr>
            <w:tcW w:w="3116" w:type="dxa"/>
            <w:shd w:val="clear" w:color="auto" w:fill="D9D9D9"/>
          </w:tcPr>
          <w:p w14:paraId="5E7D4374" w14:textId="77777777" w:rsidR="00410D38" w:rsidRDefault="00000000" w:rsidP="00312B08">
            <w:pPr>
              <w:spacing w:after="40"/>
            </w:pPr>
            <w:r>
              <w:t>روش صحیح</w:t>
            </w:r>
          </w:p>
        </w:tc>
      </w:tr>
      <w:tr w:rsidR="00410D38" w14:paraId="5E7D4379" w14:textId="77777777">
        <w:tc>
          <w:tcPr>
            <w:tcW w:w="3116" w:type="dxa"/>
          </w:tcPr>
          <w:p w14:paraId="5E7D4376" w14:textId="77777777" w:rsidR="00410D38" w:rsidRDefault="00000000" w:rsidP="00312B08">
            <w:pPr>
              <w:spacing w:after="40"/>
            </w:pPr>
            <w:r>
              <w:t>کم‌نوسان (کمتر از ۰.۲۵)</w:t>
            </w:r>
          </w:p>
        </w:tc>
        <w:tc>
          <w:tcPr>
            <w:tcW w:w="3116" w:type="dxa"/>
          </w:tcPr>
          <w:p w14:paraId="5E7D4377" w14:textId="77777777" w:rsidR="00410D38" w:rsidRDefault="00000000" w:rsidP="00312B08">
            <w:pPr>
              <w:spacing w:after="40"/>
            </w:pPr>
            <w:r>
              <w:t>۰.۷۰٪</w:t>
            </w:r>
          </w:p>
        </w:tc>
        <w:tc>
          <w:tcPr>
            <w:tcW w:w="3116" w:type="dxa"/>
          </w:tcPr>
          <w:p w14:paraId="5E7D4378" w14:textId="77777777" w:rsidR="00410D38" w:rsidRDefault="00000000" w:rsidP="00312B08">
            <w:pPr>
              <w:spacing w:after="40"/>
            </w:pPr>
            <w:r>
              <w:rPr>
                <w:b/>
                <w:bCs/>
              </w:rPr>
              <w:t>۵.۵۳٪</w:t>
            </w:r>
          </w:p>
        </w:tc>
      </w:tr>
      <w:tr w:rsidR="00410D38" w14:paraId="5E7D437D" w14:textId="77777777">
        <w:tc>
          <w:tcPr>
            <w:tcW w:w="3116" w:type="dxa"/>
          </w:tcPr>
          <w:p w14:paraId="5E7D437A" w14:textId="77777777" w:rsidR="00410D38" w:rsidRDefault="00000000" w:rsidP="00312B08">
            <w:pPr>
              <w:spacing w:after="40"/>
            </w:pPr>
            <w:r>
              <w:t>متوسط (۰.۲۵ تا ۰.۵)</w:t>
            </w:r>
          </w:p>
        </w:tc>
        <w:tc>
          <w:tcPr>
            <w:tcW w:w="3116" w:type="dxa"/>
          </w:tcPr>
          <w:p w14:paraId="5E7D437B" w14:textId="77777777" w:rsidR="00410D38" w:rsidRDefault="00000000" w:rsidP="00312B08">
            <w:pPr>
              <w:spacing w:after="40"/>
            </w:pPr>
            <w:r>
              <w:t>۰.۴۳٪</w:t>
            </w:r>
          </w:p>
        </w:tc>
        <w:tc>
          <w:tcPr>
            <w:tcW w:w="3116" w:type="dxa"/>
          </w:tcPr>
          <w:p w14:paraId="5E7D437C" w14:textId="77777777" w:rsidR="00410D38" w:rsidRDefault="00000000" w:rsidP="00312B08">
            <w:pPr>
              <w:spacing w:after="40"/>
            </w:pPr>
            <w:r>
              <w:t>۳.۲۷٪</w:t>
            </w:r>
          </w:p>
        </w:tc>
      </w:tr>
      <w:tr w:rsidR="00410D38" w14:paraId="5E7D4381" w14:textId="77777777">
        <w:tc>
          <w:tcPr>
            <w:tcW w:w="3116" w:type="dxa"/>
          </w:tcPr>
          <w:p w14:paraId="5E7D437E" w14:textId="77777777" w:rsidR="00410D38" w:rsidRDefault="00000000" w:rsidP="00312B08">
            <w:pPr>
              <w:spacing w:after="40"/>
            </w:pPr>
            <w:r>
              <w:t>بالا (۰.۵ تا ۱)</w:t>
            </w:r>
          </w:p>
        </w:tc>
        <w:tc>
          <w:tcPr>
            <w:tcW w:w="3116" w:type="dxa"/>
          </w:tcPr>
          <w:p w14:paraId="5E7D437F" w14:textId="77777777" w:rsidR="00410D38" w:rsidRDefault="00000000" w:rsidP="00312B08">
            <w:pPr>
              <w:spacing w:after="40"/>
            </w:pPr>
            <w:r>
              <w:t>۴.۶۷٪</w:t>
            </w:r>
          </w:p>
        </w:tc>
        <w:tc>
          <w:tcPr>
            <w:tcW w:w="3116" w:type="dxa"/>
          </w:tcPr>
          <w:p w14:paraId="5E7D4380" w14:textId="77777777" w:rsidR="00410D38" w:rsidRDefault="00000000" w:rsidP="00312B08">
            <w:pPr>
              <w:spacing w:after="40"/>
            </w:pPr>
            <w:r>
              <w:t>۱۹.۱۹٪</w:t>
            </w:r>
          </w:p>
        </w:tc>
      </w:tr>
      <w:tr w:rsidR="00410D38" w14:paraId="5E7D4385" w14:textId="77777777">
        <w:tc>
          <w:tcPr>
            <w:tcW w:w="3116" w:type="dxa"/>
          </w:tcPr>
          <w:p w14:paraId="5E7D4382" w14:textId="77777777" w:rsidR="00410D38" w:rsidRDefault="00000000" w:rsidP="00312B08">
            <w:pPr>
              <w:spacing w:after="40"/>
            </w:pPr>
            <w:r>
              <w:t>خیلی‌بالا (۱ تا ۲)</w:t>
            </w:r>
          </w:p>
        </w:tc>
        <w:tc>
          <w:tcPr>
            <w:tcW w:w="3116" w:type="dxa"/>
          </w:tcPr>
          <w:p w14:paraId="5E7D4383" w14:textId="77777777" w:rsidR="00410D38" w:rsidRDefault="00000000" w:rsidP="00312B08">
            <w:pPr>
              <w:spacing w:after="40"/>
            </w:pPr>
            <w:r>
              <w:t>۱۹.۱۴٪</w:t>
            </w:r>
          </w:p>
        </w:tc>
        <w:tc>
          <w:tcPr>
            <w:tcW w:w="3116" w:type="dxa"/>
          </w:tcPr>
          <w:p w14:paraId="5E7D4384" w14:textId="77777777" w:rsidR="00410D38" w:rsidRDefault="00000000" w:rsidP="00312B08">
            <w:pPr>
              <w:spacing w:after="40"/>
            </w:pPr>
            <w:r>
              <w:t>۳۶.۴۴٪</w:t>
            </w:r>
          </w:p>
        </w:tc>
      </w:tr>
      <w:tr w:rsidR="00410D38" w14:paraId="5E7D4389" w14:textId="77777777">
        <w:tc>
          <w:tcPr>
            <w:tcW w:w="3116" w:type="dxa"/>
          </w:tcPr>
          <w:p w14:paraId="5E7D4386" w14:textId="77777777" w:rsidR="00410D38" w:rsidRDefault="00000000" w:rsidP="00312B08">
            <w:pPr>
              <w:spacing w:after="40"/>
            </w:pPr>
            <w:r>
              <w:t>بحرانی (بیش از ۲)</w:t>
            </w:r>
          </w:p>
        </w:tc>
        <w:tc>
          <w:tcPr>
            <w:tcW w:w="3116" w:type="dxa"/>
          </w:tcPr>
          <w:p w14:paraId="5E7D4387" w14:textId="77777777" w:rsidR="00410D38" w:rsidRDefault="00000000" w:rsidP="00312B08">
            <w:pPr>
              <w:spacing w:after="40"/>
            </w:pPr>
            <w:r>
              <w:rPr>
                <w:b/>
                <w:bCs/>
              </w:rPr>
              <w:t>۷۵.۰۷٪</w:t>
            </w:r>
          </w:p>
        </w:tc>
        <w:tc>
          <w:tcPr>
            <w:tcW w:w="3116" w:type="dxa"/>
          </w:tcPr>
          <w:p w14:paraId="5E7D4388" w14:textId="77777777" w:rsidR="00410D38" w:rsidRDefault="00000000" w:rsidP="00312B08">
            <w:pPr>
              <w:spacing w:after="40"/>
            </w:pPr>
            <w:r>
              <w:rPr>
                <w:b/>
                <w:bCs/>
              </w:rPr>
              <w:t>۳۵.۵۶٪</w:t>
            </w:r>
          </w:p>
        </w:tc>
      </w:tr>
    </w:tbl>
    <w:p w14:paraId="5E7D438A" w14:textId="77777777" w:rsidR="00410D38" w:rsidRDefault="00410D38" w:rsidP="00312B08">
      <w:pPr>
        <w:spacing w:after="160"/>
      </w:pPr>
    </w:p>
    <w:p w14:paraId="5E7D438B" w14:textId="77777777" w:rsidR="00410D38" w:rsidRDefault="00000000" w:rsidP="00312B08">
      <w:pPr>
        <w:spacing w:after="160" w:line="300" w:lineRule="auto"/>
      </w:pPr>
      <w:r>
        <w:rPr>
          <w:b/>
          <w:bCs/>
        </w:rPr>
        <w:t>تحلیل.</w:t>
      </w:r>
      <w:r>
        <w:t xml:space="preserve"> روش به‌کاررفته سهم سطل بحرانی را بیش از دو برابر نشان می‌دهد. علت گستردگی این اثر نیز روشن است: در همین نمونه، میانگین تعداد حساب هر مشتری </w:t>
      </w:r>
      <w:r>
        <w:rPr>
          <w:b/>
          <w:bCs/>
        </w:rPr>
        <w:t>۵.۳۵</w:t>
      </w:r>
      <w:r>
        <w:t xml:space="preserve"> و میانه </w:t>
      </w:r>
      <w:r>
        <w:rPr>
          <w:b/>
          <w:bCs/>
        </w:rPr>
        <w:t>۳</w:t>
      </w:r>
      <w:r>
        <w:t xml:space="preserve"> است، و </w:t>
      </w:r>
      <w:r>
        <w:rPr>
          <w:b/>
          <w:bCs/>
        </w:rPr>
        <w:t>۸۴.۴ درصد مشتریان بیش از یک حساب دارند</w:t>
      </w:r>
      <w:r>
        <w:t>. بنابراین سوگیری تقریباً کل جمعیت را در بر می‌گیرد و نه یک اقلیت خاص.</w:t>
      </w:r>
    </w:p>
    <w:p w14:paraId="5E7D438C" w14:textId="77777777" w:rsidR="00410D38" w:rsidRDefault="00000000" w:rsidP="00312B08">
      <w:pPr>
        <w:spacing w:after="160" w:line="300" w:lineRule="auto"/>
      </w:pPr>
      <w:r>
        <w:rPr>
          <w:b/>
          <w:bCs/>
        </w:rPr>
        <w:t>تذکر درباره‌ی تعمیم‌پذیری.</w:t>
      </w:r>
      <w:r>
        <w:t xml:space="preserve"> این نمونه تصادفی نیست (بیست هزار مشتری نخست بر اساس ترتیب شناسه)، بنابراین سطوح مطلق آن مستقیماً به کل جمعیت تعمیم‌پذیر نیست — چنان‌که روش به‌کاررفته در نمونه ۷۵.۰۷ درصد می‌دهد در حالی که رقم کل جمعیت ۶۲.۱۹ درصد است. آنچه تعمیم‌پذیر است </w:t>
      </w:r>
      <w:r>
        <w:rPr>
          <w:b/>
          <w:bCs/>
        </w:rPr>
        <w:t>نسبت میان دو روش روی داده‌ی یکسان</w:t>
      </w:r>
      <w:r>
        <w:t xml:space="preserve"> است. با اعمال همین نسبت بر رقم جمعیت کل، سهم واقعی مشتریان بحرانی احتمالاً در محدوده‌ی </w:t>
      </w:r>
      <w:r>
        <w:rPr>
          <w:b/>
          <w:bCs/>
        </w:rPr>
        <w:t>۳۰ درصد</w:t>
      </w:r>
      <w:r>
        <w:t xml:space="preserve"> قرار دارد و نه ۶۲.۱۹ درصد.</w:t>
      </w:r>
    </w:p>
    <w:p w14:paraId="5E7D438D" w14:textId="77777777" w:rsidR="00410D38" w:rsidRDefault="00000000" w:rsidP="00312B08">
      <w:pPr>
        <w:spacing w:after="160" w:line="300" w:lineRule="auto"/>
      </w:pPr>
      <w:r>
        <w:rPr>
          <w:b/>
          <w:bCs/>
        </w:rPr>
        <w:lastRenderedPageBreak/>
        <w:t>تصمیم برای این گزارش.</w:t>
      </w:r>
      <w:r>
        <w:t xml:space="preserve"> رقم ۶۲.۱۹ درصد به‌عنوان یافته ارائه نمی‌شود. سهم مشتریان پرنوسان در این گزارش «حدود یک‌سوم، به‌صورت برآورد اولیه» بیان می‌شود و بازمحاسبه‌ی کامل با روش صحیح در فهرست کارهای فاز ۲ با </w:t>
      </w:r>
      <w:r>
        <w:rPr>
          <w:b/>
          <w:bCs/>
        </w:rPr>
        <w:t>اولویت بالا</w:t>
      </w:r>
      <w:r>
        <w:t xml:space="preserve"> ثبت شده است.</w:t>
      </w:r>
    </w:p>
    <w:p w14:paraId="5E7D438E" w14:textId="77777777" w:rsidR="00410D38" w:rsidRDefault="00000000" w:rsidP="00312B08">
      <w:pPr>
        <w:spacing w:after="160" w:line="300" w:lineRule="auto"/>
      </w:pPr>
      <w:r>
        <w:t xml:space="preserve">با این حال، جهت‌گیری کلی یافته حتی با روش صحیح نیز برقرار می‌ماند: در ستون سمت راست جدول ۳-۹، همچنان حدود </w:t>
      </w:r>
      <w:r>
        <w:rPr>
          <w:b/>
          <w:bCs/>
        </w:rPr>
        <w:t>۷۲ درصد مشتریان ضریب تغییرات بالاتر از یک دارند</w:t>
      </w:r>
      <w:r>
        <w:t>. یعنی نتیجه‌ی «منابع بانک پایدار نیستند» معتبر است؛ آنچه تغییر می‌کند شدت آن است.</w:t>
      </w:r>
    </w:p>
    <w:p w14:paraId="5E7D438F" w14:textId="77777777" w:rsidR="00410D38" w:rsidRDefault="00000000" w:rsidP="00312B08">
      <w:pPr>
        <w:pStyle w:val="Heading3"/>
        <w:spacing w:before="280" w:after="160"/>
      </w:pPr>
      <w:bookmarkStart w:id="160" w:name="_Toc241516030"/>
      <w:r>
        <w:rPr>
          <w:b/>
          <w:bCs/>
        </w:rPr>
        <w:t>۳.۵.۵ رابطه‌ی نوسان با اندازه</w:t>
      </w:r>
      <w:bookmarkEnd w:id="160"/>
    </w:p>
    <w:p w14:paraId="5E7D4390" w14:textId="77777777" w:rsidR="00410D38" w:rsidRDefault="00000000" w:rsidP="00312B08">
      <w:pPr>
        <w:spacing w:after="160" w:line="300" w:lineRule="auto"/>
      </w:pPr>
      <w:r>
        <w:t>مستقل از ابهام فوق، یک الگوی ساختاری در جدول ۳-۸ قابل استخراج است. سطل کم‌نوسان با ۰.۵۵ درصد مشتریان، ۰.۷۱ درصد مانده را در بر می‌گیرد (نسبت حدود ۱.۳)، در حالی که سطل متوسط با ۰.۶۷ درصد مشتریان، ۳.۲۱ درصد مانده دارد (نسبت حدود ۴.۸).</w:t>
      </w:r>
    </w:p>
    <w:p w14:paraId="5E7D4391" w14:textId="77777777" w:rsidR="00410D38" w:rsidRDefault="00000000" w:rsidP="00312B08">
      <w:pPr>
        <w:spacing w:after="160" w:line="300" w:lineRule="auto"/>
      </w:pPr>
      <w:r>
        <w:t xml:space="preserve">به بیان دیگر، </w:t>
      </w:r>
      <w:r>
        <w:rPr>
          <w:b/>
          <w:bCs/>
        </w:rPr>
        <w:t>پایدارترین منابع بانک در اختیار گروه بسیار کوچکی از مشتریان با مانده‌های بزرگ‌تر از میانگین است.</w:t>
      </w:r>
      <w:r>
        <w:t xml:space="preserve"> این نتیجه با ساختار تمرکز بخش ۳.۴ کاملاً سازگار است و اهمیت راهبردی حفظ همان ۸,۳۰۲ مشتری بزرگ را دوچندان می‌کند.</w:t>
      </w:r>
    </w:p>
    <w:p w14:paraId="5E7D4392" w14:textId="77777777" w:rsidR="00410D38" w:rsidRDefault="00410D38" w:rsidP="00312B08">
      <w:pPr>
        <w:pBdr>
          <w:bottom w:val="single" w:sz="6" w:space="0" w:color="999999"/>
        </w:pBdr>
        <w:spacing w:before="120" w:after="120"/>
      </w:pPr>
    </w:p>
    <w:p w14:paraId="5E7D4393" w14:textId="77777777" w:rsidR="00410D38" w:rsidRDefault="00000000" w:rsidP="00312B08">
      <w:pPr>
        <w:pStyle w:val="Heading2"/>
        <w:spacing w:before="280" w:after="160"/>
      </w:pPr>
      <w:bookmarkStart w:id="161" w:name="_Toc241516031"/>
      <w:r>
        <w:rPr>
          <w:b/>
          <w:bCs/>
          <w:sz w:val="28"/>
          <w:szCs w:val="28"/>
        </w:rPr>
        <w:t>۳.۶ ابهام بنیادی در تعریف ستون مانده</w:t>
      </w:r>
      <w:bookmarkEnd w:id="161"/>
    </w:p>
    <w:p w14:paraId="5E7D4394" w14:textId="77777777" w:rsidR="00410D38" w:rsidRDefault="00000000" w:rsidP="00312B08">
      <w:pPr>
        <w:pStyle w:val="Heading3"/>
        <w:spacing w:before="280" w:after="160"/>
      </w:pPr>
      <w:bookmarkStart w:id="162" w:name="_Toc241516032"/>
      <w:r>
        <w:rPr>
          <w:b/>
          <w:bCs/>
        </w:rPr>
        <w:t>۳.۶.۱ دامنه‌ی اثر</w:t>
      </w:r>
      <w:bookmarkEnd w:id="162"/>
    </w:p>
    <w:p w14:paraId="5E7D4395" w14:textId="77777777" w:rsidR="00410D38" w:rsidRDefault="00000000" w:rsidP="00312B08">
      <w:pPr>
        <w:spacing w:after="160" w:line="300" w:lineRule="auto"/>
      </w:pPr>
      <w:r>
        <w:t xml:space="preserve">تمام ارقام این فصل — مانده‌ی کل، ترکیب پرتفوی، پلکان مانده، تمرکز، و نوسان — و افزون بر آن، تحلیل‌های ماندگاری و ریزش فصل ۲ و نسبت تسهیلات به سپرده در فصل ۴، از یک ستون واحد استخراج می‌شوند: ستون میانگین مانده در جدول </w:t>
      </w:r>
      <w:r>
        <w:rPr>
          <w:rFonts w:ascii="Consolas" w:eastAsia="Consolas" w:hAnsi="Consolas" w:cs="Consolas"/>
          <w:sz w:val="18"/>
          <w:szCs w:val="18"/>
          <w:rtl w:val="0"/>
        </w:rPr>
        <w:t>Deposit_Monthly_Activity</w:t>
      </w:r>
      <w:r>
        <w:t>.</w:t>
      </w:r>
    </w:p>
    <w:p w14:paraId="5E7D4396" w14:textId="77777777" w:rsidR="00410D38" w:rsidRDefault="00000000" w:rsidP="00312B08">
      <w:pPr>
        <w:spacing w:after="160" w:line="300" w:lineRule="auto"/>
      </w:pPr>
      <w:r>
        <w:rPr>
          <w:b/>
          <w:bCs/>
        </w:rPr>
        <w:t>تعریف دقیق این ستون از بانک دریافت نشده است.</w:t>
      </w:r>
      <w:r>
        <w:t xml:space="preserve"> دست‌کم چهار تفسیر ممکن وجود دارد که پیامدهای متفاوتی دارند:</w:t>
      </w:r>
    </w:p>
    <w:p w14:paraId="5E7D4397" w14:textId="77777777" w:rsidR="00410D38" w:rsidRDefault="00000000" w:rsidP="00312B08">
      <w:pPr>
        <w:spacing w:after="120" w:line="300" w:lineRule="auto"/>
        <w:ind w:left="300"/>
      </w:pPr>
      <w:r>
        <w:t>۱. میانگین روزانه‌ی مانده در طول ماه</w:t>
      </w:r>
    </w:p>
    <w:p w14:paraId="5E7D4398" w14:textId="77777777" w:rsidR="00410D38" w:rsidRDefault="00000000" w:rsidP="00312B08">
      <w:pPr>
        <w:spacing w:after="120" w:line="300" w:lineRule="auto"/>
        <w:ind w:left="300"/>
      </w:pPr>
      <w:r>
        <w:t>۲. مانده‌ی پایان ماه</w:t>
      </w:r>
    </w:p>
    <w:p w14:paraId="5E7D4399" w14:textId="77777777" w:rsidR="00410D38" w:rsidRDefault="00000000" w:rsidP="00312B08">
      <w:pPr>
        <w:spacing w:after="120" w:line="300" w:lineRule="auto"/>
        <w:ind w:left="300"/>
      </w:pPr>
      <w:r>
        <w:t>۳. مانده‌ی مؤثر مشمول سود، که می‌تواند کمتر از مانده‌ی واقعی باشد</w:t>
      </w:r>
    </w:p>
    <w:p w14:paraId="5E7D439A" w14:textId="77777777" w:rsidR="00410D38" w:rsidRDefault="00000000" w:rsidP="00312B08">
      <w:pPr>
        <w:spacing w:after="120" w:line="300" w:lineRule="auto"/>
        <w:ind w:left="300"/>
      </w:pPr>
      <w:r>
        <w:t>۴. میانگین وزنی بر مبنای دوره‌ی ماندگاری وجه</w:t>
      </w:r>
    </w:p>
    <w:p w14:paraId="5E7D439B" w14:textId="77777777" w:rsidR="00410D38" w:rsidRDefault="00000000" w:rsidP="00312B08">
      <w:pPr>
        <w:pStyle w:val="Heading3"/>
        <w:spacing w:before="280" w:after="160"/>
      </w:pPr>
      <w:bookmarkStart w:id="163" w:name="_Toc241516033"/>
      <w:r>
        <w:rPr>
          <w:b/>
          <w:bCs/>
        </w:rPr>
        <w:t>۳.۶.۲ آزمون انجام‌شده</w:t>
      </w:r>
      <w:bookmarkEnd w:id="163"/>
    </w:p>
    <w:p w14:paraId="5E7D439C" w14:textId="77777777" w:rsidR="00410D38" w:rsidRDefault="00000000" w:rsidP="00312B08">
      <w:pPr>
        <w:spacing w:after="160" w:line="300" w:lineRule="auto"/>
      </w:pPr>
      <w:r>
        <w:t>فرضیه‌ی چهارم — که این ستون یک مجموع Prorate‌نشده باشد — قابل آزمون بود. منطق آزمون چنین است: اگر ستون یک مجموع باشد، ماه افتتاح حساب که ناقص است باید مقدار سیستماتیک کمتری نسبت به ماه کامل بعدی نشان دهد، و این کاهش باید با نزدیک‌تر شدن روز افتتاح به پایان ماه تشدید شود.</w:t>
      </w:r>
    </w:p>
    <w:p w14:paraId="5E7D439D" w14:textId="77777777" w:rsidR="00410D38" w:rsidRDefault="00000000" w:rsidP="00312B08">
      <w:pPr>
        <w:spacing w:after="160" w:line="300" w:lineRule="auto"/>
      </w:pPr>
      <w:r>
        <w:rPr>
          <w:b/>
          <w:bCs/>
        </w:rPr>
        <w:t>جدول ۳-۱۰: نتیجه‌ی آزمون فرضیه‌ی مجموع Prorate‌نشده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3A1" w14:textId="77777777">
        <w:trPr>
          <w:tblHeader/>
        </w:trPr>
        <w:tc>
          <w:tcPr>
            <w:tcW w:w="3116" w:type="dxa"/>
            <w:shd w:val="clear" w:color="auto" w:fill="D9D9D9"/>
          </w:tcPr>
          <w:p w14:paraId="5E7D439E" w14:textId="77777777" w:rsidR="00410D38" w:rsidRDefault="00000000" w:rsidP="00312B08">
            <w:pPr>
              <w:spacing w:after="40"/>
            </w:pPr>
            <w:r>
              <w:t>روز افتتاح در ماه</w:t>
            </w:r>
          </w:p>
        </w:tc>
        <w:tc>
          <w:tcPr>
            <w:tcW w:w="3116" w:type="dxa"/>
            <w:shd w:val="clear" w:color="auto" w:fill="D9D9D9"/>
          </w:tcPr>
          <w:p w14:paraId="5E7D439F" w14:textId="77777777" w:rsidR="00410D38" w:rsidRDefault="00000000" w:rsidP="00312B08">
            <w:pPr>
              <w:spacing w:after="40"/>
            </w:pPr>
            <w:r>
              <w:t>تعداد مشتری (وضعیت جمعیت نمونه)</w:t>
            </w:r>
          </w:p>
        </w:tc>
        <w:tc>
          <w:tcPr>
            <w:tcW w:w="3116" w:type="dxa"/>
            <w:shd w:val="clear" w:color="auto" w:fill="D9D9D9"/>
          </w:tcPr>
          <w:p w14:paraId="5E7D43A0" w14:textId="77777777" w:rsidR="00410D38" w:rsidRDefault="00000000" w:rsidP="00312B08">
            <w:pPr>
              <w:spacing w:after="40"/>
            </w:pPr>
            <w:r>
              <w:t>نسبت ماه افتتاح به ماه بعد</w:t>
            </w:r>
          </w:p>
        </w:tc>
      </w:tr>
      <w:tr w:rsidR="00410D38" w14:paraId="5E7D43A5" w14:textId="77777777">
        <w:tc>
          <w:tcPr>
            <w:tcW w:w="3116" w:type="dxa"/>
          </w:tcPr>
          <w:p w14:paraId="5E7D43A2" w14:textId="77777777" w:rsidR="00410D38" w:rsidRDefault="00000000" w:rsidP="00312B08">
            <w:pPr>
              <w:spacing w:after="40"/>
            </w:pPr>
            <w:r>
              <w:t>۱ تا ۵</w:t>
            </w:r>
          </w:p>
        </w:tc>
        <w:tc>
          <w:tcPr>
            <w:tcW w:w="3116" w:type="dxa"/>
          </w:tcPr>
          <w:p w14:paraId="5E7D43A3" w14:textId="77777777" w:rsidR="00410D38" w:rsidRDefault="00000000" w:rsidP="00312B08">
            <w:pPr>
              <w:spacing w:after="40"/>
            </w:pPr>
            <w:r>
              <w:t>۱۰۵,۱۵۹</w:t>
            </w:r>
          </w:p>
        </w:tc>
        <w:tc>
          <w:tcPr>
            <w:tcW w:w="3116" w:type="dxa"/>
          </w:tcPr>
          <w:p w14:paraId="5E7D43A4" w14:textId="77777777" w:rsidR="00410D38" w:rsidRDefault="00000000" w:rsidP="00312B08">
            <w:pPr>
              <w:spacing w:after="40"/>
            </w:pPr>
            <w:r>
              <w:t>۰.۸۸۶</w:t>
            </w:r>
          </w:p>
        </w:tc>
      </w:tr>
      <w:tr w:rsidR="00410D38" w14:paraId="5E7D43A9" w14:textId="77777777">
        <w:tc>
          <w:tcPr>
            <w:tcW w:w="3116" w:type="dxa"/>
          </w:tcPr>
          <w:p w14:paraId="5E7D43A6" w14:textId="77777777" w:rsidR="00410D38" w:rsidRDefault="00000000" w:rsidP="00312B08">
            <w:pPr>
              <w:spacing w:after="40"/>
            </w:pPr>
            <w:r>
              <w:t>۶ تا ۱۵</w:t>
            </w:r>
          </w:p>
        </w:tc>
        <w:tc>
          <w:tcPr>
            <w:tcW w:w="3116" w:type="dxa"/>
          </w:tcPr>
          <w:p w14:paraId="5E7D43A7" w14:textId="77777777" w:rsidR="00410D38" w:rsidRDefault="00000000" w:rsidP="00312B08">
            <w:pPr>
              <w:spacing w:after="40"/>
            </w:pPr>
            <w:r>
              <w:t>۲۱۴,۹۸۵</w:t>
            </w:r>
          </w:p>
        </w:tc>
        <w:tc>
          <w:tcPr>
            <w:tcW w:w="3116" w:type="dxa"/>
          </w:tcPr>
          <w:p w14:paraId="5E7D43A8" w14:textId="77777777" w:rsidR="00410D38" w:rsidRDefault="00000000" w:rsidP="00312B08">
            <w:pPr>
              <w:spacing w:after="40"/>
            </w:pPr>
            <w:r>
              <w:t>۰.۹۴۴</w:t>
            </w:r>
          </w:p>
        </w:tc>
      </w:tr>
      <w:tr w:rsidR="00410D38" w14:paraId="5E7D43AD" w14:textId="77777777">
        <w:tc>
          <w:tcPr>
            <w:tcW w:w="3116" w:type="dxa"/>
          </w:tcPr>
          <w:p w14:paraId="5E7D43AA" w14:textId="77777777" w:rsidR="00410D38" w:rsidRDefault="00000000" w:rsidP="00312B08">
            <w:pPr>
              <w:spacing w:after="40"/>
            </w:pPr>
            <w:r>
              <w:t>۱۶ تا ۲۵</w:t>
            </w:r>
          </w:p>
        </w:tc>
        <w:tc>
          <w:tcPr>
            <w:tcW w:w="3116" w:type="dxa"/>
          </w:tcPr>
          <w:p w14:paraId="5E7D43AB" w14:textId="77777777" w:rsidR="00410D38" w:rsidRDefault="00000000" w:rsidP="00312B08">
            <w:pPr>
              <w:spacing w:after="40"/>
            </w:pPr>
            <w:r>
              <w:t>۲۲۴,۹۴۰</w:t>
            </w:r>
          </w:p>
        </w:tc>
        <w:tc>
          <w:tcPr>
            <w:tcW w:w="3116" w:type="dxa"/>
          </w:tcPr>
          <w:p w14:paraId="5E7D43AC" w14:textId="77777777" w:rsidR="00410D38" w:rsidRDefault="00000000" w:rsidP="00312B08">
            <w:pPr>
              <w:spacing w:after="40"/>
            </w:pPr>
            <w:r>
              <w:t>۱.۰۹۰</w:t>
            </w:r>
          </w:p>
        </w:tc>
      </w:tr>
      <w:tr w:rsidR="00410D38" w14:paraId="5E7D43B1" w14:textId="77777777">
        <w:tc>
          <w:tcPr>
            <w:tcW w:w="3116" w:type="dxa"/>
          </w:tcPr>
          <w:p w14:paraId="5E7D43AE" w14:textId="77777777" w:rsidR="00410D38" w:rsidRDefault="00000000" w:rsidP="00312B08">
            <w:pPr>
              <w:spacing w:after="40"/>
            </w:pPr>
            <w:r>
              <w:t>۲۶ تا ۳۱</w:t>
            </w:r>
          </w:p>
        </w:tc>
        <w:tc>
          <w:tcPr>
            <w:tcW w:w="3116" w:type="dxa"/>
          </w:tcPr>
          <w:p w14:paraId="5E7D43AF" w14:textId="77777777" w:rsidR="00410D38" w:rsidRDefault="00000000" w:rsidP="00312B08">
            <w:pPr>
              <w:spacing w:after="40"/>
            </w:pPr>
            <w:r>
              <w:t>۱۲۶,۳۵۵</w:t>
            </w:r>
          </w:p>
        </w:tc>
        <w:tc>
          <w:tcPr>
            <w:tcW w:w="3116" w:type="dxa"/>
          </w:tcPr>
          <w:p w14:paraId="5E7D43B0" w14:textId="77777777" w:rsidR="00410D38" w:rsidRDefault="00000000" w:rsidP="00312B08">
            <w:pPr>
              <w:spacing w:after="40"/>
            </w:pPr>
            <w:r>
              <w:t>۰.۹۳۹</w:t>
            </w:r>
          </w:p>
        </w:tc>
      </w:tr>
    </w:tbl>
    <w:p w14:paraId="5E7D43B2" w14:textId="77777777" w:rsidR="00410D38" w:rsidRDefault="00410D38" w:rsidP="00312B08">
      <w:pPr>
        <w:spacing w:after="160"/>
      </w:pPr>
    </w:p>
    <w:p w14:paraId="5E7D43B3" w14:textId="77777777" w:rsidR="00410D38" w:rsidRDefault="00000000" w:rsidP="00312B08">
      <w:pPr>
        <w:spacing w:after="160" w:line="300" w:lineRule="auto"/>
      </w:pPr>
      <w:r>
        <w:rPr>
          <w:b/>
          <w:bCs/>
        </w:rPr>
        <w:lastRenderedPageBreak/>
        <w:t>نتیجه.</w:t>
      </w:r>
      <w:r>
        <w:t xml:space="preserve"> اگر فرضیه درست بود، گروه «۲۶ تا ۳۱» — که تنها چند روز از ماه را پوشش می‌دهد — باید نسبتی به‌مراتب کمتر از یک نشان می‌داد. ارقام مشاهده‌شده میان ۰.۸۸۶ و ۱.۰۹۰ پراکنده‌اند و هیچ الگوی نظام‌مندی ندارند؛ گروه با بیشترین پوشش (۱ تا ۵) حتی نسبت کمتری از گروه ۱۶ تا ۲۵ دارد.</w:t>
      </w:r>
    </w:p>
    <w:p w14:paraId="5E7D43B4" w14:textId="77777777" w:rsidR="00410D38" w:rsidRDefault="00000000" w:rsidP="00312B08">
      <w:pPr>
        <w:spacing w:after="160" w:line="300" w:lineRule="auto"/>
      </w:pPr>
      <w:r>
        <w:rPr>
          <w:b/>
          <w:bCs/>
        </w:rPr>
        <w:t>تنها دستاورد این آزمون، رد فرضیه‌ی مجموع بود.</w:t>
      </w:r>
      <w:r>
        <w:t xml:space="preserve"> تفکیک سه تفسیر باقی‌مانده از روی داده امکان‌پذیر نیست، زیرا یک میانگین واقعی با کاهش تعداد روز رقیق نمی‌شود و هر سه تفسیر الگوی یکسانی تولید می‌کنند.</w:t>
      </w:r>
    </w:p>
    <w:p w14:paraId="5E7D43B5" w14:textId="77777777" w:rsidR="00410D38" w:rsidRDefault="00000000" w:rsidP="00312B08">
      <w:pPr>
        <w:pStyle w:val="Heading3"/>
        <w:spacing w:before="280" w:after="160"/>
      </w:pPr>
      <w:bookmarkStart w:id="164" w:name="_Toc241516034"/>
      <w:r>
        <w:rPr>
          <w:b/>
          <w:bCs/>
        </w:rPr>
        <w:t>۳.۶.۳ شواهد حاکی از کم‌برآوردی</w:t>
      </w:r>
      <w:bookmarkEnd w:id="164"/>
    </w:p>
    <w:p w14:paraId="5E7D43B6" w14:textId="77777777" w:rsidR="00410D38" w:rsidRDefault="00000000" w:rsidP="00312B08">
      <w:pPr>
        <w:spacing w:after="160" w:line="300" w:lineRule="auto"/>
      </w:pPr>
      <w:r>
        <w:t>دو نشانه‌ی مستقل حاکی از آن است که این ستون ممکن است مانده را کمتر از واقع نشان دهد.</w:t>
      </w:r>
    </w:p>
    <w:p w14:paraId="5E7D43B7" w14:textId="77777777" w:rsidR="00410D38" w:rsidRDefault="00000000" w:rsidP="00312B08">
      <w:pPr>
        <w:spacing w:after="160" w:line="300" w:lineRule="auto"/>
      </w:pPr>
      <w:r>
        <w:rPr>
          <w:b/>
          <w:bCs/>
        </w:rPr>
        <w:t>نشانه‌ی نخست — نسبت تسهیلات به سپرده.</w:t>
      </w:r>
      <w:r>
        <w:t xml:space="preserve"> رقم ۱۵۱.۲ درصد در مقایسه با محدوده‌ی متعارف ۸۵ تا ۱۰۵ درصد در نظام بانکی ایران، به‌طور محسوسی بالاست. دو تبیین ممکن است: یا مخرج نسبت (سپرده) کم‌برآورد شده، یا جمعیت سپرده‌ای این زیرمجموعه با جمعیت تسهیلاتی آن متقارن نیست (بخش ۱.۳).</w:t>
      </w:r>
    </w:p>
    <w:p w14:paraId="5E7D43B8" w14:textId="77777777" w:rsidR="00410D38" w:rsidRDefault="00000000" w:rsidP="00312B08">
      <w:pPr>
        <w:spacing w:after="160" w:line="300" w:lineRule="auto"/>
      </w:pPr>
      <w:r>
        <w:rPr>
          <w:b/>
          <w:bCs/>
        </w:rPr>
        <w:t>نشانه‌ی دوم — نرخ سود مؤثر.</w:t>
      </w:r>
      <w:r>
        <w:t xml:space="preserve"> حتی پس از تصحیح تورم ناشی از تکرار (بخش ۳.۲.۵)، چنانچه مخرج کم‌برآورد باشد نرخ حاصل بالاتر از واقع خواهد بود.</w:t>
      </w:r>
    </w:p>
    <w:p w14:paraId="5E7D43B9" w14:textId="77777777" w:rsidR="00410D38" w:rsidRDefault="00000000" w:rsidP="00312B08">
      <w:pPr>
        <w:spacing w:after="160" w:line="300" w:lineRule="auto"/>
      </w:pPr>
      <w:r>
        <w:t>هیچ‌یک از این دو نشانه به‌تنهایی قطعی نیست، اما هم‌جهت بودنشان احتمال کم‌برآوردی را تقویت می‌کند.</w:t>
      </w:r>
    </w:p>
    <w:p w14:paraId="5E7D43BA" w14:textId="77777777" w:rsidR="00410D38" w:rsidRDefault="00000000" w:rsidP="00312B08">
      <w:pPr>
        <w:pStyle w:val="Heading3"/>
        <w:spacing w:before="280" w:after="160"/>
      </w:pPr>
      <w:bookmarkStart w:id="165" w:name="_Toc241516035"/>
      <w:r>
        <w:rPr>
          <w:b/>
          <w:bCs/>
        </w:rPr>
        <w:t>۳.۶.۴ پیامد عملی برای خواننده</w:t>
      </w:r>
      <w:bookmarkEnd w:id="165"/>
    </w:p>
    <w:p w14:paraId="5E7D43BB" w14:textId="77777777" w:rsidR="00410D38" w:rsidRDefault="00000000" w:rsidP="00312B08">
      <w:pPr>
        <w:spacing w:after="160" w:line="300" w:lineRule="auto"/>
      </w:pPr>
      <w:r>
        <w:t>این تنها ابهام گزارش است که هم‌زمان بر مانده‌ی کل، ترکیب، تمرکز، نوسان، ماندگاری، ریزش و نسبت تسهیلات به سپرده اثر می‌گذارد. با این حال، همه‌ی ارقام به یک اندازه در معرض آن نیستند:</w:t>
      </w:r>
    </w:p>
    <w:p w14:paraId="5E7D43BC" w14:textId="77777777" w:rsidR="00410D38" w:rsidRDefault="00000000" w:rsidP="00312B08">
      <w:pPr>
        <w:pBdr>
          <w:right w:val="single" w:sz="18" w:space="0" w:color="808080"/>
        </w:pBdr>
        <w:shd w:val="clear" w:color="auto" w:fill="F2F2F2"/>
        <w:spacing w:before="100" w:after="160"/>
        <w:ind w:left="400"/>
      </w:pPr>
      <w:r>
        <w:rPr>
          <w:b/>
          <w:bCs/>
          <w:i/>
          <w:iCs/>
          <w:sz w:val="20"/>
          <w:szCs w:val="20"/>
        </w:rPr>
        <w:t>نسبت‌ها و سهم‌های درون‌فصلی</w:t>
      </w:r>
      <w:r>
        <w:rPr>
          <w:i/>
          <w:iCs/>
          <w:sz w:val="20"/>
          <w:szCs w:val="20"/>
        </w:rPr>
        <w:t xml:space="preserve"> — مانند گزاره‌ی «۱.۲۳ درصد مشتریان ۸۰.۱۵ درصد منابع را در اختیار دارند» — نسبتاً مقاوم‌اند، زیرا صورت و مخرج هر دو از همین ستون استخراج می‌شوند و سوگیری تا حد زیادی خنثی می‌گردد. </w:t>
      </w:r>
      <w:r>
        <w:rPr>
          <w:b/>
          <w:bCs/>
          <w:i/>
          <w:iCs/>
          <w:sz w:val="20"/>
          <w:szCs w:val="20"/>
        </w:rPr>
        <w:t>مقادیر مطلق</w:t>
      </w:r>
      <w:r>
        <w:rPr>
          <w:i/>
          <w:iCs/>
          <w:sz w:val="20"/>
          <w:szCs w:val="20"/>
        </w:rPr>
        <w:t xml:space="preserve"> (۸۴.۸ هزار میلیارد تومان) و </w:t>
      </w:r>
      <w:r>
        <w:rPr>
          <w:b/>
          <w:bCs/>
          <w:i/>
          <w:iCs/>
          <w:sz w:val="20"/>
          <w:szCs w:val="20"/>
        </w:rPr>
        <w:t>نسبت‌های بین‌فصلی</w:t>
      </w:r>
      <w:r>
        <w:rPr>
          <w:i/>
          <w:iCs/>
          <w:sz w:val="20"/>
          <w:szCs w:val="20"/>
        </w:rPr>
        <w:t xml:space="preserve"> — مانند نسبت تسهیلات به سپرده که مخرجش از این ستون و صورتش از جدول دیگری می‌آید — مستقیماً در معرض این ابهام قرار دارند و مستلزم تفسیر محتاطانه‌اند.</w:t>
      </w:r>
    </w:p>
    <w:p w14:paraId="5E7D43BD" w14:textId="77777777" w:rsidR="00410D38" w:rsidRDefault="00000000" w:rsidP="00312B08">
      <w:pPr>
        <w:spacing w:after="160" w:line="300" w:lineRule="auto"/>
      </w:pPr>
      <w:r>
        <w:t>این پرسش در صدر فهرست موضوعات بازدارنده‌ی فصل ۸ قرار دارد.</w:t>
      </w:r>
    </w:p>
    <w:p w14:paraId="5E7D43BE" w14:textId="77777777" w:rsidR="00410D38" w:rsidRDefault="00410D38" w:rsidP="00312B08">
      <w:pPr>
        <w:pBdr>
          <w:bottom w:val="single" w:sz="6" w:space="0" w:color="999999"/>
        </w:pBdr>
        <w:spacing w:before="120" w:after="120"/>
      </w:pPr>
    </w:p>
    <w:p w14:paraId="5E7D43BF" w14:textId="77777777" w:rsidR="00410D38" w:rsidRDefault="00000000" w:rsidP="00312B08">
      <w:pPr>
        <w:spacing w:after="160" w:line="300" w:lineRule="auto"/>
      </w:pPr>
      <w:r>
        <w:rPr>
          <w:b/>
          <w:bCs/>
        </w:rPr>
        <w:t>شواهد تازه از آمار رسمی کل بانک:</w:t>
      </w:r>
      <w:r>
        <w:t xml:space="preserve"> مقایسه‌ی ستون </w:t>
      </w:r>
      <w:r>
        <w:rPr>
          <w:rFonts w:ascii="Consolas" w:eastAsia="Consolas" w:hAnsi="Consolas" w:cs="Consolas"/>
          <w:sz w:val="18"/>
          <w:szCs w:val="18"/>
          <w:rtl w:val="0"/>
        </w:rPr>
        <w:t>avr_total_amount_eq</w:t>
      </w:r>
      <w:r>
        <w:t xml:space="preserve"> (میانگین مانده‌ی نمونه) با گزارش رسمی </w:t>
      </w:r>
      <w:r>
        <w:rPr>
          <w:rFonts w:ascii="Consolas" w:eastAsia="Consolas" w:hAnsi="Consolas" w:cs="Consolas"/>
          <w:sz w:val="18"/>
          <w:szCs w:val="18"/>
          <w:rtl w:val="0"/>
        </w:rPr>
        <w:t>bank_official_monthly.csv</w:t>
      </w:r>
      <w:r>
        <w:t xml:space="preserve"> برای ماه‌های مشترک نشان می‌دهد که اگرچه روند کلی همبستگی بالایی دارد، اما این مقایسه نیز کمکی به تفکیک قطعی میان سه فرضیه‌ی باقی‌مانده (در بخش ۱.۷.۳-الف) نمی‌کند. در نتیجه، این ابهام همچنان نیازمند شفاف‌سازی ساختار فایل اصلی توسط خود بانک است.</w:t>
      </w:r>
    </w:p>
    <w:p w14:paraId="5E7D43C0" w14:textId="77777777" w:rsidR="00410D38" w:rsidRDefault="00000000" w:rsidP="00312B08">
      <w:pPr>
        <w:pStyle w:val="Heading2"/>
        <w:spacing w:before="280" w:after="160"/>
      </w:pPr>
      <w:bookmarkStart w:id="166" w:name="_Toc241516036"/>
      <w:r>
        <w:rPr>
          <w:b/>
          <w:bCs/>
          <w:sz w:val="28"/>
          <w:szCs w:val="28"/>
        </w:rPr>
        <w:t>۳.۷ ابهام فرعی: حساب‌های «نزد سایر بانک‌ها»</w:t>
      </w:r>
      <w:bookmarkEnd w:id="166"/>
    </w:p>
    <w:p w14:paraId="5E7D43C1" w14:textId="77777777" w:rsidR="00410D38" w:rsidRDefault="00000000" w:rsidP="00312B08">
      <w:pPr>
        <w:spacing w:after="160" w:line="300" w:lineRule="auto"/>
      </w:pPr>
      <w:r>
        <w:t xml:space="preserve">در داده </w:t>
      </w:r>
      <w:r>
        <w:rPr>
          <w:b/>
          <w:bCs/>
        </w:rPr>
        <w:t>۱,۱۰۰ حساب</w:t>
      </w:r>
      <w:r>
        <w:t xml:space="preserve"> با عنوان نوع «نزد سایر بانک ها» ثبت شده است. نمونه‌برداری نشان داد این حساب‌ها وضعیت «باز» دارند و تاریخ افتتاح واقعی و پراکنده‌ای (از سال ۱۳۸۸ تا ۱۴۰۰) دارند؛ بنابراین به رکوردهای مرجع یا داده‌ی ساختگی شباهت ندارند و به احتمال زیاد حساب‌های واقعی و فعال‌اند.</w:t>
      </w:r>
    </w:p>
    <w:p w14:paraId="5E7D43C2" w14:textId="77777777" w:rsidR="00410D38" w:rsidRDefault="00000000" w:rsidP="00312B08">
      <w:pPr>
        <w:spacing w:after="160" w:line="300" w:lineRule="auto"/>
      </w:pPr>
      <w:r>
        <w:t xml:space="preserve">معنای کسب‌وکاری آن‌ها اما روشن نیست. دو تفسیر ممکن است: سپرده‌ی بانک نزد بانک‌های دیگر، که یک قلم </w:t>
      </w:r>
      <w:r>
        <w:rPr>
          <w:b/>
          <w:bCs/>
        </w:rPr>
        <w:t>دارایی</w:t>
      </w:r>
      <w:r>
        <w:t xml:space="preserve"> است، یا حساب مشتریانی که از بانک دیگری منتقل شده‌اند، که یک قلم </w:t>
      </w:r>
      <w:r>
        <w:rPr>
          <w:b/>
          <w:bCs/>
        </w:rPr>
        <w:t>بدهی</w:t>
      </w:r>
      <w:r>
        <w:t xml:space="preserve"> است. تفاوت این دو در طبقه‌بندی ترازنامه‌ای اساسی است.</w:t>
      </w:r>
    </w:p>
    <w:p w14:paraId="5E7D43C3" w14:textId="77777777" w:rsidR="00410D38" w:rsidRDefault="00000000" w:rsidP="00312B08">
      <w:pPr>
        <w:spacing w:after="160" w:line="300" w:lineRule="auto"/>
      </w:pPr>
      <w:r>
        <w:t>حجم این اقلام کوچک است و بر نتایج این فصل اثر محسوسی ندارد، اما از آنجا که تعیین‌تکلیف آن پیش‌نیاز هرگونه تطبیق با صورت‌های مالی رسمی است، در فهرست پرسش‌های فصل ۸ ثبت شده است.</w:t>
      </w:r>
    </w:p>
    <w:p w14:paraId="5E7D43C4" w14:textId="77777777" w:rsidR="00410D38" w:rsidRDefault="00410D38" w:rsidP="00312B08">
      <w:pPr>
        <w:pBdr>
          <w:bottom w:val="single" w:sz="6" w:space="0" w:color="999999"/>
        </w:pBdr>
        <w:spacing w:before="120" w:after="120"/>
      </w:pPr>
    </w:p>
    <w:p w14:paraId="5E7D43C5" w14:textId="77777777" w:rsidR="00410D38" w:rsidRDefault="00000000" w:rsidP="00312B08">
      <w:pPr>
        <w:pStyle w:val="Heading2"/>
        <w:spacing w:before="280" w:after="160"/>
      </w:pPr>
      <w:bookmarkStart w:id="167" w:name="_Toc241516037"/>
      <w:r>
        <w:rPr>
          <w:b/>
          <w:bCs/>
          <w:sz w:val="28"/>
          <w:szCs w:val="28"/>
        </w:rPr>
        <w:t>۳.۸ جمع‌بندی فصل</w:t>
      </w:r>
      <w:bookmarkEnd w:id="167"/>
    </w:p>
    <w:p w14:paraId="5E7D43C6" w14:textId="77777777" w:rsidR="00410D38" w:rsidRDefault="00000000" w:rsidP="00312B08">
      <w:pPr>
        <w:pStyle w:val="Heading3"/>
        <w:spacing w:before="280" w:after="160"/>
      </w:pPr>
      <w:bookmarkStart w:id="168" w:name="_Toc241516038"/>
      <w:r>
        <w:rPr>
          <w:b/>
          <w:bCs/>
        </w:rPr>
        <w:t>۳.۸.۱ نتایج قابل استناد</w:t>
      </w:r>
      <w:bookmarkEnd w:id="168"/>
    </w:p>
    <w:p w14:paraId="5E7D43C7" w14:textId="77777777" w:rsidR="00410D38" w:rsidRDefault="00000000" w:rsidP="00312B08">
      <w:pPr>
        <w:spacing w:after="120" w:line="300" w:lineRule="auto"/>
        <w:ind w:left="300"/>
      </w:pPr>
      <w:r>
        <w:t xml:space="preserve">۱. مانده‌ی سپرده در بازه‌ی رسمی به‌صورت اسمی </w:t>
      </w:r>
      <w:r>
        <w:rPr>
          <w:b/>
          <w:bCs/>
        </w:rPr>
        <w:t>۴.۵۸ برابر</w:t>
      </w:r>
      <w:r>
        <w:t xml:space="preserve"> شده (رشد واقعی: </w:t>
      </w:r>
      <w:r>
        <w:rPr>
          <w:b/>
          <w:bCs/>
        </w:rPr>
        <w:t>۱.۱۰ برابر</w:t>
      </w:r>
      <w:r>
        <w:t xml:space="preserve">) و به </w:t>
      </w:r>
      <w:r>
        <w:rPr>
          <w:b/>
          <w:bCs/>
        </w:rPr>
        <w:t>۸۴.۸ هزار میلیارد تومان</w:t>
      </w:r>
      <w:r>
        <w:t xml:space="preserve"> رسیده است.</w:t>
      </w:r>
    </w:p>
    <w:p w14:paraId="5E7D43C8" w14:textId="77777777" w:rsidR="00410D38" w:rsidRDefault="00000000" w:rsidP="00312B08">
      <w:pPr>
        <w:spacing w:after="160" w:line="300" w:lineRule="auto"/>
      </w:pPr>
      <w:r>
        <w:t xml:space="preserve">این رشد </w:t>
      </w:r>
      <w:r>
        <w:rPr>
          <w:b/>
          <w:bCs/>
        </w:rPr>
        <w:t>اسمی</w:t>
      </w:r>
      <w:r>
        <w:t xml:space="preserve"> است و با عنایت به تورم دوره، به احتمال زیاد معادل کاهش قدرت خرید واقعی منابع است.</w:t>
      </w:r>
    </w:p>
    <w:p w14:paraId="5E7D43C9" w14:textId="77777777" w:rsidR="00410D38" w:rsidRDefault="00000000" w:rsidP="00312B08">
      <w:pPr>
        <w:spacing w:after="120" w:line="300" w:lineRule="auto"/>
        <w:ind w:left="300"/>
      </w:pPr>
      <w:r>
        <w:t xml:space="preserve">۲. ساختار بازار به‌شدت نامتقارن است: </w:t>
      </w:r>
      <w:r>
        <w:rPr>
          <w:b/>
          <w:bCs/>
        </w:rPr>
        <w:t>۱.۲۳ درصد مشتریان ۸۰.۱۵ درصد منابع</w:t>
      </w:r>
      <w:r>
        <w:t xml:space="preserve"> و **۴۱.۷۱ درصد</w:t>
      </w:r>
    </w:p>
    <w:p w14:paraId="5E7D43CA" w14:textId="77777777" w:rsidR="00410D38" w:rsidRDefault="00000000" w:rsidP="00312B08">
      <w:pPr>
        <w:spacing w:after="160" w:line="300" w:lineRule="auto"/>
      </w:pPr>
      <w:r>
        <w:t>مشتریان تنها ۰.۰۴ درصد منابع** را در اختیار دارند.</w:t>
      </w:r>
    </w:p>
    <w:p w14:paraId="5E7D43CB" w14:textId="77777777" w:rsidR="00410D38" w:rsidRDefault="00000000" w:rsidP="00312B08">
      <w:pPr>
        <w:spacing w:after="120" w:line="300" w:lineRule="auto"/>
        <w:ind w:left="300"/>
      </w:pPr>
      <w:r>
        <w:t xml:space="preserve">۳. </w:t>
      </w:r>
      <w:r>
        <w:rPr>
          <w:b/>
          <w:bCs/>
        </w:rPr>
        <w:t>۳۰.۷ درصد منابع بانک هیچ هزینه‌ی سودی ندارد</w:t>
      </w:r>
      <w:r>
        <w:t xml:space="preserve"> (قرض‌الحسنه و جاری). این مزیت ساختاری</w:t>
      </w:r>
    </w:p>
    <w:p w14:paraId="5E7D43CC" w14:textId="77777777" w:rsidR="00410D38" w:rsidRDefault="00000000" w:rsidP="00312B08">
      <w:pPr>
        <w:spacing w:after="160" w:line="300" w:lineRule="auto"/>
      </w:pPr>
      <w:r>
        <w:t>مستقیماً در محاسبات فصل ۷ وارد می‌شود.</w:t>
      </w:r>
    </w:p>
    <w:p w14:paraId="5E7D43CD" w14:textId="77777777" w:rsidR="00410D38" w:rsidRDefault="00000000" w:rsidP="00312B08">
      <w:pPr>
        <w:spacing w:after="120" w:line="300" w:lineRule="auto"/>
        <w:ind w:left="300"/>
      </w:pPr>
      <w:r>
        <w:t xml:space="preserve">۴. سپرده‌ی بلندمدت با </w:t>
      </w:r>
      <w:r>
        <w:rPr>
          <w:b/>
          <w:bCs/>
        </w:rPr>
        <w:t>۲.۲ درصد حساب‌ها، ۳۷.۳ درصد منابع</w:t>
      </w:r>
      <w:r>
        <w:t xml:space="preserve"> را در بر می‌گیرد؛ گران‌ترین و</w:t>
      </w:r>
    </w:p>
    <w:p w14:paraId="5E7D43CE" w14:textId="77777777" w:rsidR="00410D38" w:rsidRDefault="00000000" w:rsidP="00312B08">
      <w:pPr>
        <w:spacing w:after="160" w:line="300" w:lineRule="auto"/>
      </w:pPr>
      <w:r>
        <w:t>متمرکزترین منبع بانک.</w:t>
      </w:r>
    </w:p>
    <w:p w14:paraId="5E7D43CF" w14:textId="77777777" w:rsidR="00410D38" w:rsidRDefault="00000000" w:rsidP="00312B08">
      <w:pPr>
        <w:spacing w:after="120" w:line="300" w:lineRule="auto"/>
        <w:ind w:left="300"/>
      </w:pPr>
      <w:r>
        <w:t xml:space="preserve">۵. بازار هدف داخلی قابل‌اقدام، </w:t>
      </w:r>
      <w:r>
        <w:rPr>
          <w:b/>
          <w:bCs/>
        </w:rPr>
        <w:t>۱۵۳,۱۰۳ مشتری بازه‌ی میانی</w:t>
      </w:r>
      <w:r>
        <w:t xml:space="preserve"> (۱۰ میلیون تا ۱ میلیارد تومان)</w:t>
      </w:r>
    </w:p>
    <w:p w14:paraId="5E7D43D0" w14:textId="77777777" w:rsidR="00410D38" w:rsidRDefault="00000000" w:rsidP="00312B08">
      <w:pPr>
        <w:spacing w:after="160" w:line="300" w:lineRule="auto"/>
      </w:pPr>
      <w:r>
        <w:t>است و نه کل جمعیت فاقد رابطه‌ی اعتباری.</w:t>
      </w:r>
    </w:p>
    <w:p w14:paraId="5E7D43D1" w14:textId="77777777" w:rsidR="00410D38" w:rsidRDefault="00000000" w:rsidP="00312B08">
      <w:pPr>
        <w:pStyle w:val="Heading3"/>
        <w:spacing w:before="280" w:after="160"/>
      </w:pPr>
      <w:bookmarkStart w:id="169" w:name="_Toc241516039"/>
      <w:r>
        <w:rPr>
          <w:b/>
          <w:bCs/>
        </w:rPr>
        <w:t>۳.۸.۲ موضوعات باز و ارقام مشروط</w:t>
      </w:r>
      <w:bookmarkEnd w:id="169"/>
    </w:p>
    <w:p w14:paraId="5E7D43D2" w14:textId="77777777" w:rsidR="00410D38" w:rsidRDefault="00000000" w:rsidP="00312B08">
      <w:pPr>
        <w:spacing w:after="120" w:line="300" w:lineRule="auto"/>
        <w:ind w:left="300"/>
      </w:pPr>
      <w:r>
        <w:t>۶. تعریف ستون میانگین مانده — قید بنیادی کل فصل (بخش ۳.۶).</w:t>
      </w:r>
    </w:p>
    <w:p w14:paraId="5E7D43D3" w14:textId="77777777" w:rsidR="00410D38" w:rsidRDefault="00000000" w:rsidP="00312B08">
      <w:pPr>
        <w:spacing w:after="120" w:line="300" w:lineRule="auto"/>
        <w:ind w:left="300"/>
      </w:pPr>
      <w:r>
        <w:t xml:space="preserve">۷. نوع واقعی </w:t>
      </w:r>
      <w:r>
        <w:rPr>
          <w:b/>
          <w:bCs/>
        </w:rPr>
        <w:t>۸۴۸,۵۵۳ حساب نامشخص</w:t>
      </w:r>
      <w:r>
        <w:t xml:space="preserve"> با ۱۰ هزار میلیارد تومان منابع.</w:t>
      </w:r>
    </w:p>
    <w:p w14:paraId="5E7D43D4" w14:textId="77777777" w:rsidR="00410D38" w:rsidRDefault="00000000" w:rsidP="00312B08">
      <w:pPr>
        <w:spacing w:after="120" w:line="300" w:lineRule="auto"/>
        <w:ind w:left="300"/>
      </w:pPr>
      <w:r>
        <w:t>۸. شدت واقعی نوسان منابع: رقم منتشرشده‌ی ۶۲.۱۹ درصد با روشی محاسبه شده که آن را بیش از دو</w:t>
      </w:r>
    </w:p>
    <w:p w14:paraId="5E7D43D5" w14:textId="77777777" w:rsidR="00410D38" w:rsidRDefault="00000000" w:rsidP="00312B08">
      <w:pPr>
        <w:spacing w:after="160" w:line="300" w:lineRule="auto"/>
      </w:pPr>
      <w:r>
        <w:t xml:space="preserve">برابر نشان می‌دهد؛ برآورد اصلاح‌شده حدود </w:t>
      </w:r>
      <w:r>
        <w:rPr>
          <w:b/>
          <w:bCs/>
        </w:rPr>
        <w:t>۳۰ درصد</w:t>
      </w:r>
      <w:r>
        <w:t xml:space="preserve"> است (بخش ۳.۵.۳ و ۳.۵.۴). نیازمند بازمحاسبه‌ی کامل با اولویت بالا.</w:t>
      </w:r>
    </w:p>
    <w:p w14:paraId="5E7D43D6" w14:textId="77777777" w:rsidR="00410D38" w:rsidRDefault="00000000" w:rsidP="00312B08">
      <w:pPr>
        <w:spacing w:after="120" w:line="300" w:lineRule="auto"/>
        <w:ind w:left="300"/>
      </w:pPr>
      <w:r>
        <w:t>۹. نرخ‌های سود مؤثر جدول ۳-۵ حدود ۲.۷ برابر متورم‌اند و صرفاً کران بالا محسوب می‌شوند.</w:t>
      </w:r>
    </w:p>
    <w:p w14:paraId="5E7D43D7" w14:textId="77777777" w:rsidR="00410D38" w:rsidRDefault="00000000" w:rsidP="00312B08">
      <w:pPr>
        <w:spacing w:after="120" w:line="300" w:lineRule="auto"/>
        <w:ind w:left="300"/>
      </w:pPr>
      <w:r>
        <w:t>۱۰. ماهیت ترازنامه‌ای ۱,۱۰۰ حساب «نزد سایر بانک‌ها».</w:t>
      </w:r>
    </w:p>
    <w:p w14:paraId="5E7D43D8" w14:textId="77777777" w:rsidR="00410D38" w:rsidRDefault="00410D38" w:rsidP="00312B08">
      <w:pPr>
        <w:pBdr>
          <w:bottom w:val="single" w:sz="6" w:space="0" w:color="999999"/>
        </w:pBdr>
        <w:spacing w:before="120" w:after="120"/>
      </w:pPr>
    </w:p>
    <w:p w14:paraId="5E7D43D9" w14:textId="77777777" w:rsidR="00410D38" w:rsidRDefault="00410D38" w:rsidP="00312B08">
      <w:pPr>
        <w:pBdr>
          <w:bottom w:val="single" w:sz="6" w:space="0" w:color="999999"/>
        </w:pBdr>
        <w:spacing w:before="120" w:after="120"/>
      </w:pPr>
    </w:p>
    <w:p w14:paraId="5E7D43DA" w14:textId="77777777" w:rsidR="00410D38" w:rsidRDefault="00000000" w:rsidP="00312B08">
      <w:pPr>
        <w:pStyle w:val="Heading1"/>
        <w:spacing w:before="280" w:after="160"/>
      </w:pPr>
      <w:bookmarkStart w:id="170" w:name="_Toc241516040"/>
      <w:r>
        <w:rPr>
          <w:b/>
          <w:bCs/>
          <w:sz w:val="34"/>
          <w:szCs w:val="34"/>
        </w:rPr>
        <w:t>فصل ۴ — بازار تسهیلات</w:t>
      </w:r>
      <w:bookmarkEnd w:id="170"/>
    </w:p>
    <w:p w14:paraId="5E7D43DB" w14:textId="77777777" w:rsidR="00410D38" w:rsidRDefault="00000000" w:rsidP="00312B08">
      <w:pPr>
        <w:pStyle w:val="Heading2"/>
        <w:spacing w:before="280" w:after="160"/>
      </w:pPr>
      <w:bookmarkStart w:id="171" w:name="_Toc241516041"/>
      <w:r>
        <w:rPr>
          <w:b/>
          <w:bCs/>
          <w:sz w:val="28"/>
          <w:szCs w:val="28"/>
        </w:rPr>
        <w:t>۴.۰ هدف، مبنا و ساختار فصل</w:t>
      </w:r>
      <w:bookmarkEnd w:id="171"/>
    </w:p>
    <w:p w14:paraId="5E7D43DC" w14:textId="77777777" w:rsidR="00410D38" w:rsidRDefault="00000000" w:rsidP="00312B08">
      <w:pPr>
        <w:pStyle w:val="Heading3"/>
        <w:spacing w:before="280" w:after="160"/>
      </w:pPr>
      <w:bookmarkStart w:id="172" w:name="_Toc241516042"/>
      <w:r>
        <w:rPr>
          <w:b/>
          <w:bCs/>
        </w:rPr>
        <w:t>۴.۰.۱ هدف</w:t>
      </w:r>
      <w:bookmarkEnd w:id="172"/>
    </w:p>
    <w:p w14:paraId="5E7D43DD" w14:textId="77777777" w:rsidR="00410D38" w:rsidRDefault="00000000" w:rsidP="00312B08">
      <w:pPr>
        <w:spacing w:after="160" w:line="300" w:lineRule="auto"/>
      </w:pPr>
      <w:r>
        <w:t>این فصل به تشریح سمت دارایی ترازنامه‌ی بانک اختصاص دارد. پرسش‌های راهنمای آن عبارت‌اند از: پرتفوی تسهیلات با چه سرعتی و در چه ترکیبی رشد کرده است، این پرتفوی از منظر محصول، بخش اقتصادی، اندازه و سررسید چه ساختاری دارد، بازده قراردادی آن چقدر است، و در برابر آن چه میزان وثیقه اخذ شده است.</w:t>
      </w:r>
    </w:p>
    <w:p w14:paraId="5E7D43DE" w14:textId="77777777" w:rsidR="00410D38" w:rsidRDefault="00000000" w:rsidP="00312B08">
      <w:pPr>
        <w:spacing w:after="160" w:line="300" w:lineRule="auto"/>
      </w:pPr>
      <w:r>
        <w:t xml:space="preserve">تحلیل کیفیت این دارایی‌ها — یعنی مطالبات غیرجاری، تمرکز ریسک و روند وخامت — عامدانه به فصل ۵ موکول شده است. تفکیک این دو فصل از آن روست که فصل حاضر </w:t>
      </w:r>
      <w:r>
        <w:rPr>
          <w:b/>
          <w:bCs/>
        </w:rPr>
        <w:t>ساختار بازار</w:t>
      </w:r>
      <w:r>
        <w:t xml:space="preserve"> را توصیف می‌کند و فصل بعد </w:t>
      </w:r>
      <w:r>
        <w:rPr>
          <w:b/>
          <w:bCs/>
        </w:rPr>
        <w:t xml:space="preserve">ریسک </w:t>
      </w:r>
      <w:r>
        <w:rPr>
          <w:b/>
          <w:bCs/>
        </w:rPr>
        <w:lastRenderedPageBreak/>
        <w:t>مترتب بر آن ساختار</w:t>
      </w:r>
      <w:r>
        <w:t xml:space="preserve"> را می‌سنجد. با این حال، در مواردی که یافته‌ای از جنس ساختار مستقیماً به یافته‌ای از جنس ریسک راه می‌برد، ارجاع متقابل داده شده است.</w:t>
      </w:r>
    </w:p>
    <w:p w14:paraId="5E7D43DF" w14:textId="77777777" w:rsidR="00410D38" w:rsidRDefault="00000000" w:rsidP="00312B08">
      <w:pPr>
        <w:pStyle w:val="Heading3"/>
        <w:spacing w:before="280" w:after="160"/>
      </w:pPr>
      <w:bookmarkStart w:id="173" w:name="_Toc241516043"/>
      <w:r>
        <w:rPr>
          <w:b/>
          <w:bCs/>
        </w:rPr>
        <w:t>۴.۰.۲ مبنای محاسبه و تفکیک آن</w:t>
      </w:r>
      <w:bookmarkEnd w:id="173"/>
    </w:p>
    <w:p w14:paraId="5E7D43E0" w14:textId="77777777" w:rsidR="00410D38" w:rsidRDefault="00000000" w:rsidP="00312B08">
      <w:pPr>
        <w:spacing w:after="160" w:line="300" w:lineRule="auto"/>
      </w:pPr>
      <w:r>
        <w:t xml:space="preserve">برخلاف فصل ۳ که تماماً بر یک مبنای واحد استوار بود، این فصل از </w:t>
      </w:r>
      <w:r>
        <w:rPr>
          <w:b/>
          <w:bCs/>
        </w:rPr>
        <w:t>سه مبنای متمایز</w:t>
      </w:r>
      <w:r>
        <w:t xml:space="preserve"> استفاده می‌کند. تفکیک دقیق میان آن‌ها برای جلوگیری از مقایسه‌های نادرست ضروری است.</w:t>
      </w:r>
    </w:p>
    <w:p w14:paraId="5E7D43E1" w14:textId="77777777" w:rsidR="00410D38" w:rsidRDefault="00000000" w:rsidP="00312B08">
      <w:pPr>
        <w:spacing w:after="160" w:line="300" w:lineRule="auto"/>
      </w:pPr>
      <w:r>
        <w:rPr>
          <w:b/>
          <w:bCs/>
        </w:rPr>
        <w:t>جدول ۴-۱: مبناهای محاسباتی این فصل</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3E6" w14:textId="77777777">
        <w:trPr>
          <w:tblHeader/>
        </w:trPr>
        <w:tc>
          <w:tcPr>
            <w:tcW w:w="2337" w:type="dxa"/>
            <w:shd w:val="clear" w:color="auto" w:fill="D9D9D9"/>
          </w:tcPr>
          <w:p w14:paraId="5E7D43E2" w14:textId="77777777" w:rsidR="00410D38" w:rsidRDefault="00000000" w:rsidP="00312B08">
            <w:pPr>
              <w:spacing w:after="40"/>
            </w:pPr>
            <w:r>
              <w:t>مبنا</w:t>
            </w:r>
          </w:p>
        </w:tc>
        <w:tc>
          <w:tcPr>
            <w:tcW w:w="2337" w:type="dxa"/>
            <w:shd w:val="clear" w:color="auto" w:fill="D9D9D9"/>
          </w:tcPr>
          <w:p w14:paraId="5E7D43E3" w14:textId="77777777" w:rsidR="00410D38" w:rsidRDefault="00000000" w:rsidP="00312B08">
            <w:pPr>
              <w:spacing w:after="40"/>
            </w:pPr>
            <w:r>
              <w:t>مقدار</w:t>
            </w:r>
          </w:p>
        </w:tc>
        <w:tc>
          <w:tcPr>
            <w:tcW w:w="2337" w:type="dxa"/>
            <w:shd w:val="clear" w:color="auto" w:fill="D9D9D9"/>
          </w:tcPr>
          <w:p w14:paraId="5E7D43E4" w14:textId="77777777" w:rsidR="00410D38" w:rsidRDefault="00000000" w:rsidP="00312B08">
            <w:pPr>
              <w:spacing w:after="40"/>
            </w:pPr>
            <w:r>
              <w:t>دامنه‌ی پوشش</w:t>
            </w:r>
          </w:p>
        </w:tc>
        <w:tc>
          <w:tcPr>
            <w:tcW w:w="2337" w:type="dxa"/>
            <w:shd w:val="clear" w:color="auto" w:fill="D9D9D9"/>
          </w:tcPr>
          <w:p w14:paraId="5E7D43E5" w14:textId="77777777" w:rsidR="00410D38" w:rsidRDefault="00000000" w:rsidP="00312B08">
            <w:pPr>
              <w:spacing w:after="40"/>
            </w:pPr>
            <w:r>
              <w:t>تحلیل‌های متکی بر آن</w:t>
            </w:r>
          </w:p>
        </w:tc>
      </w:tr>
      <w:tr w:rsidR="00410D38" w14:paraId="5E7D43EB" w14:textId="77777777">
        <w:tc>
          <w:tcPr>
            <w:tcW w:w="2337" w:type="dxa"/>
          </w:tcPr>
          <w:p w14:paraId="5E7D43E7" w14:textId="77777777" w:rsidR="00410D38" w:rsidRDefault="00000000" w:rsidP="00312B08">
            <w:pPr>
              <w:spacing w:after="40"/>
            </w:pPr>
            <w:r>
              <w:rPr>
                <w:b/>
                <w:bCs/>
              </w:rPr>
              <w:t>الف</w:t>
            </w:r>
            <w:r>
              <w:t xml:space="preserve"> — مانده‌ی کل پرتفوی</w:t>
            </w:r>
          </w:p>
        </w:tc>
        <w:tc>
          <w:tcPr>
            <w:tcW w:w="2337" w:type="dxa"/>
          </w:tcPr>
          <w:p w14:paraId="5E7D43E8" w14:textId="77777777" w:rsidR="00410D38" w:rsidRDefault="00000000" w:rsidP="00312B08">
            <w:pPr>
              <w:spacing w:after="40"/>
            </w:pPr>
            <w:r>
              <w:t>۱۲۸.۲ هزار میلیارد تومان</w:t>
            </w:r>
          </w:p>
        </w:tc>
        <w:tc>
          <w:tcPr>
            <w:tcW w:w="2337" w:type="dxa"/>
          </w:tcPr>
          <w:p w14:paraId="5E7D43E9" w14:textId="77777777" w:rsidR="00410D38" w:rsidRDefault="00000000" w:rsidP="00312B08">
            <w:pPr>
              <w:spacing w:after="40"/>
            </w:pPr>
            <w:r>
              <w:t>۱۰۰٪ پرتفوی</w:t>
            </w:r>
          </w:p>
        </w:tc>
        <w:tc>
          <w:tcPr>
            <w:tcW w:w="2337" w:type="dxa"/>
          </w:tcPr>
          <w:p w14:paraId="5E7D43EA" w14:textId="77777777" w:rsidR="00410D38" w:rsidRDefault="00000000" w:rsidP="00312B08">
            <w:pPr>
              <w:spacing w:after="40"/>
            </w:pPr>
            <w:r>
              <w:t>روند مانده، رشد سالانه، نسبت تسهیلات به سپرده، ترکیب بخش اقتصادی، ترکیب محصولی با سطل نامشخص</w:t>
            </w:r>
          </w:p>
        </w:tc>
      </w:tr>
      <w:tr w:rsidR="00410D38" w14:paraId="5E7D43F0" w14:textId="77777777">
        <w:tc>
          <w:tcPr>
            <w:tcW w:w="2337" w:type="dxa"/>
          </w:tcPr>
          <w:p w14:paraId="5E7D43EC" w14:textId="77777777" w:rsidR="00410D38" w:rsidRDefault="00000000" w:rsidP="00312B08">
            <w:pPr>
              <w:spacing w:after="40"/>
            </w:pPr>
            <w:r>
              <w:rPr>
                <w:b/>
                <w:bCs/>
              </w:rPr>
              <w:t>الف-۱</w:t>
            </w:r>
            <w:r>
              <w:t xml:space="preserve"> — پرتفوی شناخته‌شده</w:t>
            </w:r>
          </w:p>
        </w:tc>
        <w:tc>
          <w:tcPr>
            <w:tcW w:w="2337" w:type="dxa"/>
          </w:tcPr>
          <w:p w14:paraId="5E7D43ED" w14:textId="77777777" w:rsidR="00410D38" w:rsidRDefault="00000000" w:rsidP="00312B08">
            <w:pPr>
              <w:spacing w:after="40"/>
            </w:pPr>
            <w:r>
              <w:t>۹۹.۵ هزار میلیارد تومان (۷۷.۶۰٪)</w:t>
            </w:r>
          </w:p>
        </w:tc>
        <w:tc>
          <w:tcPr>
            <w:tcW w:w="2337" w:type="dxa"/>
          </w:tcPr>
          <w:p w14:paraId="5E7D43EE" w14:textId="77777777" w:rsidR="00410D38" w:rsidRDefault="00000000" w:rsidP="00312B08">
            <w:pPr>
              <w:spacing w:after="40"/>
            </w:pPr>
            <w:r>
              <w:t>قراردادهای دارای رکورد</w:t>
            </w:r>
          </w:p>
        </w:tc>
        <w:tc>
          <w:tcPr>
            <w:tcW w:w="2337" w:type="dxa"/>
          </w:tcPr>
          <w:p w14:paraId="5E7D43EF" w14:textId="77777777" w:rsidR="00410D38" w:rsidRDefault="00000000" w:rsidP="00312B08">
            <w:pPr>
              <w:spacing w:after="40"/>
            </w:pPr>
            <w:r>
              <w:t>ترکیب محصولی تفصیلی، نرخ سود مؤثر، پوشش وثیقه، توزیع اندازه</w:t>
            </w:r>
          </w:p>
        </w:tc>
      </w:tr>
      <w:tr w:rsidR="00410D38" w14:paraId="5E7D43F5" w14:textId="77777777">
        <w:tc>
          <w:tcPr>
            <w:tcW w:w="2337" w:type="dxa"/>
          </w:tcPr>
          <w:p w14:paraId="5E7D43F1" w14:textId="77777777" w:rsidR="00410D38" w:rsidRDefault="00000000" w:rsidP="00312B08">
            <w:pPr>
              <w:spacing w:after="40"/>
            </w:pPr>
            <w:r>
              <w:rPr>
                <w:b/>
                <w:bCs/>
              </w:rPr>
              <w:t>مبنای اعطا</w:t>
            </w:r>
          </w:p>
        </w:tc>
        <w:tc>
          <w:tcPr>
            <w:tcW w:w="2337" w:type="dxa"/>
          </w:tcPr>
          <w:p w14:paraId="5E7D43F2" w14:textId="77777777" w:rsidR="00410D38" w:rsidRDefault="00000000" w:rsidP="00312B08">
            <w:pPr>
              <w:spacing w:after="40"/>
            </w:pPr>
            <w:r>
              <w:t>۲۰۵.۷ هزار میلیارد تومان</w:t>
            </w:r>
          </w:p>
        </w:tc>
        <w:tc>
          <w:tcPr>
            <w:tcW w:w="2337" w:type="dxa"/>
          </w:tcPr>
          <w:p w14:paraId="5E7D43F3" w14:textId="77777777" w:rsidR="00410D38" w:rsidRDefault="00000000" w:rsidP="00312B08">
            <w:pPr>
              <w:spacing w:after="40"/>
            </w:pPr>
            <w:r>
              <w:t>مجموع تجمعی مبالغ اعطاشده</w:t>
            </w:r>
          </w:p>
        </w:tc>
        <w:tc>
          <w:tcPr>
            <w:tcW w:w="2337" w:type="dxa"/>
          </w:tcPr>
          <w:p w14:paraId="5E7D43F4" w14:textId="77777777" w:rsidR="00410D38" w:rsidRDefault="00000000" w:rsidP="00312B08">
            <w:pPr>
              <w:spacing w:after="40"/>
            </w:pPr>
            <w:r>
              <w:t>توزیع اندازه‌ی تسهیلات، نرخ سود مؤثر، پوشش وثیقه</w:t>
            </w:r>
          </w:p>
        </w:tc>
      </w:tr>
    </w:tbl>
    <w:p w14:paraId="5E7D43F6" w14:textId="77777777" w:rsidR="00410D38" w:rsidRDefault="00410D38" w:rsidP="00312B08">
      <w:pPr>
        <w:spacing w:after="160"/>
      </w:pPr>
    </w:p>
    <w:p w14:paraId="5E7D43F7" w14:textId="77777777" w:rsidR="00410D38" w:rsidRDefault="00000000" w:rsidP="00312B08">
      <w:pPr>
        <w:spacing w:after="160" w:line="300" w:lineRule="auto"/>
      </w:pPr>
      <w:r>
        <w:rPr>
          <w:b/>
          <w:bCs/>
        </w:rPr>
        <w:t>تذکر روش‌شناختی درباره‌ی مبنای سوم.</w:t>
      </w:r>
      <w:r>
        <w:t xml:space="preserve"> رقم ۲۰۵.۷ هزار میلیارد تومان مجموع </w:t>
      </w:r>
      <w:r>
        <w:rPr>
          <w:b/>
          <w:bCs/>
        </w:rPr>
        <w:t>مبالغ اعطاشده در طول تمام دوره</w:t>
      </w:r>
      <w:r>
        <w:t xml:space="preserve"> است و نه مانده‌ی فعلی. این دو مفهوم را نباید با یکدیگر خلط کرد: نخستی جریان تجمعی اعطای تسهیلات را نشان می‌دهد و دومی موجودی باقی‌مانده در یک مقطع را. فاصله‌ی میان ۲,۰۵۷.۰ و ۹۹۴.۵ عمدتاً ناشی از بازپرداخت اقساط در طول دوره است و به‌هیچ‌وجه نشانه‌ی ناسازگاری داده نیست.</w:t>
      </w:r>
    </w:p>
    <w:p w14:paraId="5E7D43F8" w14:textId="77777777" w:rsidR="00410D38" w:rsidRDefault="00000000" w:rsidP="00312B08">
      <w:pPr>
        <w:spacing w:after="160" w:line="300" w:lineRule="auto"/>
      </w:pPr>
      <w:r>
        <w:t>هر جدول در ادامه‌ی این فصل، مبنای خود را صریحاً در عنوان یا زیرنویس ذکر می‌کند.</w:t>
      </w:r>
    </w:p>
    <w:p w14:paraId="5E7D43F9" w14:textId="77777777" w:rsidR="00410D38" w:rsidRDefault="00410D38" w:rsidP="00312B08">
      <w:pPr>
        <w:pBdr>
          <w:bottom w:val="single" w:sz="6" w:space="0" w:color="999999"/>
        </w:pBdr>
        <w:spacing w:before="120" w:after="120"/>
      </w:pPr>
    </w:p>
    <w:p w14:paraId="5E7D43FA" w14:textId="77777777" w:rsidR="00410D38" w:rsidRDefault="00000000" w:rsidP="00312B08">
      <w:pPr>
        <w:pStyle w:val="Heading2"/>
        <w:spacing w:before="280" w:after="160"/>
      </w:pPr>
      <w:bookmarkStart w:id="174" w:name="_Toc241516044"/>
      <w:r>
        <w:rPr>
          <w:b/>
          <w:bCs/>
          <w:sz w:val="28"/>
          <w:szCs w:val="28"/>
        </w:rPr>
        <w:t>۴.۱ روند مانده و رشد پرتفوی</w:t>
      </w:r>
      <w:bookmarkEnd w:id="174"/>
    </w:p>
    <w:p w14:paraId="5E7D43FB" w14:textId="77777777" w:rsidR="00410D38" w:rsidRDefault="00000000" w:rsidP="00312B08">
      <w:pPr>
        <w:pStyle w:val="Heading3"/>
        <w:spacing w:before="280" w:after="160"/>
      </w:pPr>
      <w:bookmarkStart w:id="175" w:name="_Toc241516045"/>
      <w:r>
        <w:rPr>
          <w:b/>
          <w:bCs/>
        </w:rPr>
        <w:t>۴.۱.۱ تصویر کلان</w:t>
      </w:r>
      <w:bookmarkEnd w:id="175"/>
    </w:p>
    <w:p w14:paraId="5E7D43FC" w14:textId="77777777" w:rsidR="00410D38" w:rsidRDefault="00000000" w:rsidP="00312B08">
      <w:pPr>
        <w:spacing w:after="160" w:line="300" w:lineRule="auto"/>
      </w:pPr>
      <w:r>
        <w:rPr>
          <w:b/>
          <w:bCs/>
        </w:rPr>
        <w:t>جدول ۴-۲: مقاطع کلیدی روند پرتفوی تسهیلات (مبنای الف)</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400" w14:textId="77777777">
        <w:trPr>
          <w:tblHeader/>
        </w:trPr>
        <w:tc>
          <w:tcPr>
            <w:tcW w:w="3116" w:type="dxa"/>
            <w:shd w:val="clear" w:color="auto" w:fill="D9D9D9"/>
          </w:tcPr>
          <w:p w14:paraId="5E7D43FD" w14:textId="77777777" w:rsidR="00410D38" w:rsidRDefault="00000000" w:rsidP="00312B08">
            <w:pPr>
              <w:spacing w:after="40"/>
            </w:pPr>
            <w:r>
              <w:t>مقطع</w:t>
            </w:r>
          </w:p>
        </w:tc>
        <w:tc>
          <w:tcPr>
            <w:tcW w:w="3116" w:type="dxa"/>
            <w:shd w:val="clear" w:color="auto" w:fill="D9D9D9"/>
          </w:tcPr>
          <w:p w14:paraId="5E7D43FE" w14:textId="77777777" w:rsidR="00410D38" w:rsidRDefault="00000000" w:rsidP="00312B08">
            <w:pPr>
              <w:spacing w:after="40"/>
            </w:pPr>
            <w:r>
              <w:t>مانده (هزار میلیارد تومان)</w:t>
            </w:r>
          </w:p>
        </w:tc>
        <w:tc>
          <w:tcPr>
            <w:tcW w:w="3116" w:type="dxa"/>
            <w:shd w:val="clear" w:color="auto" w:fill="D9D9D9"/>
          </w:tcPr>
          <w:p w14:paraId="5E7D43FF" w14:textId="77777777" w:rsidR="00410D38" w:rsidRDefault="00000000" w:rsidP="00312B08">
            <w:pPr>
              <w:spacing w:after="40"/>
            </w:pPr>
            <w:r>
              <w:t>نسبت به ابتدای دوره</w:t>
            </w:r>
          </w:p>
        </w:tc>
      </w:tr>
      <w:tr w:rsidR="00410D38" w14:paraId="5E7D4404" w14:textId="77777777">
        <w:tc>
          <w:tcPr>
            <w:tcW w:w="3116" w:type="dxa"/>
          </w:tcPr>
          <w:p w14:paraId="5E7D4401" w14:textId="77777777" w:rsidR="00410D38" w:rsidRDefault="00000000" w:rsidP="00312B08">
            <w:pPr>
              <w:spacing w:after="40"/>
            </w:pPr>
            <w:r>
              <w:t>فروردین ۱۴۰۰</w:t>
            </w:r>
          </w:p>
        </w:tc>
        <w:tc>
          <w:tcPr>
            <w:tcW w:w="3116" w:type="dxa"/>
          </w:tcPr>
          <w:p w14:paraId="5E7D4402" w14:textId="77777777" w:rsidR="00410D38" w:rsidRDefault="00000000" w:rsidP="00312B08">
            <w:pPr>
              <w:spacing w:after="40"/>
            </w:pPr>
            <w:r>
              <w:t>۲۱.۰</w:t>
            </w:r>
          </w:p>
        </w:tc>
        <w:tc>
          <w:tcPr>
            <w:tcW w:w="3116" w:type="dxa"/>
          </w:tcPr>
          <w:p w14:paraId="5E7D4403" w14:textId="77777777" w:rsidR="00410D38" w:rsidRDefault="00000000" w:rsidP="00312B08">
            <w:pPr>
              <w:spacing w:after="40"/>
            </w:pPr>
            <w:r>
              <w:t>مبنا</w:t>
            </w:r>
          </w:p>
        </w:tc>
      </w:tr>
      <w:tr w:rsidR="00410D38" w14:paraId="5E7D4408" w14:textId="77777777">
        <w:tc>
          <w:tcPr>
            <w:tcW w:w="3116" w:type="dxa"/>
          </w:tcPr>
          <w:p w14:paraId="5E7D4405" w14:textId="77777777" w:rsidR="00410D38" w:rsidRDefault="00000000" w:rsidP="00312B08">
            <w:pPr>
              <w:spacing w:after="40"/>
            </w:pPr>
            <w:r>
              <w:t>اسفند ۱۴۰۱</w:t>
            </w:r>
          </w:p>
        </w:tc>
        <w:tc>
          <w:tcPr>
            <w:tcW w:w="3116" w:type="dxa"/>
          </w:tcPr>
          <w:p w14:paraId="5E7D4406" w14:textId="77777777" w:rsidR="00410D38" w:rsidRDefault="00000000" w:rsidP="00312B08">
            <w:pPr>
              <w:spacing w:after="40"/>
            </w:pPr>
            <w:r>
              <w:t>۴۲.۳</w:t>
            </w:r>
          </w:p>
        </w:tc>
        <w:tc>
          <w:tcPr>
            <w:tcW w:w="3116" w:type="dxa"/>
          </w:tcPr>
          <w:p w14:paraId="5E7D4407" w14:textId="77777777" w:rsidR="00410D38" w:rsidRDefault="00000000" w:rsidP="00312B08">
            <w:pPr>
              <w:spacing w:after="40"/>
            </w:pPr>
            <w:r>
              <w:t>۲.۰۱ برابر</w:t>
            </w:r>
          </w:p>
        </w:tc>
      </w:tr>
      <w:tr w:rsidR="00410D38" w14:paraId="5E7D440C" w14:textId="77777777">
        <w:tc>
          <w:tcPr>
            <w:tcW w:w="3116" w:type="dxa"/>
          </w:tcPr>
          <w:p w14:paraId="5E7D4409" w14:textId="77777777" w:rsidR="00410D38" w:rsidRDefault="00000000" w:rsidP="00312B08">
            <w:pPr>
              <w:spacing w:after="40"/>
            </w:pPr>
            <w:r>
              <w:t>اسفند ۱۴۰۳</w:t>
            </w:r>
          </w:p>
        </w:tc>
        <w:tc>
          <w:tcPr>
            <w:tcW w:w="3116" w:type="dxa"/>
          </w:tcPr>
          <w:p w14:paraId="5E7D440A" w14:textId="77777777" w:rsidR="00410D38" w:rsidRDefault="00000000" w:rsidP="00312B08">
            <w:pPr>
              <w:spacing w:after="40"/>
            </w:pPr>
            <w:r>
              <w:t>۸۸.۸</w:t>
            </w:r>
          </w:p>
        </w:tc>
        <w:tc>
          <w:tcPr>
            <w:tcW w:w="3116" w:type="dxa"/>
          </w:tcPr>
          <w:p w14:paraId="5E7D440B" w14:textId="77777777" w:rsidR="00410D38" w:rsidRDefault="00000000" w:rsidP="00312B08">
            <w:pPr>
              <w:spacing w:after="40"/>
            </w:pPr>
            <w:r>
              <w:t>۴.۲۳ برابر</w:t>
            </w:r>
          </w:p>
        </w:tc>
      </w:tr>
      <w:tr w:rsidR="00410D38" w14:paraId="5E7D4410" w14:textId="77777777">
        <w:tc>
          <w:tcPr>
            <w:tcW w:w="3116" w:type="dxa"/>
          </w:tcPr>
          <w:p w14:paraId="5E7D440D" w14:textId="77777777" w:rsidR="00410D38" w:rsidRDefault="00000000" w:rsidP="00312B08">
            <w:pPr>
              <w:spacing w:after="40"/>
            </w:pPr>
            <w:r>
              <w:t>اسفند ۱۴۰۴</w:t>
            </w:r>
          </w:p>
        </w:tc>
        <w:tc>
          <w:tcPr>
            <w:tcW w:w="3116" w:type="dxa"/>
          </w:tcPr>
          <w:p w14:paraId="5E7D440E" w14:textId="77777777" w:rsidR="00410D38" w:rsidRDefault="00000000" w:rsidP="00312B08">
            <w:pPr>
              <w:spacing w:after="40"/>
            </w:pPr>
            <w:r>
              <w:rPr>
                <w:b/>
                <w:bCs/>
              </w:rPr>
              <w:t>۱۲۸.۲</w:t>
            </w:r>
          </w:p>
        </w:tc>
        <w:tc>
          <w:tcPr>
            <w:tcW w:w="3116" w:type="dxa"/>
          </w:tcPr>
          <w:p w14:paraId="5E7D440F" w14:textId="77777777" w:rsidR="00410D38" w:rsidRDefault="00000000" w:rsidP="00312B08">
            <w:pPr>
              <w:spacing w:after="40"/>
            </w:pPr>
            <w:r>
              <w:rPr>
                <w:b/>
                <w:bCs/>
              </w:rPr>
              <w:t>۶.۱۰ برابر</w:t>
            </w:r>
          </w:p>
        </w:tc>
      </w:tr>
    </w:tbl>
    <w:p w14:paraId="5E7D4411" w14:textId="77777777" w:rsidR="00410D38" w:rsidRDefault="00410D38" w:rsidP="00312B08">
      <w:pPr>
        <w:spacing w:after="160"/>
      </w:pPr>
    </w:p>
    <w:p w14:paraId="5E7D4412" w14:textId="77777777" w:rsidR="00410D38" w:rsidRDefault="00000000" w:rsidP="00312B08">
      <w:pPr>
        <w:spacing w:after="160" w:line="300" w:lineRule="auto"/>
      </w:pPr>
      <w:r>
        <w:t xml:space="preserve">پرتفوی تسهیلات در بازه‌ی شصت‌ماهه‌ی رسمی گزارش به‌صورت اسمی </w:t>
      </w:r>
      <w:r>
        <w:rPr>
          <w:b/>
          <w:bCs/>
        </w:rPr>
        <w:t>۶.۱۰ برابر</w:t>
      </w:r>
      <w:r>
        <w:t xml:space="preserve"> شده است (با احتساب تورم، این معادل </w:t>
      </w:r>
      <w:r>
        <w:rPr>
          <w:b/>
          <w:bCs/>
        </w:rPr>
        <w:t>۱.۴۶ برابر</w:t>
      </w:r>
      <w:r>
        <w:t xml:space="preserve"> یا </w:t>
      </w:r>
      <w:r>
        <w:rPr>
          <w:b/>
          <w:bCs/>
        </w:rPr>
        <w:t>+۴۶.۱٪</w:t>
      </w:r>
      <w:r>
        <w:t xml:space="preserve"> رشد واقعی است). این رقم را باید در کنار رشد </w:t>
      </w:r>
      <w:r>
        <w:rPr>
          <w:b/>
          <w:bCs/>
        </w:rPr>
        <w:t>۴.۵۸ برابری</w:t>
      </w:r>
      <w:r>
        <w:t xml:space="preserve"> منابع در همان بازه (بخش ۳.۱.۱) قرائت کرد؛ تفاوت این دو ضریب، موضوع اصلی بخش ۴.۲ است.</w:t>
      </w:r>
    </w:p>
    <w:p w14:paraId="5E7D4413" w14:textId="77777777" w:rsidR="00410D38" w:rsidRDefault="00000000" w:rsidP="00312B08">
      <w:pPr>
        <w:pStyle w:val="Heading3"/>
        <w:spacing w:before="280" w:after="160"/>
      </w:pPr>
      <w:bookmarkStart w:id="176" w:name="_Toc241516046"/>
      <w:r>
        <w:rPr>
          <w:b/>
          <w:bCs/>
        </w:rPr>
        <w:t>۴.۱.۲ رشد سالانه و مقایسه‌ی آن با رشد منابع</w:t>
      </w:r>
      <w:bookmarkEnd w:id="176"/>
    </w:p>
    <w:p w14:paraId="5E7D4414" w14:textId="77777777" w:rsidR="00410D38" w:rsidRDefault="00000000" w:rsidP="00312B08">
      <w:pPr>
        <w:spacing w:after="160" w:line="300" w:lineRule="auto"/>
      </w:pPr>
      <w:r>
        <w:t>جدول ۴-۳ نرخ رشد سالانه‌ی دو سمت ترازنامه را در کنار یکدیگر قرار می‌دهد. ستون آخر، شکاف میان این دو را برحسب واحد درصد نشان می‌دهد.</w:t>
      </w:r>
    </w:p>
    <w:p w14:paraId="5E7D4415" w14:textId="77777777" w:rsidR="00410D38" w:rsidRDefault="00000000" w:rsidP="00312B08">
      <w:pPr>
        <w:spacing w:after="160" w:line="300" w:lineRule="auto"/>
      </w:pPr>
      <w:r>
        <w:rPr>
          <w:b/>
          <w:bCs/>
        </w:rPr>
        <w:lastRenderedPageBreak/>
        <w:t>جدول ۴-۳: مقایسه‌ی رشد سالانه‌ی تسهیلات و سپرده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41B" w14:textId="77777777">
        <w:trPr>
          <w:tblHeader/>
        </w:trPr>
        <w:tc>
          <w:tcPr>
            <w:tcW w:w="1870" w:type="dxa"/>
            <w:shd w:val="clear" w:color="auto" w:fill="D9D9D9"/>
          </w:tcPr>
          <w:p w14:paraId="5E7D4416" w14:textId="77777777" w:rsidR="00410D38" w:rsidRDefault="00000000" w:rsidP="00312B08">
            <w:pPr>
              <w:spacing w:after="40"/>
            </w:pPr>
            <w:r>
              <w:t>سال شمسی</w:t>
            </w:r>
          </w:p>
        </w:tc>
        <w:tc>
          <w:tcPr>
            <w:tcW w:w="1870" w:type="dxa"/>
            <w:shd w:val="clear" w:color="auto" w:fill="D9D9D9"/>
          </w:tcPr>
          <w:p w14:paraId="5E7D4417" w14:textId="77777777" w:rsidR="00410D38" w:rsidRDefault="00000000" w:rsidP="00312B08">
            <w:pPr>
              <w:spacing w:after="40"/>
            </w:pPr>
            <w:r>
              <w:t>مانده‌ی تسهیلات (هزار میلیارد تومان)</w:t>
            </w:r>
          </w:p>
        </w:tc>
        <w:tc>
          <w:tcPr>
            <w:tcW w:w="1870" w:type="dxa"/>
            <w:shd w:val="clear" w:color="auto" w:fill="D9D9D9"/>
          </w:tcPr>
          <w:p w14:paraId="5E7D4418" w14:textId="77777777" w:rsidR="00410D38" w:rsidRDefault="00000000" w:rsidP="00312B08">
            <w:pPr>
              <w:spacing w:after="40"/>
            </w:pPr>
            <w:r>
              <w:t>رشد تسهیلات</w:t>
            </w:r>
          </w:p>
        </w:tc>
        <w:tc>
          <w:tcPr>
            <w:tcW w:w="1870" w:type="dxa"/>
            <w:shd w:val="clear" w:color="auto" w:fill="D9D9D9"/>
          </w:tcPr>
          <w:p w14:paraId="5E7D4419" w14:textId="77777777" w:rsidR="00410D38" w:rsidRDefault="00000000" w:rsidP="00312B08">
            <w:pPr>
              <w:spacing w:after="40"/>
            </w:pPr>
            <w:r>
              <w:t>رشد سپرده</w:t>
            </w:r>
          </w:p>
        </w:tc>
        <w:tc>
          <w:tcPr>
            <w:tcW w:w="1870" w:type="dxa"/>
            <w:shd w:val="clear" w:color="auto" w:fill="D9D9D9"/>
          </w:tcPr>
          <w:p w14:paraId="5E7D441A" w14:textId="77777777" w:rsidR="00410D38" w:rsidRDefault="00000000" w:rsidP="00312B08">
            <w:pPr>
              <w:spacing w:after="40"/>
            </w:pPr>
            <w:r>
              <w:t>شکاف (واحد درصد)</w:t>
            </w:r>
          </w:p>
        </w:tc>
      </w:tr>
      <w:tr w:rsidR="00410D38" w14:paraId="5E7D4421" w14:textId="77777777">
        <w:tc>
          <w:tcPr>
            <w:tcW w:w="1870" w:type="dxa"/>
          </w:tcPr>
          <w:p w14:paraId="5E7D441C" w14:textId="77777777" w:rsidR="00410D38" w:rsidRDefault="00000000" w:rsidP="00312B08">
            <w:pPr>
              <w:spacing w:after="40"/>
            </w:pPr>
            <w:r>
              <w:t>۱۴۰۰</w:t>
            </w:r>
          </w:p>
        </w:tc>
        <w:tc>
          <w:tcPr>
            <w:tcW w:w="1870" w:type="dxa"/>
          </w:tcPr>
          <w:p w14:paraId="5E7D441D" w14:textId="77777777" w:rsidR="00410D38" w:rsidRDefault="00000000" w:rsidP="00312B08">
            <w:pPr>
              <w:spacing w:after="40"/>
            </w:pPr>
            <w:r>
              <w:t>۳۱.۷</w:t>
            </w:r>
          </w:p>
        </w:tc>
        <w:tc>
          <w:tcPr>
            <w:tcW w:w="1870" w:type="dxa"/>
          </w:tcPr>
          <w:p w14:paraId="5E7D441E" w14:textId="77777777" w:rsidR="00410D38" w:rsidRDefault="00000000" w:rsidP="00312B08">
            <w:pPr>
              <w:spacing w:after="40"/>
            </w:pPr>
            <w:r>
              <w:t>—</w:t>
            </w:r>
          </w:p>
        </w:tc>
        <w:tc>
          <w:tcPr>
            <w:tcW w:w="1870" w:type="dxa"/>
          </w:tcPr>
          <w:p w14:paraId="5E7D441F" w14:textId="77777777" w:rsidR="00410D38" w:rsidRDefault="00000000" w:rsidP="00312B08">
            <w:pPr>
              <w:spacing w:after="40"/>
            </w:pPr>
            <w:r>
              <w:t>۳۰.۶٪</w:t>
            </w:r>
          </w:p>
        </w:tc>
        <w:tc>
          <w:tcPr>
            <w:tcW w:w="1870" w:type="dxa"/>
          </w:tcPr>
          <w:p w14:paraId="5E7D4420" w14:textId="77777777" w:rsidR="00410D38" w:rsidRDefault="00000000" w:rsidP="00312B08">
            <w:pPr>
              <w:spacing w:after="40"/>
            </w:pPr>
            <w:r>
              <w:t>—</w:t>
            </w:r>
          </w:p>
        </w:tc>
      </w:tr>
      <w:tr w:rsidR="00410D38" w14:paraId="5E7D4427" w14:textId="77777777">
        <w:tc>
          <w:tcPr>
            <w:tcW w:w="1870" w:type="dxa"/>
          </w:tcPr>
          <w:p w14:paraId="5E7D4422" w14:textId="77777777" w:rsidR="00410D38" w:rsidRDefault="00000000" w:rsidP="00312B08">
            <w:pPr>
              <w:spacing w:after="40"/>
            </w:pPr>
            <w:r>
              <w:t>۱۴۰۱</w:t>
            </w:r>
          </w:p>
        </w:tc>
        <w:tc>
          <w:tcPr>
            <w:tcW w:w="1870" w:type="dxa"/>
          </w:tcPr>
          <w:p w14:paraId="5E7D4423" w14:textId="77777777" w:rsidR="00410D38" w:rsidRDefault="00000000" w:rsidP="00312B08">
            <w:pPr>
              <w:spacing w:after="40"/>
            </w:pPr>
            <w:r>
              <w:t>۴۲.۳</w:t>
            </w:r>
          </w:p>
        </w:tc>
        <w:tc>
          <w:tcPr>
            <w:tcW w:w="1870" w:type="dxa"/>
          </w:tcPr>
          <w:p w14:paraId="5E7D4424" w14:textId="77777777" w:rsidR="00410D38" w:rsidRDefault="00000000" w:rsidP="00312B08">
            <w:pPr>
              <w:spacing w:after="40"/>
            </w:pPr>
            <w:r>
              <w:t>۳۳.۵٪</w:t>
            </w:r>
          </w:p>
        </w:tc>
        <w:tc>
          <w:tcPr>
            <w:tcW w:w="1870" w:type="dxa"/>
          </w:tcPr>
          <w:p w14:paraId="5E7D4425" w14:textId="77777777" w:rsidR="00410D38" w:rsidRDefault="00000000" w:rsidP="00312B08">
            <w:pPr>
              <w:spacing w:after="40"/>
            </w:pPr>
            <w:r>
              <w:t>۳۲.۰٪</w:t>
            </w:r>
          </w:p>
        </w:tc>
        <w:tc>
          <w:tcPr>
            <w:tcW w:w="1870" w:type="dxa"/>
          </w:tcPr>
          <w:p w14:paraId="5E7D4426" w14:textId="77777777" w:rsidR="00410D38" w:rsidRDefault="00000000" w:rsidP="00312B08">
            <w:pPr>
              <w:spacing w:after="40"/>
            </w:pPr>
            <w:r>
              <w:t>۱.۵+</w:t>
            </w:r>
          </w:p>
        </w:tc>
      </w:tr>
      <w:tr w:rsidR="00410D38" w14:paraId="5E7D442D" w14:textId="77777777">
        <w:tc>
          <w:tcPr>
            <w:tcW w:w="1870" w:type="dxa"/>
          </w:tcPr>
          <w:p w14:paraId="5E7D4428" w14:textId="77777777" w:rsidR="00410D38" w:rsidRDefault="00000000" w:rsidP="00312B08">
            <w:pPr>
              <w:spacing w:after="40"/>
            </w:pPr>
            <w:r>
              <w:t>۱۴۰۲</w:t>
            </w:r>
          </w:p>
        </w:tc>
        <w:tc>
          <w:tcPr>
            <w:tcW w:w="1870" w:type="dxa"/>
          </w:tcPr>
          <w:p w14:paraId="5E7D4429" w14:textId="77777777" w:rsidR="00410D38" w:rsidRDefault="00000000" w:rsidP="00312B08">
            <w:pPr>
              <w:spacing w:after="40"/>
            </w:pPr>
            <w:r>
              <w:t>۶۰.۹</w:t>
            </w:r>
          </w:p>
        </w:tc>
        <w:tc>
          <w:tcPr>
            <w:tcW w:w="1870" w:type="dxa"/>
          </w:tcPr>
          <w:p w14:paraId="5E7D442A" w14:textId="77777777" w:rsidR="00410D38" w:rsidRDefault="00000000" w:rsidP="00312B08">
            <w:pPr>
              <w:spacing w:after="40"/>
            </w:pPr>
            <w:r>
              <w:t>۴۴.۰٪</w:t>
            </w:r>
          </w:p>
        </w:tc>
        <w:tc>
          <w:tcPr>
            <w:tcW w:w="1870" w:type="dxa"/>
          </w:tcPr>
          <w:p w14:paraId="5E7D442B" w14:textId="77777777" w:rsidR="00410D38" w:rsidRDefault="00000000" w:rsidP="00312B08">
            <w:pPr>
              <w:spacing w:after="40"/>
            </w:pPr>
            <w:r>
              <w:t>۴۴.۳٪</w:t>
            </w:r>
          </w:p>
        </w:tc>
        <w:tc>
          <w:tcPr>
            <w:tcW w:w="1870" w:type="dxa"/>
          </w:tcPr>
          <w:p w14:paraId="5E7D442C" w14:textId="77777777" w:rsidR="00410D38" w:rsidRDefault="00000000" w:rsidP="00312B08">
            <w:pPr>
              <w:spacing w:after="40"/>
            </w:pPr>
            <w:r>
              <w:t>۰.۳−</w:t>
            </w:r>
          </w:p>
        </w:tc>
      </w:tr>
      <w:tr w:rsidR="00410D38" w14:paraId="5E7D4433" w14:textId="77777777">
        <w:tc>
          <w:tcPr>
            <w:tcW w:w="1870" w:type="dxa"/>
          </w:tcPr>
          <w:p w14:paraId="5E7D442E" w14:textId="77777777" w:rsidR="00410D38" w:rsidRDefault="00000000" w:rsidP="00312B08">
            <w:pPr>
              <w:spacing w:after="40"/>
            </w:pPr>
            <w:r>
              <w:t>۱۴۰۳</w:t>
            </w:r>
          </w:p>
        </w:tc>
        <w:tc>
          <w:tcPr>
            <w:tcW w:w="1870" w:type="dxa"/>
          </w:tcPr>
          <w:p w14:paraId="5E7D442F" w14:textId="77777777" w:rsidR="00410D38" w:rsidRDefault="00000000" w:rsidP="00312B08">
            <w:pPr>
              <w:spacing w:after="40"/>
            </w:pPr>
            <w:r>
              <w:t>۸۸.۸</w:t>
            </w:r>
          </w:p>
        </w:tc>
        <w:tc>
          <w:tcPr>
            <w:tcW w:w="1870" w:type="dxa"/>
          </w:tcPr>
          <w:p w14:paraId="5E7D4430" w14:textId="77777777" w:rsidR="00410D38" w:rsidRDefault="00000000" w:rsidP="00312B08">
            <w:pPr>
              <w:spacing w:after="40"/>
            </w:pPr>
            <w:r>
              <w:rPr>
                <w:b/>
                <w:bCs/>
              </w:rPr>
              <w:t>۴۵.۹٪</w:t>
            </w:r>
          </w:p>
        </w:tc>
        <w:tc>
          <w:tcPr>
            <w:tcW w:w="1870" w:type="dxa"/>
          </w:tcPr>
          <w:p w14:paraId="5E7D4431" w14:textId="77777777" w:rsidR="00410D38" w:rsidRDefault="00000000" w:rsidP="00312B08">
            <w:pPr>
              <w:spacing w:after="40"/>
            </w:pPr>
            <w:r>
              <w:t>۳۵.۳٪</w:t>
            </w:r>
          </w:p>
        </w:tc>
        <w:tc>
          <w:tcPr>
            <w:tcW w:w="1870" w:type="dxa"/>
          </w:tcPr>
          <w:p w14:paraId="5E7D4432" w14:textId="77777777" w:rsidR="00410D38" w:rsidRDefault="00000000" w:rsidP="00312B08">
            <w:pPr>
              <w:spacing w:after="40"/>
            </w:pPr>
            <w:r>
              <w:rPr>
                <w:b/>
                <w:bCs/>
              </w:rPr>
              <w:t>۱۰.۶+</w:t>
            </w:r>
          </w:p>
        </w:tc>
      </w:tr>
      <w:tr w:rsidR="00410D38" w14:paraId="5E7D4439" w14:textId="77777777">
        <w:tc>
          <w:tcPr>
            <w:tcW w:w="1870" w:type="dxa"/>
          </w:tcPr>
          <w:p w14:paraId="5E7D4434" w14:textId="77777777" w:rsidR="00410D38" w:rsidRDefault="00000000" w:rsidP="00312B08">
            <w:pPr>
              <w:spacing w:after="40"/>
            </w:pPr>
            <w:r>
              <w:t>۱۴۰۴</w:t>
            </w:r>
          </w:p>
        </w:tc>
        <w:tc>
          <w:tcPr>
            <w:tcW w:w="1870" w:type="dxa"/>
          </w:tcPr>
          <w:p w14:paraId="5E7D4435" w14:textId="77777777" w:rsidR="00410D38" w:rsidRDefault="00000000" w:rsidP="00312B08">
            <w:pPr>
              <w:spacing w:after="40"/>
            </w:pPr>
            <w:r>
              <w:rPr>
                <w:b/>
                <w:bCs/>
              </w:rPr>
              <w:t>۱۲۸.۲</w:t>
            </w:r>
          </w:p>
        </w:tc>
        <w:tc>
          <w:tcPr>
            <w:tcW w:w="1870" w:type="dxa"/>
          </w:tcPr>
          <w:p w14:paraId="5E7D4436" w14:textId="77777777" w:rsidR="00410D38" w:rsidRDefault="00000000" w:rsidP="00312B08">
            <w:pPr>
              <w:spacing w:after="40"/>
            </w:pPr>
            <w:r>
              <w:t>۴۴.۳٪</w:t>
            </w:r>
          </w:p>
        </w:tc>
        <w:tc>
          <w:tcPr>
            <w:tcW w:w="1870" w:type="dxa"/>
          </w:tcPr>
          <w:p w14:paraId="5E7D4437" w14:textId="77777777" w:rsidR="00410D38" w:rsidRDefault="00000000" w:rsidP="00312B08">
            <w:pPr>
              <w:spacing w:after="40"/>
            </w:pPr>
            <w:r>
              <w:t>۳۲.۵٪</w:t>
            </w:r>
          </w:p>
        </w:tc>
        <w:tc>
          <w:tcPr>
            <w:tcW w:w="1870" w:type="dxa"/>
          </w:tcPr>
          <w:p w14:paraId="5E7D4438" w14:textId="77777777" w:rsidR="00410D38" w:rsidRDefault="00000000" w:rsidP="00312B08">
            <w:pPr>
              <w:spacing w:after="40"/>
            </w:pPr>
            <w:r>
              <w:rPr>
                <w:b/>
                <w:bCs/>
              </w:rPr>
              <w:t>۱۱.۸+</w:t>
            </w:r>
          </w:p>
        </w:tc>
      </w:tr>
    </w:tbl>
    <w:p w14:paraId="5E7D443A" w14:textId="77777777" w:rsidR="00410D38" w:rsidRDefault="00410D38" w:rsidP="00312B08">
      <w:pPr>
        <w:spacing w:after="160"/>
      </w:pPr>
    </w:p>
    <w:p w14:paraId="5E7D443B" w14:textId="77777777" w:rsidR="00410D38" w:rsidRDefault="00000000" w:rsidP="00312B08">
      <w:pPr>
        <w:spacing w:after="160" w:line="300" w:lineRule="auto"/>
      </w:pPr>
      <w:r>
        <w:rPr>
          <w:b/>
          <w:bCs/>
        </w:rPr>
        <w:t>تحلیل.</w:t>
      </w:r>
      <w:r>
        <w:t xml:space="preserve"> الگوی این جدول در سه مرحله قابل تفکیک است.</w:t>
      </w:r>
    </w:p>
    <w:p w14:paraId="5E7D443C" w14:textId="77777777" w:rsidR="00410D38" w:rsidRDefault="00000000" w:rsidP="00312B08">
      <w:pPr>
        <w:spacing w:after="160" w:line="300" w:lineRule="auto"/>
      </w:pPr>
      <w:r>
        <w:t>در سال‌های ۱۴۰۱ و ۱۴۰۲، دو سمت ترازنامه تقریباً هم‌گام رشد کرده‌اند؛ شکاف در هر دو سال کمتر از دو واحد درصد و در سال ۱۴۰۲ حتی اندکی منفی است. در این مرحله، گسترش تسهیلات عمدتاً از محل رشد منابع تأمین می‌شده است.</w:t>
      </w:r>
    </w:p>
    <w:p w14:paraId="5E7D443D" w14:textId="77777777" w:rsidR="00410D38" w:rsidRDefault="00000000" w:rsidP="00312B08">
      <w:pPr>
        <w:spacing w:after="160" w:line="300" w:lineRule="auto"/>
      </w:pPr>
      <w:r>
        <w:t xml:space="preserve">از سال ۱۴۰۳ الگو تغییر می‌کند. در دو سال اخیر، نرخ رشد تسهیلات به‌طور پیوسته بیش از ده واحد درصد بالاتر از نرخ رشد منابع بوده است. نکته‌ی حائز اهمیت آن است که این شکاف نه از شتاب‌گیری تسهیلات، بلکه عمدتاً از </w:t>
      </w:r>
      <w:r>
        <w:rPr>
          <w:b/>
          <w:bCs/>
        </w:rPr>
        <w:t>کندشدن رشد منابع</w:t>
      </w:r>
      <w:r>
        <w:t xml:space="preserve"> ناشی شده است: نرخ رشد تسهیلات در محدوده‌ی ۴۴ تا ۴۶ درصد تثبیت شده، در حالی که رشد سپرده از اوج ۴۴.۳ درصد در سال ۱۴۰۲ به ۳۲.۵ درصد در سال ۱۴۰۴ نزول کرده است.</w:t>
      </w:r>
    </w:p>
    <w:p w14:paraId="5E7D443E" w14:textId="77777777" w:rsidR="00410D38" w:rsidRDefault="00000000" w:rsidP="00312B08">
      <w:pPr>
        <w:spacing w:after="160" w:line="300" w:lineRule="auto"/>
      </w:pPr>
      <w:r>
        <w:t>این تشخیص از منظر سیاست‌گذاری اهمیت دارد، زیرا راهکار آن را تغییر می‌دهد: مسئله‌ی بانک در دو سال اخیر، اعطای بیش از حد تسهیلات نبوده، بلکه ناتوانی در حفظ آهنگ تجهیز منابع بوده است.</w:t>
      </w:r>
    </w:p>
    <w:p w14:paraId="5E7D443F" w14:textId="77777777" w:rsidR="00410D38" w:rsidRDefault="00000000" w:rsidP="00312B08">
      <w:pPr>
        <w:pStyle w:val="Heading3"/>
        <w:spacing w:before="280" w:after="160"/>
      </w:pPr>
      <w:bookmarkStart w:id="177" w:name="_Toc241516047"/>
      <w:r>
        <w:rPr>
          <w:b/>
          <w:bCs/>
        </w:rPr>
        <w:t>۴.۱.۳ الگوی فصلی پایان سال</w:t>
      </w:r>
      <w:bookmarkEnd w:id="177"/>
    </w:p>
    <w:p w14:paraId="5E7D4440" w14:textId="77777777" w:rsidR="00410D38" w:rsidRDefault="00000000" w:rsidP="00312B08">
      <w:pPr>
        <w:spacing w:after="160" w:line="300" w:lineRule="auto"/>
      </w:pPr>
      <w:r>
        <w:t>بررسی سری ماهانه، یک الگوی تکرارشونده و نظام‌مند را آشکار کرد که در تحلیل‌های پیشین این پروژه مستند نشده بود.</w:t>
      </w:r>
    </w:p>
    <w:p w14:paraId="5E7D4441" w14:textId="77777777" w:rsidR="00410D38" w:rsidRDefault="00000000" w:rsidP="00312B08">
      <w:pPr>
        <w:spacing w:after="160" w:line="300" w:lineRule="auto"/>
      </w:pPr>
      <w:r>
        <w:rPr>
          <w:b/>
          <w:bCs/>
        </w:rPr>
        <w:t>جدول ۴-۴: رشد مانده‌ی تسهیلات در ماه اسفند هر سال</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445" w14:textId="77777777">
        <w:trPr>
          <w:tblHeader/>
        </w:trPr>
        <w:tc>
          <w:tcPr>
            <w:tcW w:w="3116" w:type="dxa"/>
            <w:shd w:val="clear" w:color="auto" w:fill="D9D9D9"/>
          </w:tcPr>
          <w:p w14:paraId="5E7D4442" w14:textId="77777777" w:rsidR="00410D38" w:rsidRDefault="00000000" w:rsidP="00312B08">
            <w:pPr>
              <w:spacing w:after="40"/>
            </w:pPr>
            <w:r>
              <w:t>اسفند سال</w:t>
            </w:r>
          </w:p>
        </w:tc>
        <w:tc>
          <w:tcPr>
            <w:tcW w:w="3116" w:type="dxa"/>
            <w:shd w:val="clear" w:color="auto" w:fill="D9D9D9"/>
          </w:tcPr>
          <w:p w14:paraId="5E7D4443" w14:textId="77777777" w:rsidR="00410D38" w:rsidRDefault="00000000" w:rsidP="00312B08">
            <w:pPr>
              <w:spacing w:after="40"/>
            </w:pPr>
            <w:r>
              <w:t>رشد یک‌ماهه‌ی تسهیلات</w:t>
            </w:r>
          </w:p>
        </w:tc>
        <w:tc>
          <w:tcPr>
            <w:tcW w:w="3116" w:type="dxa"/>
            <w:shd w:val="clear" w:color="auto" w:fill="D9D9D9"/>
          </w:tcPr>
          <w:p w14:paraId="5E7D4444" w14:textId="77777777" w:rsidR="00410D38" w:rsidRDefault="00000000" w:rsidP="00312B08">
            <w:pPr>
              <w:spacing w:after="40"/>
            </w:pPr>
            <w:r>
              <w:t>رشد یک‌ماهه‌ی سپرده</w:t>
            </w:r>
          </w:p>
        </w:tc>
      </w:tr>
      <w:tr w:rsidR="00410D38" w14:paraId="5E7D4449" w14:textId="77777777">
        <w:tc>
          <w:tcPr>
            <w:tcW w:w="3116" w:type="dxa"/>
          </w:tcPr>
          <w:p w14:paraId="5E7D4446" w14:textId="77777777" w:rsidR="00410D38" w:rsidRDefault="00000000" w:rsidP="00312B08">
            <w:pPr>
              <w:spacing w:after="40"/>
            </w:pPr>
            <w:r>
              <w:t>۱۴۰۰</w:t>
            </w:r>
          </w:p>
        </w:tc>
        <w:tc>
          <w:tcPr>
            <w:tcW w:w="3116" w:type="dxa"/>
          </w:tcPr>
          <w:p w14:paraId="5E7D4447" w14:textId="77777777" w:rsidR="00410D38" w:rsidRDefault="00000000" w:rsidP="00312B08">
            <w:pPr>
              <w:spacing w:after="40"/>
            </w:pPr>
            <w:r>
              <w:t>۸.۰٪</w:t>
            </w:r>
          </w:p>
        </w:tc>
        <w:tc>
          <w:tcPr>
            <w:tcW w:w="3116" w:type="dxa"/>
          </w:tcPr>
          <w:p w14:paraId="5E7D4448" w14:textId="77777777" w:rsidR="00410D38" w:rsidRDefault="00000000" w:rsidP="00312B08">
            <w:pPr>
              <w:spacing w:after="40"/>
            </w:pPr>
            <w:r>
              <w:t>۳.۴٪</w:t>
            </w:r>
          </w:p>
        </w:tc>
      </w:tr>
      <w:tr w:rsidR="00410D38" w14:paraId="5E7D444D" w14:textId="77777777">
        <w:tc>
          <w:tcPr>
            <w:tcW w:w="3116" w:type="dxa"/>
          </w:tcPr>
          <w:p w14:paraId="5E7D444A" w14:textId="77777777" w:rsidR="00410D38" w:rsidRDefault="00000000" w:rsidP="00312B08">
            <w:pPr>
              <w:spacing w:after="40"/>
            </w:pPr>
            <w:r>
              <w:t>۱۴۰۱</w:t>
            </w:r>
          </w:p>
        </w:tc>
        <w:tc>
          <w:tcPr>
            <w:tcW w:w="3116" w:type="dxa"/>
          </w:tcPr>
          <w:p w14:paraId="5E7D444B" w14:textId="77777777" w:rsidR="00410D38" w:rsidRDefault="00000000" w:rsidP="00312B08">
            <w:pPr>
              <w:spacing w:after="40"/>
            </w:pPr>
            <w:r>
              <w:t>۶.۳٪</w:t>
            </w:r>
          </w:p>
        </w:tc>
        <w:tc>
          <w:tcPr>
            <w:tcW w:w="3116" w:type="dxa"/>
          </w:tcPr>
          <w:p w14:paraId="5E7D444C" w14:textId="77777777" w:rsidR="00410D38" w:rsidRDefault="00000000" w:rsidP="00312B08">
            <w:pPr>
              <w:spacing w:after="40"/>
            </w:pPr>
            <w:r>
              <w:t>۱۱.۶٪</w:t>
            </w:r>
          </w:p>
        </w:tc>
      </w:tr>
      <w:tr w:rsidR="00410D38" w14:paraId="5E7D4451" w14:textId="77777777">
        <w:tc>
          <w:tcPr>
            <w:tcW w:w="3116" w:type="dxa"/>
          </w:tcPr>
          <w:p w14:paraId="5E7D444E" w14:textId="77777777" w:rsidR="00410D38" w:rsidRDefault="00000000" w:rsidP="00312B08">
            <w:pPr>
              <w:spacing w:after="40"/>
            </w:pPr>
            <w:r>
              <w:t>۱۴۰۲</w:t>
            </w:r>
          </w:p>
        </w:tc>
        <w:tc>
          <w:tcPr>
            <w:tcW w:w="3116" w:type="dxa"/>
          </w:tcPr>
          <w:p w14:paraId="5E7D444F" w14:textId="77777777" w:rsidR="00410D38" w:rsidRDefault="00000000" w:rsidP="00312B08">
            <w:pPr>
              <w:spacing w:after="40"/>
            </w:pPr>
            <w:r>
              <w:t>۶.۳٪</w:t>
            </w:r>
          </w:p>
        </w:tc>
        <w:tc>
          <w:tcPr>
            <w:tcW w:w="3116" w:type="dxa"/>
          </w:tcPr>
          <w:p w14:paraId="5E7D4450" w14:textId="77777777" w:rsidR="00410D38" w:rsidRDefault="00000000" w:rsidP="00312B08">
            <w:pPr>
              <w:spacing w:after="40"/>
            </w:pPr>
            <w:r>
              <w:t>۵.۳٪</w:t>
            </w:r>
          </w:p>
        </w:tc>
      </w:tr>
      <w:tr w:rsidR="00410D38" w14:paraId="5E7D4455" w14:textId="77777777">
        <w:tc>
          <w:tcPr>
            <w:tcW w:w="3116" w:type="dxa"/>
          </w:tcPr>
          <w:p w14:paraId="5E7D4452" w14:textId="77777777" w:rsidR="00410D38" w:rsidRDefault="00000000" w:rsidP="00312B08">
            <w:pPr>
              <w:spacing w:after="40"/>
            </w:pPr>
            <w:r>
              <w:t>۱۴۰۳</w:t>
            </w:r>
          </w:p>
        </w:tc>
        <w:tc>
          <w:tcPr>
            <w:tcW w:w="3116" w:type="dxa"/>
          </w:tcPr>
          <w:p w14:paraId="5E7D4453" w14:textId="77777777" w:rsidR="00410D38" w:rsidRDefault="00000000" w:rsidP="00312B08">
            <w:pPr>
              <w:spacing w:after="40"/>
            </w:pPr>
            <w:r>
              <w:t>۳.۵٪</w:t>
            </w:r>
          </w:p>
        </w:tc>
        <w:tc>
          <w:tcPr>
            <w:tcW w:w="3116" w:type="dxa"/>
          </w:tcPr>
          <w:p w14:paraId="5E7D4454" w14:textId="77777777" w:rsidR="00410D38" w:rsidRDefault="00000000" w:rsidP="00312B08">
            <w:pPr>
              <w:spacing w:after="40"/>
            </w:pPr>
            <w:r>
              <w:t>۶.۱٪</w:t>
            </w:r>
          </w:p>
        </w:tc>
      </w:tr>
      <w:tr w:rsidR="00410D38" w14:paraId="5E7D4459" w14:textId="77777777">
        <w:tc>
          <w:tcPr>
            <w:tcW w:w="3116" w:type="dxa"/>
          </w:tcPr>
          <w:p w14:paraId="5E7D4456" w14:textId="77777777" w:rsidR="00410D38" w:rsidRDefault="00000000" w:rsidP="00312B08">
            <w:pPr>
              <w:spacing w:after="40"/>
            </w:pPr>
            <w:r>
              <w:t>۱۴۰۴</w:t>
            </w:r>
          </w:p>
        </w:tc>
        <w:tc>
          <w:tcPr>
            <w:tcW w:w="3116" w:type="dxa"/>
          </w:tcPr>
          <w:p w14:paraId="5E7D4457" w14:textId="77777777" w:rsidR="00410D38" w:rsidRDefault="00000000" w:rsidP="00312B08">
            <w:pPr>
              <w:spacing w:after="40"/>
            </w:pPr>
            <w:r>
              <w:rPr>
                <w:b/>
                <w:bCs/>
              </w:rPr>
              <w:t>۷.۴٪</w:t>
            </w:r>
          </w:p>
        </w:tc>
        <w:tc>
          <w:tcPr>
            <w:tcW w:w="3116" w:type="dxa"/>
          </w:tcPr>
          <w:p w14:paraId="5E7D4458" w14:textId="77777777" w:rsidR="00410D38" w:rsidRDefault="00000000" w:rsidP="00312B08">
            <w:pPr>
              <w:spacing w:after="40"/>
            </w:pPr>
            <w:r>
              <w:t>۳.۲٪</w:t>
            </w:r>
          </w:p>
        </w:tc>
      </w:tr>
    </w:tbl>
    <w:p w14:paraId="5E7D445A" w14:textId="77777777" w:rsidR="00410D38" w:rsidRDefault="00410D38" w:rsidP="00312B08">
      <w:pPr>
        <w:spacing w:after="160"/>
      </w:pPr>
    </w:p>
    <w:p w14:paraId="5E7D445B" w14:textId="77777777" w:rsidR="00410D38" w:rsidRDefault="00000000" w:rsidP="00312B08">
      <w:pPr>
        <w:spacing w:after="160" w:line="300" w:lineRule="auto"/>
      </w:pPr>
      <w:r>
        <w:rPr>
          <w:b/>
          <w:bCs/>
        </w:rPr>
        <w:t>تحلیل.</w:t>
      </w:r>
      <w:r>
        <w:t xml:space="preserve"> در تمام پنج سال بازه، ماه اسفند رشدی به‌مراتب بالاتر از میانگین ماهانه‌ی سال (حدود ۲.۵ تا ۳ درصد) ثبت کرده است. این الگو با پدیده‌ی شناخته‌شده‌ی تسریع اعطای تسهیلات در ماه پایانی سال مالی — به‌منظور تحقق اهداف کمّی سالانه — سازگار است.</w:t>
      </w:r>
    </w:p>
    <w:p w14:paraId="5E7D445C" w14:textId="77777777" w:rsidR="00410D38" w:rsidRDefault="00000000" w:rsidP="00312B08">
      <w:pPr>
        <w:spacing w:after="160" w:line="300" w:lineRule="auto"/>
      </w:pPr>
      <w:r>
        <w:t xml:space="preserve">پیامد این یافته برای گزارش حاضر مستقیم و مهم است: </w:t>
      </w:r>
      <w:r>
        <w:rPr>
          <w:b/>
          <w:bCs/>
        </w:rPr>
        <w:t>آخرین مقطع داده (اسفند ۱۴۰۴) اتفاقاً همان مقطعی است که پرتفوی تسهیلات در اوج فصلی خود قرار دارد.</w:t>
      </w:r>
      <w:r>
        <w:t xml:space="preserve"> بنابراین هر نسبتی که تسهیلات را در صورت کسر قرار دهد، در این مقطع بالاتر از میانگین سال ظاهر می‌شود. این ملاحظه در بخش ۴.۲.۳ به‌صورت کمّی لحاظ شده است.</w:t>
      </w:r>
    </w:p>
    <w:p w14:paraId="5E7D445D" w14:textId="77777777" w:rsidR="00410D38" w:rsidRDefault="00410D38" w:rsidP="00312B08">
      <w:pPr>
        <w:pBdr>
          <w:bottom w:val="single" w:sz="6" w:space="0" w:color="999999"/>
        </w:pBdr>
        <w:spacing w:before="120" w:after="120"/>
      </w:pPr>
    </w:p>
    <w:p w14:paraId="5E7D445E" w14:textId="77777777" w:rsidR="00410D38" w:rsidRDefault="00000000" w:rsidP="00312B08">
      <w:pPr>
        <w:pStyle w:val="Heading2"/>
        <w:spacing w:before="280" w:after="160"/>
      </w:pPr>
      <w:bookmarkStart w:id="178" w:name="_Toc241516048"/>
      <w:r>
        <w:rPr>
          <w:b/>
          <w:bCs/>
          <w:sz w:val="28"/>
          <w:szCs w:val="28"/>
        </w:rPr>
        <w:t>۴.۲ نسبت تسهیلات به سپرده</w:t>
      </w:r>
      <w:bookmarkEnd w:id="178"/>
    </w:p>
    <w:p w14:paraId="5E7D445F" w14:textId="77777777" w:rsidR="00410D38" w:rsidRDefault="00000000" w:rsidP="00312B08">
      <w:pPr>
        <w:pStyle w:val="Heading3"/>
        <w:spacing w:before="280" w:after="160"/>
      </w:pPr>
      <w:bookmarkStart w:id="179" w:name="_Toc241516049"/>
      <w:r>
        <w:rPr>
          <w:b/>
          <w:bCs/>
        </w:rPr>
        <w:lastRenderedPageBreak/>
        <w:t>۴.۲.۱ روند</w:t>
      </w:r>
      <w:bookmarkEnd w:id="179"/>
    </w:p>
    <w:p w14:paraId="5E7D4460" w14:textId="77777777" w:rsidR="00410D38" w:rsidRDefault="00000000" w:rsidP="00312B08">
      <w:pPr>
        <w:spacing w:after="160" w:line="300" w:lineRule="auto"/>
      </w:pPr>
      <w:r>
        <w:t>نسبت تسهیلات به سپرده یکی از شاخص‌های متعارف سنجش کفایت منابع و ریسک نقدینگی است. این نسبت نشان می‌دهد بانک در ازای هر واحد منبع تجهیزشده، چه حجمی تسهیلات اعطا کرده است.</w:t>
      </w:r>
    </w:p>
    <w:p w14:paraId="5E7D4461" w14:textId="77777777" w:rsidR="00410D38" w:rsidRDefault="00000000" w:rsidP="00312B08">
      <w:pPr>
        <w:spacing w:before="120" w:after="80"/>
      </w:pPr>
      <w:r>
        <w:rPr>
          <w:noProof/>
        </w:rPr>
        <w:drawing>
          <wp:inline distT="0" distB="0" distL="0" distR="0" wp14:anchorId="5E7D4AD1" wp14:editId="5E7D4AD2">
            <wp:extent cx="5334000" cy="2219325"/>
            <wp:effectExtent l="0" t="0" r="0" b="0"/>
            <wp:docPr id="348383857" name="Picture 3483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219325"/>
                    </a:xfrm>
                    <a:prstGeom prst="rect">
                      <a:avLst/>
                    </a:prstGeom>
                  </pic:spPr>
                </pic:pic>
              </a:graphicData>
            </a:graphic>
          </wp:inline>
        </w:drawing>
      </w:r>
    </w:p>
    <w:p w14:paraId="5E7D4462" w14:textId="77777777" w:rsidR="00410D38" w:rsidRDefault="00000000" w:rsidP="00312B08">
      <w:pPr>
        <w:spacing w:after="220"/>
      </w:pPr>
      <w:r>
        <w:rPr>
          <w:i/>
          <w:iCs/>
          <w:sz w:val="18"/>
          <w:szCs w:val="18"/>
        </w:rPr>
        <w:t>روند نسبت تسهیلات به سپرده، فروردین ۱۴۰۰ تا اسفند ۱۴۰۴</w:t>
      </w:r>
    </w:p>
    <w:p w14:paraId="5E7D4463"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loan_to_deposit_ratio.png</w:t>
      </w:r>
      <w:r>
        <w:rPr>
          <w:i/>
          <w:iCs/>
          <w:sz w:val="20"/>
          <w:szCs w:val="20"/>
        </w:rPr>
        <w:t>)</w:t>
      </w:r>
    </w:p>
    <w:p w14:paraId="5E7D4464" w14:textId="77777777" w:rsidR="00410D38" w:rsidRDefault="00000000" w:rsidP="00312B08">
      <w:pPr>
        <w:spacing w:after="160" w:line="300" w:lineRule="auto"/>
      </w:pPr>
      <w:r>
        <w:rPr>
          <w:b/>
          <w:bCs/>
        </w:rPr>
        <w:t>جدول ۴-۵: نسبت تسهیلات به سپرده در مقاطع منتخب (مبنای الف و ب)</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469" w14:textId="77777777">
        <w:trPr>
          <w:tblHeader/>
        </w:trPr>
        <w:tc>
          <w:tcPr>
            <w:tcW w:w="2337" w:type="dxa"/>
            <w:shd w:val="clear" w:color="auto" w:fill="D9D9D9"/>
          </w:tcPr>
          <w:p w14:paraId="5E7D4465" w14:textId="77777777" w:rsidR="00410D38" w:rsidRDefault="00000000" w:rsidP="00312B08">
            <w:pPr>
              <w:spacing w:after="40"/>
            </w:pPr>
            <w:r>
              <w:t>مقطع</w:t>
            </w:r>
          </w:p>
        </w:tc>
        <w:tc>
          <w:tcPr>
            <w:tcW w:w="2337" w:type="dxa"/>
            <w:shd w:val="clear" w:color="auto" w:fill="D9D9D9"/>
          </w:tcPr>
          <w:p w14:paraId="5E7D4466" w14:textId="77777777" w:rsidR="00410D38" w:rsidRDefault="00000000" w:rsidP="00312B08">
            <w:pPr>
              <w:spacing w:after="40"/>
            </w:pPr>
            <w:r>
              <w:t>مانده‌ی تسهیلات</w:t>
            </w:r>
          </w:p>
        </w:tc>
        <w:tc>
          <w:tcPr>
            <w:tcW w:w="2337" w:type="dxa"/>
            <w:shd w:val="clear" w:color="auto" w:fill="D9D9D9"/>
          </w:tcPr>
          <w:p w14:paraId="5E7D4467" w14:textId="77777777" w:rsidR="00410D38" w:rsidRDefault="00000000" w:rsidP="00312B08">
            <w:pPr>
              <w:spacing w:after="40"/>
            </w:pPr>
            <w:r>
              <w:t>مانده‌ی سپرده</w:t>
            </w:r>
          </w:p>
        </w:tc>
        <w:tc>
          <w:tcPr>
            <w:tcW w:w="2337" w:type="dxa"/>
            <w:shd w:val="clear" w:color="auto" w:fill="D9D9D9"/>
          </w:tcPr>
          <w:p w14:paraId="5E7D4468" w14:textId="77777777" w:rsidR="00410D38" w:rsidRDefault="00000000" w:rsidP="00312B08">
            <w:pPr>
              <w:spacing w:after="40"/>
            </w:pPr>
            <w:r>
              <w:t>نسبت</w:t>
            </w:r>
          </w:p>
        </w:tc>
      </w:tr>
      <w:tr w:rsidR="00410D38" w14:paraId="5E7D446E" w14:textId="77777777">
        <w:tc>
          <w:tcPr>
            <w:tcW w:w="2337" w:type="dxa"/>
          </w:tcPr>
          <w:p w14:paraId="5E7D446A" w14:textId="77777777" w:rsidR="00410D38" w:rsidRDefault="00000000" w:rsidP="00312B08">
            <w:pPr>
              <w:spacing w:after="40"/>
            </w:pPr>
            <w:r>
              <w:t>فروردین ۱۴۰۰</w:t>
            </w:r>
          </w:p>
        </w:tc>
        <w:tc>
          <w:tcPr>
            <w:tcW w:w="2337" w:type="dxa"/>
          </w:tcPr>
          <w:p w14:paraId="5E7D446B" w14:textId="77777777" w:rsidR="00410D38" w:rsidRDefault="00000000" w:rsidP="00312B08">
            <w:pPr>
              <w:spacing w:after="40"/>
            </w:pPr>
            <w:r>
              <w:t>۲۱۰.۰</w:t>
            </w:r>
          </w:p>
        </w:tc>
        <w:tc>
          <w:tcPr>
            <w:tcW w:w="2337" w:type="dxa"/>
          </w:tcPr>
          <w:p w14:paraId="5E7D446C" w14:textId="77777777" w:rsidR="00410D38" w:rsidRDefault="00000000" w:rsidP="00312B08">
            <w:pPr>
              <w:spacing w:after="40"/>
            </w:pPr>
            <w:r>
              <w:t>۱۸۵.۱</w:t>
            </w:r>
          </w:p>
        </w:tc>
        <w:tc>
          <w:tcPr>
            <w:tcW w:w="2337" w:type="dxa"/>
          </w:tcPr>
          <w:p w14:paraId="5E7D446D" w14:textId="77777777" w:rsidR="00410D38" w:rsidRDefault="00000000" w:rsidP="00312B08">
            <w:pPr>
              <w:spacing w:after="40"/>
            </w:pPr>
            <w:r>
              <w:rPr>
                <w:b/>
                <w:bCs/>
              </w:rPr>
              <w:t>۱۱۳.۵٪</w:t>
            </w:r>
          </w:p>
        </w:tc>
      </w:tr>
      <w:tr w:rsidR="00410D38" w14:paraId="5E7D4473" w14:textId="77777777">
        <w:tc>
          <w:tcPr>
            <w:tcW w:w="2337" w:type="dxa"/>
          </w:tcPr>
          <w:p w14:paraId="5E7D446F" w14:textId="77777777" w:rsidR="00410D38" w:rsidRDefault="00000000" w:rsidP="00312B08">
            <w:pPr>
              <w:spacing w:after="40"/>
            </w:pPr>
            <w:r>
              <w:t>اسفند ۱۴۰۰</w:t>
            </w:r>
          </w:p>
        </w:tc>
        <w:tc>
          <w:tcPr>
            <w:tcW w:w="2337" w:type="dxa"/>
          </w:tcPr>
          <w:p w14:paraId="5E7D4470" w14:textId="77777777" w:rsidR="00410D38" w:rsidRDefault="00000000" w:rsidP="00312B08">
            <w:pPr>
              <w:spacing w:after="40"/>
            </w:pPr>
            <w:r>
              <w:t>۳۱۶.۸</w:t>
            </w:r>
          </w:p>
        </w:tc>
        <w:tc>
          <w:tcPr>
            <w:tcW w:w="2337" w:type="dxa"/>
          </w:tcPr>
          <w:p w14:paraId="5E7D4471" w14:textId="77777777" w:rsidR="00410D38" w:rsidRDefault="00000000" w:rsidP="00312B08">
            <w:pPr>
              <w:spacing w:after="40"/>
            </w:pPr>
            <w:r>
              <w:t>۲۴۸.۱</w:t>
            </w:r>
          </w:p>
        </w:tc>
        <w:tc>
          <w:tcPr>
            <w:tcW w:w="2337" w:type="dxa"/>
          </w:tcPr>
          <w:p w14:paraId="5E7D4472" w14:textId="77777777" w:rsidR="00410D38" w:rsidRDefault="00000000" w:rsidP="00312B08">
            <w:pPr>
              <w:spacing w:after="40"/>
            </w:pPr>
            <w:r>
              <w:t>۱۲۷.۷٪</w:t>
            </w:r>
          </w:p>
        </w:tc>
      </w:tr>
      <w:tr w:rsidR="00410D38" w14:paraId="5E7D4478" w14:textId="77777777">
        <w:tc>
          <w:tcPr>
            <w:tcW w:w="2337" w:type="dxa"/>
          </w:tcPr>
          <w:p w14:paraId="5E7D4474" w14:textId="77777777" w:rsidR="00410D38" w:rsidRDefault="00000000" w:rsidP="00312B08">
            <w:pPr>
              <w:spacing w:after="40"/>
            </w:pPr>
            <w:r>
              <w:t>اسفند ۱۴۰۱</w:t>
            </w:r>
          </w:p>
        </w:tc>
        <w:tc>
          <w:tcPr>
            <w:tcW w:w="2337" w:type="dxa"/>
          </w:tcPr>
          <w:p w14:paraId="5E7D4475" w14:textId="77777777" w:rsidR="00410D38" w:rsidRDefault="00000000" w:rsidP="00312B08">
            <w:pPr>
              <w:spacing w:after="40"/>
            </w:pPr>
            <w:r>
              <w:t>۴۲۳.۰</w:t>
            </w:r>
          </w:p>
        </w:tc>
        <w:tc>
          <w:tcPr>
            <w:tcW w:w="2337" w:type="dxa"/>
          </w:tcPr>
          <w:p w14:paraId="5E7D4476" w14:textId="77777777" w:rsidR="00410D38" w:rsidRDefault="00000000" w:rsidP="00312B08">
            <w:pPr>
              <w:spacing w:after="40"/>
            </w:pPr>
            <w:r>
              <w:t>۳۲۷.۵</w:t>
            </w:r>
          </w:p>
        </w:tc>
        <w:tc>
          <w:tcPr>
            <w:tcW w:w="2337" w:type="dxa"/>
          </w:tcPr>
          <w:p w14:paraId="5E7D4477" w14:textId="77777777" w:rsidR="00410D38" w:rsidRDefault="00000000" w:rsidP="00312B08">
            <w:pPr>
              <w:spacing w:after="40"/>
            </w:pPr>
            <w:r>
              <w:t>۱۲۹.۲٪</w:t>
            </w:r>
          </w:p>
        </w:tc>
      </w:tr>
      <w:tr w:rsidR="00410D38" w14:paraId="5E7D447D" w14:textId="77777777">
        <w:tc>
          <w:tcPr>
            <w:tcW w:w="2337" w:type="dxa"/>
          </w:tcPr>
          <w:p w14:paraId="5E7D4479" w14:textId="77777777" w:rsidR="00410D38" w:rsidRDefault="00000000" w:rsidP="00312B08">
            <w:pPr>
              <w:spacing w:after="40"/>
            </w:pPr>
            <w:r>
              <w:t>اسفند ۱۴۰۲</w:t>
            </w:r>
          </w:p>
        </w:tc>
        <w:tc>
          <w:tcPr>
            <w:tcW w:w="2337" w:type="dxa"/>
          </w:tcPr>
          <w:p w14:paraId="5E7D447A" w14:textId="77777777" w:rsidR="00410D38" w:rsidRDefault="00000000" w:rsidP="00312B08">
            <w:pPr>
              <w:spacing w:after="40"/>
            </w:pPr>
            <w:r>
              <w:t>۶۰۸.۹</w:t>
            </w:r>
          </w:p>
        </w:tc>
        <w:tc>
          <w:tcPr>
            <w:tcW w:w="2337" w:type="dxa"/>
          </w:tcPr>
          <w:p w14:paraId="5E7D447B" w14:textId="77777777" w:rsidR="00410D38" w:rsidRDefault="00000000" w:rsidP="00312B08">
            <w:pPr>
              <w:spacing w:after="40"/>
            </w:pPr>
            <w:r>
              <w:t>۴۷۲.۷</w:t>
            </w:r>
          </w:p>
        </w:tc>
        <w:tc>
          <w:tcPr>
            <w:tcW w:w="2337" w:type="dxa"/>
          </w:tcPr>
          <w:p w14:paraId="5E7D447C" w14:textId="77777777" w:rsidR="00410D38" w:rsidRDefault="00000000" w:rsidP="00312B08">
            <w:pPr>
              <w:spacing w:after="40"/>
            </w:pPr>
            <w:r>
              <w:t>۱۲۸.۸٪</w:t>
            </w:r>
          </w:p>
        </w:tc>
      </w:tr>
      <w:tr w:rsidR="00410D38" w14:paraId="5E7D4482" w14:textId="77777777">
        <w:tc>
          <w:tcPr>
            <w:tcW w:w="2337" w:type="dxa"/>
          </w:tcPr>
          <w:p w14:paraId="5E7D447E" w14:textId="77777777" w:rsidR="00410D38" w:rsidRDefault="00000000" w:rsidP="00312B08">
            <w:pPr>
              <w:spacing w:after="40"/>
            </w:pPr>
            <w:r>
              <w:t>اسفند ۱۴۰۳</w:t>
            </w:r>
          </w:p>
        </w:tc>
        <w:tc>
          <w:tcPr>
            <w:tcW w:w="2337" w:type="dxa"/>
          </w:tcPr>
          <w:p w14:paraId="5E7D447F" w14:textId="77777777" w:rsidR="00410D38" w:rsidRDefault="00000000" w:rsidP="00312B08">
            <w:pPr>
              <w:spacing w:after="40"/>
            </w:pPr>
            <w:r>
              <w:t>۸۸۸.۰</w:t>
            </w:r>
          </w:p>
        </w:tc>
        <w:tc>
          <w:tcPr>
            <w:tcW w:w="2337" w:type="dxa"/>
          </w:tcPr>
          <w:p w14:paraId="5E7D4480" w14:textId="77777777" w:rsidR="00410D38" w:rsidRDefault="00000000" w:rsidP="00312B08">
            <w:pPr>
              <w:spacing w:after="40"/>
            </w:pPr>
            <w:r>
              <w:t>۶۳۹.۶</w:t>
            </w:r>
          </w:p>
        </w:tc>
        <w:tc>
          <w:tcPr>
            <w:tcW w:w="2337" w:type="dxa"/>
          </w:tcPr>
          <w:p w14:paraId="5E7D4481" w14:textId="77777777" w:rsidR="00410D38" w:rsidRDefault="00000000" w:rsidP="00312B08">
            <w:pPr>
              <w:spacing w:after="40"/>
            </w:pPr>
            <w:r>
              <w:t>۱۳۸.۸٪</w:t>
            </w:r>
          </w:p>
        </w:tc>
      </w:tr>
      <w:tr w:rsidR="00410D38" w14:paraId="5E7D4487" w14:textId="77777777">
        <w:tc>
          <w:tcPr>
            <w:tcW w:w="2337" w:type="dxa"/>
          </w:tcPr>
          <w:p w14:paraId="5E7D4483" w14:textId="77777777" w:rsidR="00410D38" w:rsidRDefault="00000000" w:rsidP="00312B08">
            <w:pPr>
              <w:spacing w:after="40"/>
            </w:pPr>
            <w:r>
              <w:t>بهمن ۱۴۰۴</w:t>
            </w:r>
          </w:p>
        </w:tc>
        <w:tc>
          <w:tcPr>
            <w:tcW w:w="2337" w:type="dxa"/>
          </w:tcPr>
          <w:p w14:paraId="5E7D4484" w14:textId="77777777" w:rsidR="00410D38" w:rsidRDefault="00000000" w:rsidP="00312B08">
            <w:pPr>
              <w:spacing w:after="40"/>
            </w:pPr>
            <w:r>
              <w:t>۱,۱۹۳.۱</w:t>
            </w:r>
          </w:p>
        </w:tc>
        <w:tc>
          <w:tcPr>
            <w:tcW w:w="2337" w:type="dxa"/>
          </w:tcPr>
          <w:p w14:paraId="5E7D4485" w14:textId="77777777" w:rsidR="00410D38" w:rsidRDefault="00000000" w:rsidP="00312B08">
            <w:pPr>
              <w:spacing w:after="40"/>
            </w:pPr>
            <w:r>
              <w:t>۸۲۱.۷</w:t>
            </w:r>
          </w:p>
        </w:tc>
        <w:tc>
          <w:tcPr>
            <w:tcW w:w="2337" w:type="dxa"/>
          </w:tcPr>
          <w:p w14:paraId="5E7D4486" w14:textId="77777777" w:rsidR="00410D38" w:rsidRDefault="00000000" w:rsidP="00312B08">
            <w:pPr>
              <w:spacing w:after="40"/>
            </w:pPr>
            <w:r>
              <w:t>۱۴۵.۲٪</w:t>
            </w:r>
          </w:p>
        </w:tc>
      </w:tr>
      <w:tr w:rsidR="00410D38" w14:paraId="5E7D448C" w14:textId="77777777">
        <w:tc>
          <w:tcPr>
            <w:tcW w:w="2337" w:type="dxa"/>
          </w:tcPr>
          <w:p w14:paraId="5E7D4488" w14:textId="77777777" w:rsidR="00410D38" w:rsidRDefault="00000000" w:rsidP="00312B08">
            <w:pPr>
              <w:spacing w:after="40"/>
            </w:pPr>
            <w:r>
              <w:rPr>
                <w:b/>
                <w:bCs/>
              </w:rPr>
              <w:t>اسفند ۱۴۰۴</w:t>
            </w:r>
          </w:p>
        </w:tc>
        <w:tc>
          <w:tcPr>
            <w:tcW w:w="2337" w:type="dxa"/>
          </w:tcPr>
          <w:p w14:paraId="5E7D4489" w14:textId="77777777" w:rsidR="00410D38" w:rsidRDefault="00000000" w:rsidP="00312B08">
            <w:pPr>
              <w:spacing w:after="40"/>
            </w:pPr>
            <w:r>
              <w:rPr>
                <w:b/>
                <w:bCs/>
              </w:rPr>
              <w:t>۱,۲۸۱.۶</w:t>
            </w:r>
          </w:p>
        </w:tc>
        <w:tc>
          <w:tcPr>
            <w:tcW w:w="2337" w:type="dxa"/>
          </w:tcPr>
          <w:p w14:paraId="5E7D448A" w14:textId="77777777" w:rsidR="00410D38" w:rsidRDefault="00000000" w:rsidP="00312B08">
            <w:pPr>
              <w:spacing w:after="40"/>
            </w:pPr>
            <w:r>
              <w:rPr>
                <w:b/>
                <w:bCs/>
              </w:rPr>
              <w:t>۸۴۷.۶</w:t>
            </w:r>
          </w:p>
        </w:tc>
        <w:tc>
          <w:tcPr>
            <w:tcW w:w="2337" w:type="dxa"/>
          </w:tcPr>
          <w:p w14:paraId="5E7D448B" w14:textId="77777777" w:rsidR="00410D38" w:rsidRDefault="00000000" w:rsidP="00312B08">
            <w:pPr>
              <w:spacing w:after="40"/>
            </w:pPr>
            <w:r>
              <w:rPr>
                <w:b/>
                <w:bCs/>
              </w:rPr>
              <w:t>۱۵۱.۲٪</w:t>
            </w:r>
          </w:p>
        </w:tc>
      </w:tr>
    </w:tbl>
    <w:p w14:paraId="5E7D448D" w14:textId="77777777" w:rsidR="00410D38" w:rsidRDefault="00410D38" w:rsidP="00312B08">
      <w:pPr>
        <w:spacing w:after="160"/>
      </w:pPr>
    </w:p>
    <w:p w14:paraId="5E7D448E" w14:textId="77777777" w:rsidR="00410D38" w:rsidRDefault="00000000" w:rsidP="00312B08">
      <w:pPr>
        <w:spacing w:after="160" w:line="300" w:lineRule="auto"/>
      </w:pPr>
      <w:r>
        <w:t xml:space="preserve">نسبت مذکور در طول دوره حدود </w:t>
      </w:r>
      <w:r>
        <w:rPr>
          <w:b/>
          <w:bCs/>
        </w:rPr>
        <w:t>۳۸ واحد درصد</w:t>
      </w:r>
      <w:r>
        <w:t xml:space="preserve"> افزایش یافته است. روند آن یکنواخت نیست: در فاصله‌ی اسفند ۱۴۰۰ تا اسفند ۱۴۰۲ عملاً در محدوده‌ی ۱۲۸ تا ۱۲۹ درصد تثبیت بوده و رشد اصلی در دو سال پایانی رخ داده است — که با یافته‌ی بخش ۴.۱.۲ در خصوص کندشدن رشد منابع از سال ۱۴۰۳ کاملاً مطابقت دارد.</w:t>
      </w:r>
    </w:p>
    <w:p w14:paraId="5E7D448F" w14:textId="77777777" w:rsidR="00410D38" w:rsidRDefault="00000000" w:rsidP="00312B08">
      <w:pPr>
        <w:pStyle w:val="Heading3"/>
        <w:spacing w:before="280" w:after="160"/>
      </w:pPr>
      <w:bookmarkStart w:id="180" w:name="_Toc241516050"/>
      <w:r>
        <w:rPr>
          <w:b/>
          <w:bCs/>
        </w:rPr>
        <w:t>۴.۲.۲ تحلیل: سه تبیین رقیب</w:t>
      </w:r>
      <w:bookmarkEnd w:id="180"/>
    </w:p>
    <w:p w14:paraId="5E7D4490" w14:textId="77777777" w:rsidR="00410D38" w:rsidRDefault="00000000" w:rsidP="00312B08">
      <w:pPr>
        <w:spacing w:after="160" w:line="300" w:lineRule="auto"/>
      </w:pPr>
      <w:r>
        <w:t>رقم ۱۵۱.۲ درصد در مقایسه با محدوده‌ی متعارف ۸۵ تا ۱۰۵ درصد در نظام بانکی ایران، فاصله‌ی قابل توجهی دارد. صداقت روش‌شناختی ایجاب می‌کند که پیش از هرگونه نتیجه‌گیری، سه تبیین ممکن در کنار یکدیگر ارزیابی شوند.</w:t>
      </w:r>
    </w:p>
    <w:p w14:paraId="5E7D4491" w14:textId="77777777" w:rsidR="00410D38" w:rsidRDefault="00000000" w:rsidP="00312B08">
      <w:pPr>
        <w:spacing w:after="160" w:line="300" w:lineRule="auto"/>
      </w:pPr>
      <w:r>
        <w:rPr>
          <w:b/>
          <w:bCs/>
        </w:rPr>
        <w:t>تبیین نخست — این یک واقعیت عملیاتی است.</w:t>
      </w:r>
      <w:r>
        <w:t xml:space="preserve"> ممکن است بانک واقعاً بیش از منابع خود تسهیلات اعطا کرده و مابه‌التفاوت را از محل منابع بین‌بانکی، سرمایه، یا خطوط اعتباری تأمین کرده باشد. این تبیین با ماهیت بانک توسعه‌ای سازگاری دارد، زیرا چنین بانک‌هایی معمولاً بخشی از منابع خود را از مجاری غیرسپرده‌ای تأمین می‌کنند. تأیید یا رد این تبیین مستلزم دسترسی به ترازنامه‌ی رسمی بانک است که در اختیار تیم قرار نگرفته است.</w:t>
      </w:r>
    </w:p>
    <w:p w14:paraId="5E7D4492" w14:textId="77777777" w:rsidR="00410D38" w:rsidRDefault="00000000" w:rsidP="00312B08">
      <w:pPr>
        <w:spacing w:after="160" w:line="300" w:lineRule="auto"/>
      </w:pPr>
      <w:r>
        <w:rPr>
          <w:b/>
          <w:bCs/>
        </w:rPr>
        <w:t>تبیین دوم — مخرج نسبت کم‌برآورد شده است.</w:t>
      </w:r>
      <w:r>
        <w:t xml:space="preserve"> چنان‌که در بخش ۳.۶ به‌تفصیل تشریح شد، تعریف دقیق ستون مبنای محاسبه‌ی مانده‌ی سپرده نامعلوم است و دو نشانه‌ی مستقل حاکی از احتمال کم‌برآوردی آن است. چنانچه مانده‌ی واقعی سپرده بیش از رقم محاسبه‌شده باشد، نسبت حاضر به‌طور متناظر کاهش می‌یابد.</w:t>
      </w:r>
    </w:p>
    <w:p w14:paraId="5E7D4493" w14:textId="77777777" w:rsidR="00410D38" w:rsidRDefault="00000000" w:rsidP="00312B08">
      <w:pPr>
        <w:spacing w:after="160" w:line="300" w:lineRule="auto"/>
      </w:pPr>
      <w:r>
        <w:rPr>
          <w:b/>
          <w:bCs/>
        </w:rPr>
        <w:lastRenderedPageBreak/>
        <w:t>تبیین سوم — دو سمت نسبت از دو جمعیت نامتقارن می‌آیند.</w:t>
      </w:r>
      <w:r>
        <w:t xml:space="preserve"> این تبیین مستقیماً از محدودیت بخش ۱.۳ نشأت می‌گیرد. چنانچه معیار انتخاب زیرمجموعه‌ی </w:t>
      </w:r>
      <w:r>
        <w:rPr>
          <w:rFonts w:ascii="Consolas" w:eastAsia="Consolas" w:hAnsi="Consolas" w:cs="Consolas"/>
          <w:sz w:val="18"/>
          <w:szCs w:val="18"/>
          <w:rtl w:val="0"/>
        </w:rPr>
        <w:t>Alzahra_Final_DB</w:t>
      </w:r>
      <w:r>
        <w:t xml:space="preserve"> به‌گونه‌ای بوده باشد که مشتریان تسهیلاتی را کامل‌تر از مشتریان سپرده‌ای در بر گرفته باشد، نسبت حاصل به‌طور مصنوعی بالا می‌رود، بدون آن‌که هیچ‌یک از دو رقم فی‌نفسه نادرست باشد.</w:t>
      </w:r>
    </w:p>
    <w:p w14:paraId="5E7D4494" w14:textId="77777777" w:rsidR="00410D38" w:rsidRDefault="00000000" w:rsidP="00312B08">
      <w:pPr>
        <w:spacing w:after="160" w:line="300" w:lineRule="auto"/>
      </w:pPr>
      <w:r>
        <w:rPr>
          <w:b/>
          <w:bCs/>
        </w:rPr>
        <w:t>ارزیابی.</w:t>
      </w:r>
      <w:r>
        <w:t xml:space="preserve"> هیچ‌یک از سه تبیین با داده‌ی موجود قابل رد یا تأیید قطعی نیست و احتمال دارد هر سه عامل هم‌زمان در کار باشند. آنچه با اطمینان می‌توان گفت این است که </w:t>
      </w:r>
      <w:r>
        <w:rPr>
          <w:b/>
          <w:bCs/>
        </w:rPr>
        <w:t>روند صعودی نسبت — افزایش ۳۸ واحدی در پنج سال — مستقل از سطح مطلق آن معتبر است.</w:t>
      </w:r>
      <w:r>
        <w:t xml:space="preserve"> دلیل این اطمینان آن است که هر سه تبیین فوق، سوگیری‌هایی نسبتاً ثابت در طول زمان ایجاد می‌کنند و لذا بر شیب روند اثر چندانی ندارند.</w:t>
      </w:r>
    </w:p>
    <w:p w14:paraId="5E7D4495" w14:textId="77777777" w:rsidR="00410D38" w:rsidRDefault="00000000" w:rsidP="00312B08">
      <w:pPr>
        <w:spacing w:after="160" w:line="300" w:lineRule="auto"/>
      </w:pPr>
      <w:r>
        <w:t xml:space="preserve">به بیان دیگر: سطح ۱۵۱.۲ درصد مشروط است، اما این گزاره که </w:t>
      </w:r>
      <w:r>
        <w:rPr>
          <w:b/>
          <w:bCs/>
        </w:rPr>
        <w:t>فاصله‌ی میان مصارف و منابع بانک طی پنج سال گذشته به‌طور پیوسته گشوده شده</w:t>
      </w:r>
      <w:r>
        <w:t>، یافته‌ای مستحکم است.</w:t>
      </w:r>
    </w:p>
    <w:p w14:paraId="5E7D4496" w14:textId="77777777" w:rsidR="00410D38" w:rsidRDefault="00000000" w:rsidP="00312B08">
      <w:pPr>
        <w:pStyle w:val="Heading3"/>
        <w:spacing w:before="280" w:after="160"/>
      </w:pPr>
      <w:bookmarkStart w:id="181" w:name="_Toc241516051"/>
      <w:r>
        <w:rPr>
          <w:b/>
          <w:bCs/>
        </w:rPr>
        <w:t>۴.۲.۳ اثر مقطع اندازه‌گیری</w:t>
      </w:r>
      <w:bookmarkEnd w:id="181"/>
    </w:p>
    <w:p w14:paraId="5E7D4497" w14:textId="77777777" w:rsidR="00410D38" w:rsidRDefault="00000000" w:rsidP="00312B08">
      <w:pPr>
        <w:spacing w:after="160" w:line="300" w:lineRule="auto"/>
      </w:pPr>
      <w:r>
        <w:t>یافته‌ی بخش ۴.۱.۳ ایجاب می‌کند که به رقم نقطه‌ای ۱۵۱.۲ درصد با احتیاط بیشتری نگریسته شود.</w:t>
      </w:r>
    </w:p>
    <w:p w14:paraId="5E7D4498" w14:textId="77777777" w:rsidR="00410D38" w:rsidRDefault="00000000" w:rsidP="00312B08">
      <w:pPr>
        <w:spacing w:after="160" w:line="300" w:lineRule="auto"/>
      </w:pPr>
      <w:r>
        <w:t>از آنجا که اسفند هر سال اوج فصلی اعطای تسهیلات است، اندازه‌گیری نسبت در همین مقطع، بالاترین مقدار ممکن در سال را به دست می‌دهد. محاسبه‌ی میانگین دوازده مقطع ماهانه‌ی سال ۱۴۰۴ تصویر متعادل‌تری ارائه می‌کند:</w:t>
      </w:r>
    </w:p>
    <w:p w14:paraId="5E7D4499" w14:textId="77777777" w:rsidR="00410D38" w:rsidRDefault="00000000" w:rsidP="00312B08">
      <w:pPr>
        <w:spacing w:after="160" w:line="300" w:lineRule="auto"/>
      </w:pPr>
      <w:r>
        <w:rPr>
          <w:b/>
          <w:bCs/>
        </w:rPr>
        <w:t>جدول ۴-۶: نسبت تسهیلات به سپرده — نقطه‌ای در برابر میانگین سالانه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449C" w14:textId="77777777">
        <w:trPr>
          <w:tblHeader/>
        </w:trPr>
        <w:tc>
          <w:tcPr>
            <w:tcW w:w="4675" w:type="dxa"/>
            <w:shd w:val="clear" w:color="auto" w:fill="D9D9D9"/>
          </w:tcPr>
          <w:p w14:paraId="5E7D449A" w14:textId="77777777" w:rsidR="00410D38" w:rsidRDefault="00000000" w:rsidP="00312B08">
            <w:pPr>
              <w:spacing w:after="40"/>
            </w:pPr>
            <w:r>
              <w:t>سنجه</w:t>
            </w:r>
          </w:p>
        </w:tc>
        <w:tc>
          <w:tcPr>
            <w:tcW w:w="4675" w:type="dxa"/>
            <w:shd w:val="clear" w:color="auto" w:fill="D9D9D9"/>
          </w:tcPr>
          <w:p w14:paraId="5E7D449B" w14:textId="77777777" w:rsidR="00410D38" w:rsidRDefault="00000000" w:rsidP="00312B08">
            <w:pPr>
              <w:spacing w:after="40"/>
            </w:pPr>
            <w:r>
              <w:t>مقدار</w:t>
            </w:r>
          </w:p>
        </w:tc>
      </w:tr>
      <w:tr w:rsidR="00410D38" w14:paraId="5E7D449F" w14:textId="77777777">
        <w:tc>
          <w:tcPr>
            <w:tcW w:w="4675" w:type="dxa"/>
          </w:tcPr>
          <w:p w14:paraId="5E7D449D" w14:textId="77777777" w:rsidR="00410D38" w:rsidRDefault="00000000" w:rsidP="00312B08">
            <w:pPr>
              <w:spacing w:after="40"/>
            </w:pPr>
            <w:r>
              <w:t>نسبت در اسفند ۱۴۰۴ (نقطه‌ای)</w:t>
            </w:r>
          </w:p>
        </w:tc>
        <w:tc>
          <w:tcPr>
            <w:tcW w:w="4675" w:type="dxa"/>
          </w:tcPr>
          <w:p w14:paraId="5E7D449E" w14:textId="77777777" w:rsidR="00410D38" w:rsidRDefault="00000000" w:rsidP="00312B08">
            <w:pPr>
              <w:spacing w:after="40"/>
            </w:pPr>
            <w:r>
              <w:t>۱۵۱.۲٪</w:t>
            </w:r>
          </w:p>
        </w:tc>
      </w:tr>
      <w:tr w:rsidR="00410D38" w14:paraId="5E7D44A2" w14:textId="77777777">
        <w:tc>
          <w:tcPr>
            <w:tcW w:w="4675" w:type="dxa"/>
          </w:tcPr>
          <w:p w14:paraId="5E7D44A0" w14:textId="77777777" w:rsidR="00410D38" w:rsidRDefault="00000000" w:rsidP="00312B08">
            <w:pPr>
              <w:spacing w:after="40"/>
            </w:pPr>
            <w:r>
              <w:t>نسبت در بهمن ۱۴۰۴</w:t>
            </w:r>
          </w:p>
        </w:tc>
        <w:tc>
          <w:tcPr>
            <w:tcW w:w="4675" w:type="dxa"/>
          </w:tcPr>
          <w:p w14:paraId="5E7D44A1" w14:textId="77777777" w:rsidR="00410D38" w:rsidRDefault="00000000" w:rsidP="00312B08">
            <w:pPr>
              <w:spacing w:after="40"/>
            </w:pPr>
            <w:r>
              <w:t>۱۴۵.۲٪</w:t>
            </w:r>
          </w:p>
        </w:tc>
      </w:tr>
      <w:tr w:rsidR="00410D38" w14:paraId="5E7D44A5" w14:textId="77777777">
        <w:tc>
          <w:tcPr>
            <w:tcW w:w="4675" w:type="dxa"/>
          </w:tcPr>
          <w:p w14:paraId="5E7D44A3" w14:textId="77777777" w:rsidR="00410D38" w:rsidRDefault="00000000" w:rsidP="00312B08">
            <w:pPr>
              <w:spacing w:after="40"/>
            </w:pPr>
            <w:r>
              <w:rPr>
                <w:b/>
                <w:bCs/>
              </w:rPr>
              <w:t>میانگین دوازده ماه سال ۱۴۰۴</w:t>
            </w:r>
          </w:p>
        </w:tc>
        <w:tc>
          <w:tcPr>
            <w:tcW w:w="4675" w:type="dxa"/>
          </w:tcPr>
          <w:p w14:paraId="5E7D44A4" w14:textId="77777777" w:rsidR="00410D38" w:rsidRDefault="00000000" w:rsidP="00312B08">
            <w:pPr>
              <w:spacing w:after="40"/>
            </w:pPr>
            <w:r>
              <w:rPr>
                <w:b/>
                <w:bCs/>
              </w:rPr>
              <w:t>۱۴۰.۱٪</w:t>
            </w:r>
          </w:p>
        </w:tc>
      </w:tr>
    </w:tbl>
    <w:p w14:paraId="5E7D44A6" w14:textId="77777777" w:rsidR="00410D38" w:rsidRDefault="00410D38" w:rsidP="00312B08">
      <w:pPr>
        <w:spacing w:after="160"/>
      </w:pPr>
    </w:p>
    <w:p w14:paraId="5E7D44A7" w14:textId="77777777" w:rsidR="00410D38" w:rsidRDefault="00000000" w:rsidP="00312B08">
      <w:pPr>
        <w:spacing w:after="160" w:line="300" w:lineRule="auto"/>
      </w:pPr>
      <w:r>
        <w:t xml:space="preserve">اختلاف حدود یازده واحد درصدی میان رقم نقطه‌ای و میانگین سالانه، صرفاً ناشی از انتخاب مقطع اندازه‌گیری است. </w:t>
      </w:r>
      <w:r>
        <w:rPr>
          <w:b/>
          <w:bCs/>
        </w:rPr>
        <w:t>توصیه‌ی این گزارش آن است که در ارائه به ارکان تصمیم‌گیر، هر دو رقم در کنار یکدیگر ذکر شود</w:t>
      </w:r>
      <w:r>
        <w:t xml:space="preserve"> تا برداشت اغراق‌آمیز از وضعیت نقدینگی شکل نگیرد.</w:t>
      </w:r>
    </w:p>
    <w:p w14:paraId="5E7D44A8" w14:textId="77777777" w:rsidR="00410D38" w:rsidRDefault="00410D38" w:rsidP="00312B08">
      <w:pPr>
        <w:pBdr>
          <w:bottom w:val="single" w:sz="6" w:space="0" w:color="999999"/>
        </w:pBdr>
        <w:spacing w:before="120" w:after="120"/>
      </w:pPr>
    </w:p>
    <w:p w14:paraId="5E7D44A9" w14:textId="77777777" w:rsidR="00410D38" w:rsidRDefault="00000000" w:rsidP="00312B08">
      <w:pPr>
        <w:spacing w:after="160" w:line="300" w:lineRule="auto"/>
      </w:pPr>
      <w:r>
        <w:rPr>
          <w:b/>
          <w:bCs/>
        </w:rPr>
        <w:t>مقایسه با LDR رسمی کل بانک:</w:t>
      </w:r>
      <w:r>
        <w:t xml:space="preserve"> محاسبات انجام‌شده روی فایل گزارش رسمی ماهانه‌ی بانک (</w:t>
      </w:r>
      <w:r>
        <w:rPr>
          <w:rFonts w:ascii="Consolas" w:eastAsia="Consolas" w:hAnsi="Consolas" w:cs="Consolas"/>
          <w:sz w:val="18"/>
          <w:szCs w:val="18"/>
          <w:rtl w:val="0"/>
        </w:rPr>
        <w:t>bank_official_monthly.csv</w:t>
      </w:r>
      <w:r>
        <w:t xml:space="preserve">) نشان می‌دهد که LDR کل بانک در اسفند ۱۴۰۴، معادل </w:t>
      </w:r>
      <w:r>
        <w:rPr>
          <w:b/>
          <w:bCs/>
        </w:rPr>
        <w:t>۱۱۱.۳٪</w:t>
      </w:r>
      <w:r>
        <w:t xml:space="preserve"> بوده است (نسبت مانده‌ی کل تسهیلات به مانده‌ی منابع ریالی). حضور این نسبتِ بالاتر از ۱۰۰٪ در آمار کل بانک تأیید می‌کند که رفتار پرفشار اعتباریِ مشاهده‌شده در نمونه، مستقیماً بازتاب سیاست کلان بانک است و خطای نمونه‌گیری نیست.</w:t>
      </w:r>
    </w:p>
    <w:p w14:paraId="5E7D44AA" w14:textId="77777777" w:rsidR="00410D38" w:rsidRDefault="00000000" w:rsidP="00312B08">
      <w:pPr>
        <w:pStyle w:val="Heading2"/>
        <w:spacing w:before="280" w:after="160"/>
      </w:pPr>
      <w:bookmarkStart w:id="182" w:name="_Toc241516052"/>
      <w:r>
        <w:rPr>
          <w:b/>
          <w:bCs/>
          <w:sz w:val="28"/>
          <w:szCs w:val="28"/>
        </w:rPr>
        <w:t>۴.۳ ترکیب محصولی پرتفوی</w:t>
      </w:r>
      <w:bookmarkEnd w:id="182"/>
    </w:p>
    <w:p w14:paraId="5E7D44AB" w14:textId="77777777" w:rsidR="00410D38" w:rsidRDefault="00000000" w:rsidP="00312B08">
      <w:pPr>
        <w:pStyle w:val="Heading3"/>
        <w:spacing w:before="280" w:after="160"/>
      </w:pPr>
      <w:bookmarkStart w:id="183" w:name="_Toc241516053"/>
      <w:r>
        <w:rPr>
          <w:b/>
          <w:bCs/>
        </w:rPr>
        <w:t>۴.۳.۱ توزیع بر حسب نوع عقد</w:t>
      </w:r>
      <w:bookmarkEnd w:id="183"/>
    </w:p>
    <w:p w14:paraId="5E7D44AC" w14:textId="77777777" w:rsidR="00410D38" w:rsidRDefault="00000000" w:rsidP="00312B08">
      <w:pPr>
        <w:spacing w:before="120" w:after="80"/>
      </w:pPr>
      <w:r>
        <w:rPr>
          <w:noProof/>
        </w:rPr>
        <w:lastRenderedPageBreak/>
        <w:drawing>
          <wp:inline distT="0" distB="0" distL="0" distR="0" wp14:anchorId="5E7D4AD3" wp14:editId="5E7D4AD4">
            <wp:extent cx="5334000" cy="2133600"/>
            <wp:effectExtent l="0" t="0" r="0" b="0"/>
            <wp:docPr id="1773641288" name="Picture 177364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133600"/>
                    </a:xfrm>
                    <a:prstGeom prst="rect">
                      <a:avLst/>
                    </a:prstGeom>
                  </pic:spPr>
                </pic:pic>
              </a:graphicData>
            </a:graphic>
          </wp:inline>
        </w:drawing>
      </w:r>
    </w:p>
    <w:p w14:paraId="5E7D44AD" w14:textId="77777777" w:rsidR="00410D38" w:rsidRDefault="00000000" w:rsidP="00312B08">
      <w:pPr>
        <w:spacing w:after="220"/>
      </w:pPr>
      <w:r>
        <w:rPr>
          <w:i/>
          <w:iCs/>
          <w:sz w:val="18"/>
          <w:szCs w:val="18"/>
        </w:rPr>
        <w:t>توزیع پرتفوی تسهیلات به تفکیک نوع عقد، اسفند ۱۴۰۴</w:t>
      </w:r>
    </w:p>
    <w:p w14:paraId="5E7D44AE"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loan_type_distribution.png</w:t>
      </w:r>
      <w:r>
        <w:rPr>
          <w:i/>
          <w:iCs/>
          <w:sz w:val="20"/>
          <w:szCs w:val="20"/>
        </w:rPr>
        <w:t>)</w:t>
      </w:r>
    </w:p>
    <w:p w14:paraId="5E7D44AF" w14:textId="77777777" w:rsidR="00410D38" w:rsidRDefault="00000000" w:rsidP="00312B08">
      <w:pPr>
        <w:spacing w:after="160" w:line="300" w:lineRule="auto"/>
      </w:pPr>
      <w:r>
        <w:rPr>
          <w:b/>
          <w:bCs/>
        </w:rPr>
        <w:t>جدول ۴-۷: ترکیب پرتفوی تسهیلات به تفکیک نوع عقد (مبنای الف)</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4B4" w14:textId="77777777">
        <w:trPr>
          <w:tblHeader/>
        </w:trPr>
        <w:tc>
          <w:tcPr>
            <w:tcW w:w="2337" w:type="dxa"/>
            <w:shd w:val="clear" w:color="auto" w:fill="D9D9D9"/>
          </w:tcPr>
          <w:p w14:paraId="5E7D44B0" w14:textId="77777777" w:rsidR="00410D38" w:rsidRDefault="00000000" w:rsidP="00312B08">
            <w:pPr>
              <w:spacing w:after="40"/>
            </w:pPr>
            <w:r>
              <w:t>نوع عقد</w:t>
            </w:r>
          </w:p>
        </w:tc>
        <w:tc>
          <w:tcPr>
            <w:tcW w:w="2337" w:type="dxa"/>
            <w:shd w:val="clear" w:color="auto" w:fill="D9D9D9"/>
          </w:tcPr>
          <w:p w14:paraId="5E7D44B1" w14:textId="77777777" w:rsidR="00410D38" w:rsidRDefault="00000000" w:rsidP="00312B08">
            <w:pPr>
              <w:spacing w:after="40"/>
            </w:pPr>
            <w:r>
              <w:t>تعداد قرارداد</w:t>
            </w:r>
          </w:p>
        </w:tc>
        <w:tc>
          <w:tcPr>
            <w:tcW w:w="2337" w:type="dxa"/>
            <w:shd w:val="clear" w:color="auto" w:fill="D9D9D9"/>
          </w:tcPr>
          <w:p w14:paraId="5E7D44B2" w14:textId="77777777" w:rsidR="00410D38" w:rsidRDefault="00000000" w:rsidP="00312B08">
            <w:pPr>
              <w:spacing w:after="40"/>
            </w:pPr>
            <w:r>
              <w:t>مانده (هزار میلیارد تومان)</w:t>
            </w:r>
          </w:p>
        </w:tc>
        <w:tc>
          <w:tcPr>
            <w:tcW w:w="2337" w:type="dxa"/>
            <w:shd w:val="clear" w:color="auto" w:fill="D9D9D9"/>
          </w:tcPr>
          <w:p w14:paraId="5E7D44B3" w14:textId="77777777" w:rsidR="00410D38" w:rsidRDefault="00000000" w:rsidP="00312B08">
            <w:pPr>
              <w:spacing w:after="40"/>
            </w:pPr>
            <w:r>
              <w:t>سهم مانده</w:t>
            </w:r>
          </w:p>
        </w:tc>
      </w:tr>
      <w:tr w:rsidR="00410D38" w14:paraId="5E7D44B9" w14:textId="77777777">
        <w:tc>
          <w:tcPr>
            <w:tcW w:w="2337" w:type="dxa"/>
          </w:tcPr>
          <w:p w14:paraId="5E7D44B5" w14:textId="77777777" w:rsidR="00410D38" w:rsidRDefault="00000000" w:rsidP="00312B08">
            <w:pPr>
              <w:spacing w:after="40"/>
            </w:pPr>
            <w:r>
              <w:t>مرابحه</w:t>
            </w:r>
          </w:p>
        </w:tc>
        <w:tc>
          <w:tcPr>
            <w:tcW w:w="2337" w:type="dxa"/>
          </w:tcPr>
          <w:p w14:paraId="5E7D44B6" w14:textId="77777777" w:rsidR="00410D38" w:rsidRDefault="00000000" w:rsidP="00312B08">
            <w:pPr>
              <w:spacing w:after="40"/>
            </w:pPr>
            <w:r>
              <w:t>۴۲۶,۲۳۵</w:t>
            </w:r>
          </w:p>
        </w:tc>
        <w:tc>
          <w:tcPr>
            <w:tcW w:w="2337" w:type="dxa"/>
          </w:tcPr>
          <w:p w14:paraId="5E7D44B7" w14:textId="77777777" w:rsidR="00410D38" w:rsidRDefault="00000000" w:rsidP="00312B08">
            <w:pPr>
              <w:spacing w:after="40"/>
            </w:pPr>
            <w:r>
              <w:rPr>
                <w:b/>
                <w:bCs/>
              </w:rPr>
              <w:t>۵۰.۵</w:t>
            </w:r>
          </w:p>
        </w:tc>
        <w:tc>
          <w:tcPr>
            <w:tcW w:w="2337" w:type="dxa"/>
          </w:tcPr>
          <w:p w14:paraId="5E7D44B8" w14:textId="77777777" w:rsidR="00410D38" w:rsidRDefault="00000000" w:rsidP="00312B08">
            <w:pPr>
              <w:spacing w:after="40"/>
            </w:pPr>
            <w:r>
              <w:rPr>
                <w:b/>
                <w:bCs/>
              </w:rPr>
              <w:t>۳۹.۳۷٪</w:t>
            </w:r>
          </w:p>
        </w:tc>
      </w:tr>
      <w:tr w:rsidR="00410D38" w14:paraId="5E7D44BE" w14:textId="77777777">
        <w:tc>
          <w:tcPr>
            <w:tcW w:w="2337" w:type="dxa"/>
          </w:tcPr>
          <w:p w14:paraId="5E7D44BA" w14:textId="77777777" w:rsidR="00410D38" w:rsidRDefault="00000000" w:rsidP="00312B08">
            <w:pPr>
              <w:spacing w:after="40"/>
            </w:pPr>
            <w:r>
              <w:t>نامشخص (فاقد رکورد قرارداد)</w:t>
            </w:r>
          </w:p>
        </w:tc>
        <w:tc>
          <w:tcPr>
            <w:tcW w:w="2337" w:type="dxa"/>
          </w:tcPr>
          <w:p w14:paraId="5E7D44BB" w14:textId="77777777" w:rsidR="00410D38" w:rsidRDefault="00000000" w:rsidP="00312B08">
            <w:pPr>
              <w:spacing w:after="40"/>
            </w:pPr>
            <w:r>
              <w:rPr>
                <w:b/>
                <w:bCs/>
              </w:rPr>
              <w:t>۶۳۷,۹۷۵</w:t>
            </w:r>
          </w:p>
        </w:tc>
        <w:tc>
          <w:tcPr>
            <w:tcW w:w="2337" w:type="dxa"/>
          </w:tcPr>
          <w:p w14:paraId="5E7D44BC" w14:textId="77777777" w:rsidR="00410D38" w:rsidRDefault="00000000" w:rsidP="00312B08">
            <w:pPr>
              <w:spacing w:after="40"/>
            </w:pPr>
            <w:r>
              <w:t>۲۸.۷</w:t>
            </w:r>
          </w:p>
        </w:tc>
        <w:tc>
          <w:tcPr>
            <w:tcW w:w="2337" w:type="dxa"/>
          </w:tcPr>
          <w:p w14:paraId="5E7D44BD" w14:textId="77777777" w:rsidR="00410D38" w:rsidRDefault="00000000" w:rsidP="00312B08">
            <w:pPr>
              <w:spacing w:after="40"/>
            </w:pPr>
            <w:r>
              <w:rPr>
                <w:b/>
                <w:bCs/>
              </w:rPr>
              <w:t>۲۲.۴۰٪</w:t>
            </w:r>
          </w:p>
        </w:tc>
      </w:tr>
      <w:tr w:rsidR="00410D38" w14:paraId="5E7D44C3" w14:textId="77777777">
        <w:tc>
          <w:tcPr>
            <w:tcW w:w="2337" w:type="dxa"/>
          </w:tcPr>
          <w:p w14:paraId="5E7D44BF" w14:textId="77777777" w:rsidR="00410D38" w:rsidRDefault="00000000" w:rsidP="00312B08">
            <w:pPr>
              <w:spacing w:after="40"/>
            </w:pPr>
            <w:r>
              <w:t>فروش اقساطی</w:t>
            </w:r>
          </w:p>
        </w:tc>
        <w:tc>
          <w:tcPr>
            <w:tcW w:w="2337" w:type="dxa"/>
          </w:tcPr>
          <w:p w14:paraId="5E7D44C0" w14:textId="77777777" w:rsidR="00410D38" w:rsidRDefault="00000000" w:rsidP="00312B08">
            <w:pPr>
              <w:spacing w:after="40"/>
            </w:pPr>
            <w:r>
              <w:t>۱۴,۲۲۱</w:t>
            </w:r>
          </w:p>
        </w:tc>
        <w:tc>
          <w:tcPr>
            <w:tcW w:w="2337" w:type="dxa"/>
          </w:tcPr>
          <w:p w14:paraId="5E7D44C1" w14:textId="77777777" w:rsidR="00410D38" w:rsidRDefault="00000000" w:rsidP="00312B08">
            <w:pPr>
              <w:spacing w:after="40"/>
            </w:pPr>
            <w:r>
              <w:t>۲۰.۶</w:t>
            </w:r>
          </w:p>
        </w:tc>
        <w:tc>
          <w:tcPr>
            <w:tcW w:w="2337" w:type="dxa"/>
          </w:tcPr>
          <w:p w14:paraId="5E7D44C2" w14:textId="77777777" w:rsidR="00410D38" w:rsidRDefault="00000000" w:rsidP="00312B08">
            <w:pPr>
              <w:spacing w:after="40"/>
            </w:pPr>
            <w:r>
              <w:t>۱۶.۰۹٪</w:t>
            </w:r>
          </w:p>
        </w:tc>
      </w:tr>
      <w:tr w:rsidR="00410D38" w14:paraId="5E7D44C8" w14:textId="77777777">
        <w:tc>
          <w:tcPr>
            <w:tcW w:w="2337" w:type="dxa"/>
          </w:tcPr>
          <w:p w14:paraId="5E7D44C4" w14:textId="77777777" w:rsidR="00410D38" w:rsidRDefault="00000000" w:rsidP="00312B08">
            <w:pPr>
              <w:spacing w:after="40"/>
            </w:pPr>
            <w:r>
              <w:t>قرض‌الحسنه</w:t>
            </w:r>
          </w:p>
        </w:tc>
        <w:tc>
          <w:tcPr>
            <w:tcW w:w="2337" w:type="dxa"/>
          </w:tcPr>
          <w:p w14:paraId="5E7D44C5" w14:textId="77777777" w:rsidR="00410D38" w:rsidRDefault="00000000" w:rsidP="00312B08">
            <w:pPr>
              <w:spacing w:after="40"/>
            </w:pPr>
            <w:r>
              <w:t>۱۹۳,۱۷۴</w:t>
            </w:r>
          </w:p>
        </w:tc>
        <w:tc>
          <w:tcPr>
            <w:tcW w:w="2337" w:type="dxa"/>
          </w:tcPr>
          <w:p w14:paraId="5E7D44C6" w14:textId="77777777" w:rsidR="00410D38" w:rsidRDefault="00000000" w:rsidP="00312B08">
            <w:pPr>
              <w:spacing w:after="40"/>
            </w:pPr>
            <w:r>
              <w:t>۱۴.۹</w:t>
            </w:r>
          </w:p>
        </w:tc>
        <w:tc>
          <w:tcPr>
            <w:tcW w:w="2337" w:type="dxa"/>
          </w:tcPr>
          <w:p w14:paraId="5E7D44C7" w14:textId="77777777" w:rsidR="00410D38" w:rsidRDefault="00000000" w:rsidP="00312B08">
            <w:pPr>
              <w:spacing w:after="40"/>
            </w:pPr>
            <w:r>
              <w:t>۱۱.۵۹٪</w:t>
            </w:r>
          </w:p>
        </w:tc>
      </w:tr>
      <w:tr w:rsidR="00410D38" w14:paraId="5E7D44CD" w14:textId="77777777">
        <w:tc>
          <w:tcPr>
            <w:tcW w:w="2337" w:type="dxa"/>
          </w:tcPr>
          <w:p w14:paraId="5E7D44C9" w14:textId="77777777" w:rsidR="00410D38" w:rsidRDefault="00000000" w:rsidP="00312B08">
            <w:pPr>
              <w:spacing w:after="40"/>
            </w:pPr>
            <w:r>
              <w:t>سایر</w:t>
            </w:r>
          </w:p>
        </w:tc>
        <w:tc>
          <w:tcPr>
            <w:tcW w:w="2337" w:type="dxa"/>
          </w:tcPr>
          <w:p w14:paraId="5E7D44CA" w14:textId="77777777" w:rsidR="00410D38" w:rsidRDefault="00000000" w:rsidP="00312B08">
            <w:pPr>
              <w:spacing w:after="40"/>
            </w:pPr>
            <w:r>
              <w:t>۳۴,۰۷۰</w:t>
            </w:r>
          </w:p>
        </w:tc>
        <w:tc>
          <w:tcPr>
            <w:tcW w:w="2337" w:type="dxa"/>
          </w:tcPr>
          <w:p w14:paraId="5E7D44CB" w14:textId="77777777" w:rsidR="00410D38" w:rsidRDefault="00000000" w:rsidP="00312B08">
            <w:pPr>
              <w:spacing w:after="40"/>
            </w:pPr>
            <w:r>
              <w:t>۸.۸</w:t>
            </w:r>
          </w:p>
        </w:tc>
        <w:tc>
          <w:tcPr>
            <w:tcW w:w="2337" w:type="dxa"/>
          </w:tcPr>
          <w:p w14:paraId="5E7D44CC" w14:textId="77777777" w:rsidR="00410D38" w:rsidRDefault="00000000" w:rsidP="00312B08">
            <w:pPr>
              <w:spacing w:after="40"/>
            </w:pPr>
            <w:r>
              <w:t>۶.۸۷٪</w:t>
            </w:r>
          </w:p>
        </w:tc>
      </w:tr>
      <w:tr w:rsidR="00410D38" w14:paraId="5E7D44D2" w14:textId="77777777">
        <w:tc>
          <w:tcPr>
            <w:tcW w:w="2337" w:type="dxa"/>
          </w:tcPr>
          <w:p w14:paraId="5E7D44CE" w14:textId="77777777" w:rsidR="00410D38" w:rsidRDefault="00000000" w:rsidP="00312B08">
            <w:pPr>
              <w:spacing w:after="40"/>
            </w:pPr>
            <w:r>
              <w:t>مشارکت مدنی</w:t>
            </w:r>
          </w:p>
        </w:tc>
        <w:tc>
          <w:tcPr>
            <w:tcW w:w="2337" w:type="dxa"/>
          </w:tcPr>
          <w:p w14:paraId="5E7D44CF" w14:textId="77777777" w:rsidR="00410D38" w:rsidRDefault="00000000" w:rsidP="00312B08">
            <w:pPr>
              <w:spacing w:after="40"/>
            </w:pPr>
            <w:r>
              <w:t>۷,۳۴۴</w:t>
            </w:r>
          </w:p>
        </w:tc>
        <w:tc>
          <w:tcPr>
            <w:tcW w:w="2337" w:type="dxa"/>
          </w:tcPr>
          <w:p w14:paraId="5E7D44D0" w14:textId="77777777" w:rsidR="00410D38" w:rsidRDefault="00000000" w:rsidP="00312B08">
            <w:pPr>
              <w:spacing w:after="40"/>
            </w:pPr>
            <w:r>
              <w:t>۴.۰</w:t>
            </w:r>
          </w:p>
        </w:tc>
        <w:tc>
          <w:tcPr>
            <w:tcW w:w="2337" w:type="dxa"/>
          </w:tcPr>
          <w:p w14:paraId="5E7D44D1" w14:textId="77777777" w:rsidR="00410D38" w:rsidRDefault="00000000" w:rsidP="00312B08">
            <w:pPr>
              <w:spacing w:after="40"/>
            </w:pPr>
            <w:r>
              <w:t>۳.۰۹٪</w:t>
            </w:r>
          </w:p>
        </w:tc>
      </w:tr>
      <w:tr w:rsidR="00410D38" w14:paraId="5E7D44D7" w14:textId="77777777">
        <w:tc>
          <w:tcPr>
            <w:tcW w:w="2337" w:type="dxa"/>
          </w:tcPr>
          <w:p w14:paraId="5E7D44D3" w14:textId="77777777" w:rsidR="00410D38" w:rsidRDefault="00000000" w:rsidP="00312B08">
            <w:pPr>
              <w:spacing w:after="40"/>
            </w:pPr>
            <w:r>
              <w:t>جعاله</w:t>
            </w:r>
          </w:p>
        </w:tc>
        <w:tc>
          <w:tcPr>
            <w:tcW w:w="2337" w:type="dxa"/>
          </w:tcPr>
          <w:p w14:paraId="5E7D44D4" w14:textId="77777777" w:rsidR="00410D38" w:rsidRDefault="00000000" w:rsidP="00312B08">
            <w:pPr>
              <w:spacing w:after="40"/>
            </w:pPr>
            <w:r>
              <w:t>۵,۶۰۷</w:t>
            </w:r>
          </w:p>
        </w:tc>
        <w:tc>
          <w:tcPr>
            <w:tcW w:w="2337" w:type="dxa"/>
          </w:tcPr>
          <w:p w14:paraId="5E7D44D5" w14:textId="77777777" w:rsidR="00410D38" w:rsidRDefault="00000000" w:rsidP="00312B08">
            <w:pPr>
              <w:spacing w:after="40"/>
            </w:pPr>
            <w:r>
              <w:t>۰.۷</w:t>
            </w:r>
          </w:p>
        </w:tc>
        <w:tc>
          <w:tcPr>
            <w:tcW w:w="2337" w:type="dxa"/>
          </w:tcPr>
          <w:p w14:paraId="5E7D44D6" w14:textId="77777777" w:rsidR="00410D38" w:rsidRDefault="00000000" w:rsidP="00312B08">
            <w:pPr>
              <w:spacing w:after="40"/>
            </w:pPr>
            <w:r>
              <w:t>۰.۵۱٪</w:t>
            </w:r>
          </w:p>
        </w:tc>
      </w:tr>
      <w:tr w:rsidR="00410D38" w14:paraId="5E7D44DC" w14:textId="77777777">
        <w:tc>
          <w:tcPr>
            <w:tcW w:w="2337" w:type="dxa"/>
          </w:tcPr>
          <w:p w14:paraId="5E7D44D8" w14:textId="77777777" w:rsidR="00410D38" w:rsidRDefault="00000000" w:rsidP="00312B08">
            <w:pPr>
              <w:spacing w:after="40"/>
            </w:pPr>
            <w:r>
              <w:t>مضاربه</w:t>
            </w:r>
          </w:p>
        </w:tc>
        <w:tc>
          <w:tcPr>
            <w:tcW w:w="2337" w:type="dxa"/>
          </w:tcPr>
          <w:p w14:paraId="5E7D44D9" w14:textId="77777777" w:rsidR="00410D38" w:rsidRDefault="00000000" w:rsidP="00312B08">
            <w:pPr>
              <w:spacing w:after="40"/>
            </w:pPr>
            <w:r>
              <w:t>۳,۶۷۷</w:t>
            </w:r>
          </w:p>
        </w:tc>
        <w:tc>
          <w:tcPr>
            <w:tcW w:w="2337" w:type="dxa"/>
          </w:tcPr>
          <w:p w14:paraId="5E7D44DA" w14:textId="77777777" w:rsidR="00410D38" w:rsidRDefault="00000000" w:rsidP="00312B08">
            <w:pPr>
              <w:spacing w:after="40"/>
            </w:pPr>
            <w:r>
              <w:t>۰.۱</w:t>
            </w:r>
          </w:p>
        </w:tc>
        <w:tc>
          <w:tcPr>
            <w:tcW w:w="2337" w:type="dxa"/>
          </w:tcPr>
          <w:p w14:paraId="5E7D44DB" w14:textId="77777777" w:rsidR="00410D38" w:rsidRDefault="00000000" w:rsidP="00312B08">
            <w:pPr>
              <w:spacing w:after="40"/>
            </w:pPr>
            <w:r>
              <w:t>۰.۰۸٪</w:t>
            </w:r>
          </w:p>
        </w:tc>
      </w:tr>
      <w:tr w:rsidR="00410D38" w14:paraId="5E7D44E1" w14:textId="77777777">
        <w:tc>
          <w:tcPr>
            <w:tcW w:w="2337" w:type="dxa"/>
          </w:tcPr>
          <w:p w14:paraId="5E7D44DD" w14:textId="77777777" w:rsidR="00410D38" w:rsidRDefault="00000000" w:rsidP="00312B08">
            <w:pPr>
              <w:spacing w:after="40"/>
            </w:pPr>
            <w:r>
              <w:rPr>
                <w:b/>
                <w:bCs/>
              </w:rPr>
              <w:t>جمع</w:t>
            </w:r>
          </w:p>
        </w:tc>
        <w:tc>
          <w:tcPr>
            <w:tcW w:w="2337" w:type="dxa"/>
          </w:tcPr>
          <w:p w14:paraId="5E7D44DE" w14:textId="77777777" w:rsidR="00410D38" w:rsidRDefault="00000000" w:rsidP="00312B08">
            <w:pPr>
              <w:spacing w:after="40"/>
            </w:pPr>
            <w:r>
              <w:rPr>
                <w:b/>
                <w:bCs/>
              </w:rPr>
              <w:t>۱,۳۲۲,۳۰۳</w:t>
            </w:r>
          </w:p>
        </w:tc>
        <w:tc>
          <w:tcPr>
            <w:tcW w:w="2337" w:type="dxa"/>
          </w:tcPr>
          <w:p w14:paraId="5E7D44DF" w14:textId="77777777" w:rsidR="00410D38" w:rsidRDefault="00000000" w:rsidP="00312B08">
            <w:pPr>
              <w:spacing w:after="40"/>
            </w:pPr>
            <w:r>
              <w:rPr>
                <w:b/>
                <w:bCs/>
              </w:rPr>
              <w:t>۱۲۸.۲</w:t>
            </w:r>
          </w:p>
        </w:tc>
        <w:tc>
          <w:tcPr>
            <w:tcW w:w="2337" w:type="dxa"/>
          </w:tcPr>
          <w:p w14:paraId="5E7D44E0" w14:textId="77777777" w:rsidR="00410D38" w:rsidRDefault="00000000" w:rsidP="00312B08">
            <w:pPr>
              <w:spacing w:after="40"/>
            </w:pPr>
            <w:r>
              <w:rPr>
                <w:b/>
                <w:bCs/>
              </w:rPr>
              <w:t>۱۰۰٪</w:t>
            </w:r>
          </w:p>
        </w:tc>
      </w:tr>
    </w:tbl>
    <w:p w14:paraId="5E7D44E2" w14:textId="77777777" w:rsidR="00410D38" w:rsidRDefault="00410D38" w:rsidP="00312B08">
      <w:pPr>
        <w:spacing w:after="160"/>
      </w:pPr>
    </w:p>
    <w:p w14:paraId="5E7D44E3" w14:textId="77777777" w:rsidR="00410D38" w:rsidRDefault="00000000" w:rsidP="00312B08">
      <w:pPr>
        <w:pStyle w:val="Heading3"/>
        <w:spacing w:before="280" w:after="160"/>
      </w:pPr>
      <w:bookmarkStart w:id="184" w:name="_Toc241516054"/>
      <w:r>
        <w:rPr>
          <w:b/>
          <w:bCs/>
        </w:rPr>
        <w:t>۴.۳.۲ تحلیل</w:t>
      </w:r>
      <w:bookmarkEnd w:id="184"/>
    </w:p>
    <w:p w14:paraId="5E7D44E4" w14:textId="77777777" w:rsidR="00410D38" w:rsidRDefault="00000000" w:rsidP="00312B08">
      <w:pPr>
        <w:spacing w:after="160" w:line="300" w:lineRule="auto"/>
      </w:pPr>
      <w:r>
        <w:rPr>
          <w:b/>
          <w:bCs/>
        </w:rPr>
        <w:t>نکته‌ی نخست — حضور صریح سطل نامشخص.</w:t>
      </w:r>
      <w:r>
        <w:t xml:space="preserve"> برخلاف نسخه‌ی اولیه‌ی این تحلیل که با اتصال داخلی، ۲۲.۴ درصد پرتفوی را بی‌اعلام حذف می‌کرد (جدول ۱-۱۳، ردیف ۳)، جدول حاضر کل پرتفوی را پوشش می‌دهد. سطل نامشخص با ۲۸.۷ هزار میلیارد تومان، </w:t>
      </w:r>
      <w:r>
        <w:rPr>
          <w:b/>
          <w:bCs/>
        </w:rPr>
        <w:t>دومین قلم بزرگ این جدول</w:t>
      </w:r>
      <w:r>
        <w:t xml:space="preserve"> است و از تمام عقود به‌جز مرابحه بزرگ‌تر است.</w:t>
      </w:r>
    </w:p>
    <w:p w14:paraId="5E7D44E5" w14:textId="77777777" w:rsidR="00410D38" w:rsidRDefault="00000000" w:rsidP="00312B08">
      <w:pPr>
        <w:spacing w:after="160" w:line="300" w:lineRule="auto"/>
      </w:pPr>
      <w:r>
        <w:t>این واقعیت محدودیت جدی‌ای بر تحلیل محصولی تحمیل می‌کند: هر گزاره‌ای درباره‌ی سهم نسبی عقود، عملاً بر ۷۷.۶ درصد پرتفوی استوار است. برای نمونه، سهم واقعی مرابحه می‌تواند از ۳۹.۳۷ درصد بیشتر یا کمتر باشد، بسته به آن‌که ترکیب محصولی بخش نامشخص چگونه باشد.</w:t>
      </w:r>
    </w:p>
    <w:p w14:paraId="5E7D44E6" w14:textId="77777777" w:rsidR="00410D38" w:rsidRDefault="00000000" w:rsidP="00312B08">
      <w:pPr>
        <w:spacing w:after="160" w:line="300" w:lineRule="auto"/>
      </w:pPr>
      <w:r>
        <w:rPr>
          <w:b/>
          <w:bCs/>
        </w:rPr>
        <w:t>نکته‌ی دوم — تمرکز شدید در یک عقد.</w:t>
      </w:r>
      <w:r>
        <w:t xml:space="preserve"> مرابحه با ۳۹.۳۷ درصد مانده، محور اصلی پرتفوی است. چنانچه سطل نامشخص کنار گذاشته شود و محاسبه صرفاً بر مبنای الف-۱ انجام گیرد، سهم مرابحه به </w:t>
      </w:r>
      <w:r>
        <w:rPr>
          <w:b/>
          <w:bCs/>
        </w:rPr>
        <w:t>۵۰.۷ درصد</w:t>
      </w:r>
      <w:r>
        <w:t xml:space="preserve"> افزایش می‌یابد؛ یعنی بیش از نیمی از پرتفوی شناخته‌شده.</w:t>
      </w:r>
    </w:p>
    <w:p w14:paraId="5E7D44E7" w14:textId="77777777" w:rsidR="00410D38" w:rsidRDefault="00000000" w:rsidP="00312B08">
      <w:pPr>
        <w:spacing w:after="160" w:line="300" w:lineRule="auto"/>
      </w:pPr>
      <w:r>
        <w:rPr>
          <w:b/>
          <w:bCs/>
        </w:rPr>
        <w:t>نکته‌ی سوم — عدم تناسب تعداد و ارزش.</w:t>
      </w:r>
      <w:r>
        <w:t xml:space="preserve"> دو عقد مرابحه و قرض‌الحسنه روی‌هم ۶۱۹,۴۰۹ قرارداد (۹۰.۵ درصد قراردادهای شناخته‌شده) را تشکیل می‌دهند اما تنها ۵۰.۹ درصد مانده را. در مقابل، فروش اقساطی با تنها ۱۴,۲۲۱ قرارداد (۲.۱ درصد) سهم ۱۶.۰۹ درصدی از مانده دارد — یعنی میانگین اندازه‌ی قرارداد در این عقد به‌مراتب بزرگ‌تر است. این عدم تناسب، مقدمه‌ی تحلیل بخش ۴.۵ است.</w:t>
      </w:r>
    </w:p>
    <w:p w14:paraId="5E7D44E8" w14:textId="77777777" w:rsidR="00410D38" w:rsidRDefault="00000000" w:rsidP="00312B08">
      <w:pPr>
        <w:spacing w:after="160" w:line="300" w:lineRule="auto"/>
      </w:pPr>
      <w:r>
        <w:rPr>
          <w:b/>
          <w:bCs/>
        </w:rPr>
        <w:lastRenderedPageBreak/>
        <w:t>نکته‌ی چهارم — سهم پایین عقود مشارکتی.</w:t>
      </w:r>
      <w:r>
        <w:t xml:space="preserve"> مجموع مشارکت مدنی، مضاربه و جعاله کمتر از ۳.۷ درصد پرتفوی است. غلبه‌ی قاطع عقود مبادله‌ای بر عقود مشارکتی، ویژگی ساختاری این پرتفوی است و در تحلیل ریسک فصل ۵ اهمیت می‌یابد، زیرا این دو دسته پروفایل ریسک متفاوتی دارند.</w:t>
      </w:r>
    </w:p>
    <w:p w14:paraId="5E7D44E9" w14:textId="77777777" w:rsidR="00410D38" w:rsidRDefault="00410D38" w:rsidP="00312B08">
      <w:pPr>
        <w:pBdr>
          <w:bottom w:val="single" w:sz="6" w:space="0" w:color="999999"/>
        </w:pBdr>
        <w:spacing w:before="120" w:after="120"/>
      </w:pPr>
    </w:p>
    <w:p w14:paraId="5E7D44EA" w14:textId="77777777" w:rsidR="00410D38" w:rsidRDefault="00000000" w:rsidP="00312B08">
      <w:pPr>
        <w:pStyle w:val="Heading2"/>
        <w:spacing w:before="280" w:after="160"/>
      </w:pPr>
      <w:bookmarkStart w:id="185" w:name="_Toc241516055"/>
      <w:r>
        <w:rPr>
          <w:b/>
          <w:bCs/>
          <w:sz w:val="28"/>
          <w:szCs w:val="28"/>
        </w:rPr>
        <w:t>۴.۴ ترکیب بخش اقتصادی</w:t>
      </w:r>
      <w:bookmarkEnd w:id="185"/>
    </w:p>
    <w:p w14:paraId="5E7D44EB" w14:textId="77777777" w:rsidR="00410D38" w:rsidRDefault="00000000" w:rsidP="00312B08">
      <w:pPr>
        <w:pStyle w:val="Heading3"/>
        <w:spacing w:before="280" w:after="160"/>
      </w:pPr>
      <w:bookmarkStart w:id="186" w:name="_Toc241516056"/>
      <w:r>
        <w:rPr>
          <w:b/>
          <w:bCs/>
        </w:rPr>
        <w:t>۴.۴.۱ مزیت روش‌شناختی این تحلیل</w:t>
      </w:r>
      <w:bookmarkEnd w:id="186"/>
    </w:p>
    <w:p w14:paraId="5E7D44EC" w14:textId="77777777" w:rsidR="00410D38" w:rsidRDefault="00000000" w:rsidP="00312B08">
      <w:pPr>
        <w:spacing w:after="160" w:line="300" w:lineRule="auto"/>
      </w:pPr>
      <w:r>
        <w:t>پیش از ارائه‌ی ارقام، ذکر یک نکته‌ی روش‌شناختی ضروری است که ارزش این بخش را از سایر بخش‌های فصل متمایز می‌کند.</w:t>
      </w:r>
    </w:p>
    <w:p w14:paraId="5E7D44ED" w14:textId="77777777" w:rsidR="00410D38" w:rsidRDefault="00000000" w:rsidP="00312B08">
      <w:pPr>
        <w:spacing w:after="160" w:line="300" w:lineRule="auto"/>
      </w:pPr>
      <w:r>
        <w:t xml:space="preserve">برخلاف نوع عقد که صرفاً در جدول قرارداد ثبت شده و لذا برای ۲۲.۴ درصد پرتفوی در دسترس نیست، </w:t>
      </w:r>
      <w:r>
        <w:rPr>
          <w:b/>
          <w:bCs/>
        </w:rPr>
        <w:t>بخش اقتصادی مستقیماً در جدول مانده‌ی تسهیلات درج شده است</w:t>
      </w:r>
      <w:r>
        <w:t xml:space="preserve">. نتیجه آن‌که این تحلیل، برخلاف بخش‌های ۴.۳، ۴.۵، ۴.۷ و ۴.۸، </w:t>
      </w:r>
      <w:r>
        <w:rPr>
          <w:b/>
          <w:bCs/>
        </w:rPr>
        <w:t>تمام ۱۰۰ درصد پرتفوی را پوشش می‌دهد</w:t>
      </w:r>
      <w:r>
        <w:t>.</w:t>
      </w:r>
    </w:p>
    <w:p w14:paraId="5E7D44EE" w14:textId="77777777" w:rsidR="00410D38" w:rsidRDefault="00000000" w:rsidP="00312B08">
      <w:pPr>
        <w:pBdr>
          <w:right w:val="single" w:sz="18" w:space="0" w:color="808080"/>
        </w:pBdr>
        <w:shd w:val="clear" w:color="auto" w:fill="F2F2F2"/>
        <w:spacing w:before="100" w:after="160"/>
        <w:ind w:left="400"/>
      </w:pPr>
      <w:r>
        <w:rPr>
          <w:i/>
          <w:iCs/>
          <w:sz w:val="20"/>
          <w:szCs w:val="20"/>
        </w:rPr>
        <w:t>بخش اقتصادی تنها زاویه‌ای است که از آن می‌توان کل پرتفوی تسهیلات بانک را — بدون نقطه‌ی کور — مشاهده کرد. به همین دلیل، هرگاه میان یافته‌های این بخش و سایر بخش‌های فصل تعارضی مشاهده شود، ارقام این بخش ارجح‌اند.</w:t>
      </w:r>
    </w:p>
    <w:p w14:paraId="5E7D44EF" w14:textId="77777777" w:rsidR="00410D38" w:rsidRDefault="00000000" w:rsidP="00312B08">
      <w:pPr>
        <w:pStyle w:val="Heading3"/>
        <w:spacing w:before="280" w:after="160"/>
      </w:pPr>
      <w:bookmarkStart w:id="187" w:name="_Toc241516057"/>
      <w:r>
        <w:rPr>
          <w:b/>
          <w:bCs/>
        </w:rPr>
        <w:t>۴.۴.۲ توزیع</w:t>
      </w:r>
      <w:bookmarkEnd w:id="187"/>
    </w:p>
    <w:p w14:paraId="5E7D44F0" w14:textId="77777777" w:rsidR="00410D38" w:rsidRDefault="00000000" w:rsidP="00312B08">
      <w:pPr>
        <w:spacing w:before="120" w:after="80"/>
      </w:pPr>
      <w:r>
        <w:rPr>
          <w:noProof/>
        </w:rPr>
        <w:drawing>
          <wp:inline distT="0" distB="0" distL="0" distR="0" wp14:anchorId="5E7D4AD5" wp14:editId="5E7D4AD6">
            <wp:extent cx="5334000" cy="3200400"/>
            <wp:effectExtent l="0" t="0" r="0" b="0"/>
            <wp:docPr id="2139637293" name="Picture 213963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200400"/>
                    </a:xfrm>
                    <a:prstGeom prst="rect">
                      <a:avLst/>
                    </a:prstGeom>
                  </pic:spPr>
                </pic:pic>
              </a:graphicData>
            </a:graphic>
          </wp:inline>
        </w:drawing>
      </w:r>
    </w:p>
    <w:p w14:paraId="5E7D44F1" w14:textId="77777777" w:rsidR="00410D38" w:rsidRDefault="00000000" w:rsidP="00312B08">
      <w:pPr>
        <w:spacing w:after="220"/>
      </w:pPr>
      <w:r>
        <w:rPr>
          <w:i/>
          <w:iCs/>
          <w:sz w:val="18"/>
          <w:szCs w:val="18"/>
        </w:rPr>
        <w:t>توزیع مانده و مطالبات غیرجاری به تفکیک بخش اقتصادی، اسفند ۱۴۰۴</w:t>
      </w:r>
    </w:p>
    <w:p w14:paraId="5E7D44F2"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قرار گیرد (فایل: </w:t>
      </w:r>
      <w:r>
        <w:rPr>
          <w:rFonts w:ascii="Consolas" w:eastAsia="Consolas" w:hAnsi="Consolas" w:cs="Consolas"/>
          <w:i/>
          <w:iCs/>
          <w:sz w:val="20"/>
          <w:szCs w:val="20"/>
          <w:rtl w:val="0"/>
        </w:rPr>
        <w:t>receivables_by_sector_latest.png</w:t>
      </w:r>
      <w:r>
        <w:rPr>
          <w:i/>
          <w:iCs/>
          <w:sz w:val="20"/>
          <w:szCs w:val="20"/>
        </w:rPr>
        <w:t>)</w:t>
      </w:r>
    </w:p>
    <w:p w14:paraId="5E7D44F3" w14:textId="77777777" w:rsidR="00410D38" w:rsidRDefault="00000000" w:rsidP="00312B08">
      <w:pPr>
        <w:spacing w:after="160" w:line="300" w:lineRule="auto"/>
      </w:pPr>
      <w:r>
        <w:rPr>
          <w:b/>
          <w:bCs/>
        </w:rPr>
        <w:t>جدول ۴-۸: ترکیب پرتفوی به تفکیک بخش اقتصادی (مبنای الف — پوشش ۱۰۰٪)</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4F9" w14:textId="77777777">
        <w:trPr>
          <w:tblHeader/>
        </w:trPr>
        <w:tc>
          <w:tcPr>
            <w:tcW w:w="1870" w:type="dxa"/>
            <w:shd w:val="clear" w:color="auto" w:fill="D9D9D9"/>
          </w:tcPr>
          <w:p w14:paraId="5E7D44F4" w14:textId="77777777" w:rsidR="00410D38" w:rsidRDefault="00000000" w:rsidP="00312B08">
            <w:pPr>
              <w:spacing w:after="40"/>
            </w:pPr>
            <w:r>
              <w:t>بخش اقتصادی</w:t>
            </w:r>
          </w:p>
        </w:tc>
        <w:tc>
          <w:tcPr>
            <w:tcW w:w="1870" w:type="dxa"/>
            <w:shd w:val="clear" w:color="auto" w:fill="D9D9D9"/>
          </w:tcPr>
          <w:p w14:paraId="5E7D44F5" w14:textId="77777777" w:rsidR="00410D38" w:rsidRDefault="00000000" w:rsidP="00312B08">
            <w:pPr>
              <w:spacing w:after="40"/>
            </w:pPr>
            <w:r>
              <w:t>تعداد قرارداد</w:t>
            </w:r>
          </w:p>
        </w:tc>
        <w:tc>
          <w:tcPr>
            <w:tcW w:w="1870" w:type="dxa"/>
            <w:shd w:val="clear" w:color="auto" w:fill="D9D9D9"/>
          </w:tcPr>
          <w:p w14:paraId="5E7D44F6" w14:textId="77777777" w:rsidR="00410D38" w:rsidRDefault="00000000" w:rsidP="00312B08">
            <w:pPr>
              <w:spacing w:after="40"/>
            </w:pPr>
            <w:r>
              <w:t>مانده (هزار میلیارد تومان)</w:t>
            </w:r>
          </w:p>
        </w:tc>
        <w:tc>
          <w:tcPr>
            <w:tcW w:w="1870" w:type="dxa"/>
            <w:shd w:val="clear" w:color="auto" w:fill="D9D9D9"/>
          </w:tcPr>
          <w:p w14:paraId="5E7D44F7" w14:textId="77777777" w:rsidR="00410D38" w:rsidRDefault="00000000" w:rsidP="00312B08">
            <w:pPr>
              <w:spacing w:after="40"/>
            </w:pPr>
            <w:r>
              <w:t>سهم مانده</w:t>
            </w:r>
          </w:p>
        </w:tc>
        <w:tc>
          <w:tcPr>
            <w:tcW w:w="1870" w:type="dxa"/>
            <w:shd w:val="clear" w:color="auto" w:fill="D9D9D9"/>
          </w:tcPr>
          <w:p w14:paraId="5E7D44F8" w14:textId="77777777" w:rsidR="00410D38" w:rsidRDefault="00000000" w:rsidP="00312B08">
            <w:pPr>
              <w:spacing w:after="40"/>
            </w:pPr>
            <w:r>
              <w:t>نسبت مطالبات غیرجاری</w:t>
            </w:r>
          </w:p>
        </w:tc>
      </w:tr>
      <w:tr w:rsidR="00410D38" w14:paraId="5E7D44FF" w14:textId="77777777">
        <w:tc>
          <w:tcPr>
            <w:tcW w:w="1870" w:type="dxa"/>
          </w:tcPr>
          <w:p w14:paraId="5E7D44FA" w14:textId="77777777" w:rsidR="00410D38" w:rsidRDefault="00000000" w:rsidP="00312B08">
            <w:pPr>
              <w:spacing w:after="40"/>
            </w:pPr>
            <w:r>
              <w:t>خدمات</w:t>
            </w:r>
          </w:p>
        </w:tc>
        <w:tc>
          <w:tcPr>
            <w:tcW w:w="1870" w:type="dxa"/>
          </w:tcPr>
          <w:p w14:paraId="5E7D44FB" w14:textId="77777777" w:rsidR="00410D38" w:rsidRDefault="00000000" w:rsidP="00312B08">
            <w:pPr>
              <w:spacing w:after="40"/>
            </w:pPr>
            <w:r>
              <w:t>۶۹۳,۰۳۶</w:t>
            </w:r>
          </w:p>
        </w:tc>
        <w:tc>
          <w:tcPr>
            <w:tcW w:w="1870" w:type="dxa"/>
          </w:tcPr>
          <w:p w14:paraId="5E7D44FC" w14:textId="77777777" w:rsidR="00410D38" w:rsidRDefault="00000000" w:rsidP="00312B08">
            <w:pPr>
              <w:spacing w:after="40"/>
            </w:pPr>
            <w:r>
              <w:rPr>
                <w:b/>
                <w:bCs/>
              </w:rPr>
              <w:t>۵۲.۳</w:t>
            </w:r>
          </w:p>
        </w:tc>
        <w:tc>
          <w:tcPr>
            <w:tcW w:w="1870" w:type="dxa"/>
          </w:tcPr>
          <w:p w14:paraId="5E7D44FD" w14:textId="77777777" w:rsidR="00410D38" w:rsidRDefault="00000000" w:rsidP="00312B08">
            <w:pPr>
              <w:spacing w:after="40"/>
            </w:pPr>
            <w:r>
              <w:rPr>
                <w:b/>
                <w:bCs/>
              </w:rPr>
              <w:t>۴۰.۸۴٪</w:t>
            </w:r>
          </w:p>
        </w:tc>
        <w:tc>
          <w:tcPr>
            <w:tcW w:w="1870" w:type="dxa"/>
          </w:tcPr>
          <w:p w14:paraId="5E7D44FE" w14:textId="77777777" w:rsidR="00410D38" w:rsidRDefault="00000000" w:rsidP="00312B08">
            <w:pPr>
              <w:spacing w:after="40"/>
            </w:pPr>
            <w:r>
              <w:t>۳.۳۱٪</w:t>
            </w:r>
          </w:p>
        </w:tc>
      </w:tr>
      <w:tr w:rsidR="00410D38" w14:paraId="5E7D4505" w14:textId="77777777">
        <w:tc>
          <w:tcPr>
            <w:tcW w:w="1870" w:type="dxa"/>
          </w:tcPr>
          <w:p w14:paraId="5E7D4500" w14:textId="77777777" w:rsidR="00410D38" w:rsidRDefault="00000000" w:rsidP="00312B08">
            <w:pPr>
              <w:spacing w:after="40"/>
            </w:pPr>
            <w:r>
              <w:t>صنعتی</w:t>
            </w:r>
          </w:p>
        </w:tc>
        <w:tc>
          <w:tcPr>
            <w:tcW w:w="1870" w:type="dxa"/>
          </w:tcPr>
          <w:p w14:paraId="5E7D4501" w14:textId="77777777" w:rsidR="00410D38" w:rsidRDefault="00000000" w:rsidP="00312B08">
            <w:pPr>
              <w:spacing w:after="40"/>
            </w:pPr>
            <w:r>
              <w:t>۱۹۲,۱۳۱</w:t>
            </w:r>
          </w:p>
        </w:tc>
        <w:tc>
          <w:tcPr>
            <w:tcW w:w="1870" w:type="dxa"/>
          </w:tcPr>
          <w:p w14:paraId="5E7D4502" w14:textId="77777777" w:rsidR="00410D38" w:rsidRDefault="00000000" w:rsidP="00312B08">
            <w:pPr>
              <w:spacing w:after="40"/>
            </w:pPr>
            <w:r>
              <w:t>۳۶.۱</w:t>
            </w:r>
          </w:p>
        </w:tc>
        <w:tc>
          <w:tcPr>
            <w:tcW w:w="1870" w:type="dxa"/>
          </w:tcPr>
          <w:p w14:paraId="5E7D4503" w14:textId="77777777" w:rsidR="00410D38" w:rsidRDefault="00000000" w:rsidP="00312B08">
            <w:pPr>
              <w:spacing w:after="40"/>
            </w:pPr>
            <w:r>
              <w:t>۲۸.۱۸٪</w:t>
            </w:r>
          </w:p>
        </w:tc>
        <w:tc>
          <w:tcPr>
            <w:tcW w:w="1870" w:type="dxa"/>
          </w:tcPr>
          <w:p w14:paraId="5E7D4504" w14:textId="77777777" w:rsidR="00410D38" w:rsidRDefault="00000000" w:rsidP="00312B08">
            <w:pPr>
              <w:spacing w:after="40"/>
            </w:pPr>
            <w:r>
              <w:t>۹.۰۹٪</w:t>
            </w:r>
          </w:p>
        </w:tc>
      </w:tr>
      <w:tr w:rsidR="00410D38" w14:paraId="5E7D450B" w14:textId="77777777">
        <w:tc>
          <w:tcPr>
            <w:tcW w:w="1870" w:type="dxa"/>
          </w:tcPr>
          <w:p w14:paraId="5E7D4506" w14:textId="77777777" w:rsidR="00410D38" w:rsidRDefault="00000000" w:rsidP="00312B08">
            <w:pPr>
              <w:spacing w:after="40"/>
            </w:pPr>
            <w:r>
              <w:t>مسکن و ساختمان</w:t>
            </w:r>
          </w:p>
        </w:tc>
        <w:tc>
          <w:tcPr>
            <w:tcW w:w="1870" w:type="dxa"/>
          </w:tcPr>
          <w:p w14:paraId="5E7D4507" w14:textId="77777777" w:rsidR="00410D38" w:rsidRDefault="00000000" w:rsidP="00312B08">
            <w:pPr>
              <w:spacing w:after="40"/>
            </w:pPr>
            <w:r>
              <w:t>۱۳۰,۷۴۸</w:t>
            </w:r>
          </w:p>
        </w:tc>
        <w:tc>
          <w:tcPr>
            <w:tcW w:w="1870" w:type="dxa"/>
          </w:tcPr>
          <w:p w14:paraId="5E7D4508" w14:textId="77777777" w:rsidR="00410D38" w:rsidRDefault="00000000" w:rsidP="00312B08">
            <w:pPr>
              <w:spacing w:after="40"/>
            </w:pPr>
            <w:r>
              <w:t>۱۹.۱</w:t>
            </w:r>
          </w:p>
        </w:tc>
        <w:tc>
          <w:tcPr>
            <w:tcW w:w="1870" w:type="dxa"/>
          </w:tcPr>
          <w:p w14:paraId="5E7D4509" w14:textId="77777777" w:rsidR="00410D38" w:rsidRDefault="00000000" w:rsidP="00312B08">
            <w:pPr>
              <w:spacing w:after="40"/>
            </w:pPr>
            <w:r>
              <w:t>۱۴.۸۷٪</w:t>
            </w:r>
          </w:p>
        </w:tc>
        <w:tc>
          <w:tcPr>
            <w:tcW w:w="1870" w:type="dxa"/>
          </w:tcPr>
          <w:p w14:paraId="5E7D450A" w14:textId="77777777" w:rsidR="00410D38" w:rsidRDefault="00000000" w:rsidP="00312B08">
            <w:pPr>
              <w:spacing w:after="40"/>
            </w:pPr>
            <w:r>
              <w:rPr>
                <w:b/>
                <w:bCs/>
              </w:rPr>
              <w:t>۱.۳۰٪</w:t>
            </w:r>
          </w:p>
        </w:tc>
      </w:tr>
      <w:tr w:rsidR="00410D38" w14:paraId="5E7D4511" w14:textId="77777777">
        <w:tc>
          <w:tcPr>
            <w:tcW w:w="1870" w:type="dxa"/>
          </w:tcPr>
          <w:p w14:paraId="5E7D450C" w14:textId="77777777" w:rsidR="00410D38" w:rsidRDefault="00000000" w:rsidP="00312B08">
            <w:pPr>
              <w:spacing w:after="40"/>
            </w:pPr>
            <w:r>
              <w:t>کشاورزی</w:t>
            </w:r>
          </w:p>
        </w:tc>
        <w:tc>
          <w:tcPr>
            <w:tcW w:w="1870" w:type="dxa"/>
          </w:tcPr>
          <w:p w14:paraId="5E7D450D" w14:textId="77777777" w:rsidR="00410D38" w:rsidRDefault="00000000" w:rsidP="00312B08">
            <w:pPr>
              <w:spacing w:after="40"/>
            </w:pPr>
            <w:r>
              <w:t>۱۷۰,۸۵۶</w:t>
            </w:r>
          </w:p>
        </w:tc>
        <w:tc>
          <w:tcPr>
            <w:tcW w:w="1870" w:type="dxa"/>
          </w:tcPr>
          <w:p w14:paraId="5E7D450E" w14:textId="77777777" w:rsidR="00410D38" w:rsidRDefault="00000000" w:rsidP="00312B08">
            <w:pPr>
              <w:spacing w:after="40"/>
            </w:pPr>
            <w:r>
              <w:t>۷.۵</w:t>
            </w:r>
          </w:p>
        </w:tc>
        <w:tc>
          <w:tcPr>
            <w:tcW w:w="1870" w:type="dxa"/>
          </w:tcPr>
          <w:p w14:paraId="5E7D450F" w14:textId="77777777" w:rsidR="00410D38" w:rsidRDefault="00000000" w:rsidP="00312B08">
            <w:pPr>
              <w:spacing w:after="40"/>
            </w:pPr>
            <w:r>
              <w:t>۵.۸۵٪</w:t>
            </w:r>
          </w:p>
        </w:tc>
        <w:tc>
          <w:tcPr>
            <w:tcW w:w="1870" w:type="dxa"/>
          </w:tcPr>
          <w:p w14:paraId="5E7D4510" w14:textId="77777777" w:rsidR="00410D38" w:rsidRDefault="00000000" w:rsidP="00312B08">
            <w:pPr>
              <w:spacing w:after="40"/>
            </w:pPr>
            <w:r>
              <w:t>۹.۶۰٪</w:t>
            </w:r>
          </w:p>
        </w:tc>
      </w:tr>
      <w:tr w:rsidR="00410D38" w14:paraId="5E7D4517" w14:textId="77777777">
        <w:tc>
          <w:tcPr>
            <w:tcW w:w="1870" w:type="dxa"/>
          </w:tcPr>
          <w:p w14:paraId="5E7D4512" w14:textId="77777777" w:rsidR="00410D38" w:rsidRDefault="00000000" w:rsidP="00312B08">
            <w:pPr>
              <w:spacing w:after="40"/>
            </w:pPr>
            <w:r>
              <w:lastRenderedPageBreak/>
              <w:t>بازرگانی</w:t>
            </w:r>
          </w:p>
        </w:tc>
        <w:tc>
          <w:tcPr>
            <w:tcW w:w="1870" w:type="dxa"/>
          </w:tcPr>
          <w:p w14:paraId="5E7D4513" w14:textId="77777777" w:rsidR="00410D38" w:rsidRDefault="00000000" w:rsidP="00312B08">
            <w:pPr>
              <w:spacing w:after="40"/>
            </w:pPr>
            <w:r>
              <w:t>۱۱۳,۴۰۸</w:t>
            </w:r>
          </w:p>
        </w:tc>
        <w:tc>
          <w:tcPr>
            <w:tcW w:w="1870" w:type="dxa"/>
          </w:tcPr>
          <w:p w14:paraId="5E7D4514" w14:textId="77777777" w:rsidR="00410D38" w:rsidRDefault="00000000" w:rsidP="00312B08">
            <w:pPr>
              <w:spacing w:after="40"/>
            </w:pPr>
            <w:r>
              <w:t>۶.۲</w:t>
            </w:r>
          </w:p>
        </w:tc>
        <w:tc>
          <w:tcPr>
            <w:tcW w:w="1870" w:type="dxa"/>
          </w:tcPr>
          <w:p w14:paraId="5E7D4515" w14:textId="77777777" w:rsidR="00410D38" w:rsidRDefault="00000000" w:rsidP="00312B08">
            <w:pPr>
              <w:spacing w:after="40"/>
            </w:pPr>
            <w:r>
              <w:t>۴.۸۵٪</w:t>
            </w:r>
          </w:p>
        </w:tc>
        <w:tc>
          <w:tcPr>
            <w:tcW w:w="1870" w:type="dxa"/>
          </w:tcPr>
          <w:p w14:paraId="5E7D4516" w14:textId="77777777" w:rsidR="00410D38" w:rsidRDefault="00000000" w:rsidP="00312B08">
            <w:pPr>
              <w:spacing w:after="40"/>
            </w:pPr>
            <w:r>
              <w:t>۹.۸۳٪</w:t>
            </w:r>
          </w:p>
        </w:tc>
      </w:tr>
      <w:tr w:rsidR="00410D38" w14:paraId="5E7D451D" w14:textId="77777777">
        <w:tc>
          <w:tcPr>
            <w:tcW w:w="1870" w:type="dxa"/>
          </w:tcPr>
          <w:p w14:paraId="5E7D4518" w14:textId="77777777" w:rsidR="00410D38" w:rsidRDefault="00000000" w:rsidP="00312B08">
            <w:pPr>
              <w:spacing w:after="40"/>
            </w:pPr>
            <w:r>
              <w:t>اعتبارات اسنادی</w:t>
            </w:r>
          </w:p>
        </w:tc>
        <w:tc>
          <w:tcPr>
            <w:tcW w:w="1870" w:type="dxa"/>
          </w:tcPr>
          <w:p w14:paraId="5E7D4519" w14:textId="77777777" w:rsidR="00410D38" w:rsidRDefault="00000000" w:rsidP="00312B08">
            <w:pPr>
              <w:spacing w:after="40"/>
            </w:pPr>
            <w:r>
              <w:t>۲۰,۷۳۳</w:t>
            </w:r>
          </w:p>
        </w:tc>
        <w:tc>
          <w:tcPr>
            <w:tcW w:w="1870" w:type="dxa"/>
          </w:tcPr>
          <w:p w14:paraId="5E7D451A" w14:textId="77777777" w:rsidR="00410D38" w:rsidRDefault="00000000" w:rsidP="00312B08">
            <w:pPr>
              <w:spacing w:after="40"/>
            </w:pPr>
            <w:r>
              <w:t>۵.۴</w:t>
            </w:r>
          </w:p>
        </w:tc>
        <w:tc>
          <w:tcPr>
            <w:tcW w:w="1870" w:type="dxa"/>
          </w:tcPr>
          <w:p w14:paraId="5E7D451B" w14:textId="77777777" w:rsidR="00410D38" w:rsidRDefault="00000000" w:rsidP="00312B08">
            <w:pPr>
              <w:spacing w:after="40"/>
            </w:pPr>
            <w:r>
              <w:t>۴.۲۲٪</w:t>
            </w:r>
          </w:p>
        </w:tc>
        <w:tc>
          <w:tcPr>
            <w:tcW w:w="1870" w:type="dxa"/>
          </w:tcPr>
          <w:p w14:paraId="5E7D451C" w14:textId="77777777" w:rsidR="00410D38" w:rsidRDefault="00000000" w:rsidP="00312B08">
            <w:pPr>
              <w:spacing w:after="40"/>
            </w:pPr>
            <w:r>
              <w:rPr>
                <w:b/>
                <w:bCs/>
              </w:rPr>
              <w:t>۸۴.۰۱٪</w:t>
            </w:r>
          </w:p>
        </w:tc>
      </w:tr>
      <w:tr w:rsidR="00410D38" w14:paraId="5E7D4523" w14:textId="77777777">
        <w:tc>
          <w:tcPr>
            <w:tcW w:w="1870" w:type="dxa"/>
          </w:tcPr>
          <w:p w14:paraId="5E7D451E" w14:textId="77777777" w:rsidR="00410D38" w:rsidRDefault="00000000" w:rsidP="00312B08">
            <w:pPr>
              <w:spacing w:after="40"/>
            </w:pPr>
            <w:r>
              <w:t>صنایع تبدیلی کشاورزی</w:t>
            </w:r>
          </w:p>
        </w:tc>
        <w:tc>
          <w:tcPr>
            <w:tcW w:w="1870" w:type="dxa"/>
          </w:tcPr>
          <w:p w14:paraId="5E7D451F" w14:textId="77777777" w:rsidR="00410D38" w:rsidRDefault="00000000" w:rsidP="00312B08">
            <w:pPr>
              <w:spacing w:after="40"/>
            </w:pPr>
            <w:r>
              <w:t>۱,۳۸۳</w:t>
            </w:r>
          </w:p>
        </w:tc>
        <w:tc>
          <w:tcPr>
            <w:tcW w:w="1870" w:type="dxa"/>
          </w:tcPr>
          <w:p w14:paraId="5E7D4520" w14:textId="77777777" w:rsidR="00410D38" w:rsidRDefault="00000000" w:rsidP="00312B08">
            <w:pPr>
              <w:spacing w:after="40"/>
            </w:pPr>
            <w:r>
              <w:t>۱.۵</w:t>
            </w:r>
          </w:p>
        </w:tc>
        <w:tc>
          <w:tcPr>
            <w:tcW w:w="1870" w:type="dxa"/>
          </w:tcPr>
          <w:p w14:paraId="5E7D4521" w14:textId="77777777" w:rsidR="00410D38" w:rsidRDefault="00000000" w:rsidP="00312B08">
            <w:pPr>
              <w:spacing w:after="40"/>
            </w:pPr>
            <w:r>
              <w:t>۱.۱۹٪</w:t>
            </w:r>
          </w:p>
        </w:tc>
        <w:tc>
          <w:tcPr>
            <w:tcW w:w="1870" w:type="dxa"/>
          </w:tcPr>
          <w:p w14:paraId="5E7D4522" w14:textId="77777777" w:rsidR="00410D38" w:rsidRDefault="00000000" w:rsidP="00312B08">
            <w:pPr>
              <w:spacing w:after="40"/>
            </w:pPr>
            <w:r>
              <w:t>۵.۹۲٪</w:t>
            </w:r>
          </w:p>
        </w:tc>
      </w:tr>
      <w:tr w:rsidR="00410D38" w14:paraId="5E7D4529" w14:textId="77777777">
        <w:tc>
          <w:tcPr>
            <w:tcW w:w="1870" w:type="dxa"/>
          </w:tcPr>
          <w:p w14:paraId="5E7D4524" w14:textId="77777777" w:rsidR="00410D38" w:rsidRDefault="00000000" w:rsidP="00312B08">
            <w:pPr>
              <w:spacing w:after="40"/>
            </w:pPr>
            <w:r>
              <w:t>متفرقه</w:t>
            </w:r>
          </w:p>
        </w:tc>
        <w:tc>
          <w:tcPr>
            <w:tcW w:w="1870" w:type="dxa"/>
          </w:tcPr>
          <w:p w14:paraId="5E7D4525" w14:textId="77777777" w:rsidR="00410D38" w:rsidRDefault="00000000" w:rsidP="00312B08">
            <w:pPr>
              <w:spacing w:after="40"/>
            </w:pPr>
            <w:r>
              <w:t>۸</w:t>
            </w:r>
          </w:p>
        </w:tc>
        <w:tc>
          <w:tcPr>
            <w:tcW w:w="1870" w:type="dxa"/>
          </w:tcPr>
          <w:p w14:paraId="5E7D4526" w14:textId="77777777" w:rsidR="00410D38" w:rsidRDefault="00000000" w:rsidP="00312B08">
            <w:pPr>
              <w:spacing w:after="40"/>
            </w:pPr>
            <w:r>
              <w:t>۰.۰</w:t>
            </w:r>
          </w:p>
        </w:tc>
        <w:tc>
          <w:tcPr>
            <w:tcW w:w="1870" w:type="dxa"/>
          </w:tcPr>
          <w:p w14:paraId="5E7D4527" w14:textId="77777777" w:rsidR="00410D38" w:rsidRDefault="00000000" w:rsidP="00312B08">
            <w:pPr>
              <w:spacing w:after="40"/>
            </w:pPr>
            <w:r>
              <w:t>۰.۰۰٪</w:t>
            </w:r>
          </w:p>
        </w:tc>
        <w:tc>
          <w:tcPr>
            <w:tcW w:w="1870" w:type="dxa"/>
          </w:tcPr>
          <w:p w14:paraId="5E7D4528" w14:textId="77777777" w:rsidR="00410D38" w:rsidRDefault="00000000" w:rsidP="00312B08">
            <w:pPr>
              <w:spacing w:after="40"/>
            </w:pPr>
            <w:r>
              <w:t>—</w:t>
            </w:r>
          </w:p>
        </w:tc>
      </w:tr>
      <w:tr w:rsidR="00410D38" w14:paraId="5E7D452F" w14:textId="77777777">
        <w:tc>
          <w:tcPr>
            <w:tcW w:w="1870" w:type="dxa"/>
          </w:tcPr>
          <w:p w14:paraId="5E7D452A" w14:textId="77777777" w:rsidR="00410D38" w:rsidRDefault="00000000" w:rsidP="00312B08">
            <w:pPr>
              <w:spacing w:after="40"/>
            </w:pPr>
            <w:r>
              <w:rPr>
                <w:b/>
                <w:bCs/>
              </w:rPr>
              <w:t>جمع</w:t>
            </w:r>
          </w:p>
        </w:tc>
        <w:tc>
          <w:tcPr>
            <w:tcW w:w="1870" w:type="dxa"/>
          </w:tcPr>
          <w:p w14:paraId="5E7D452B" w14:textId="77777777" w:rsidR="00410D38" w:rsidRDefault="00000000" w:rsidP="00312B08">
            <w:pPr>
              <w:spacing w:after="40"/>
            </w:pPr>
            <w:r>
              <w:rPr>
                <w:b/>
                <w:bCs/>
              </w:rPr>
              <w:t>۱,۳۲۲,۳۰۳</w:t>
            </w:r>
          </w:p>
        </w:tc>
        <w:tc>
          <w:tcPr>
            <w:tcW w:w="1870" w:type="dxa"/>
          </w:tcPr>
          <w:p w14:paraId="5E7D452C" w14:textId="77777777" w:rsidR="00410D38" w:rsidRDefault="00000000" w:rsidP="00312B08">
            <w:pPr>
              <w:spacing w:after="40"/>
            </w:pPr>
            <w:r>
              <w:rPr>
                <w:b/>
                <w:bCs/>
              </w:rPr>
              <w:t>۱۲۸.۲</w:t>
            </w:r>
          </w:p>
        </w:tc>
        <w:tc>
          <w:tcPr>
            <w:tcW w:w="1870" w:type="dxa"/>
          </w:tcPr>
          <w:p w14:paraId="5E7D452D" w14:textId="77777777" w:rsidR="00410D38" w:rsidRDefault="00000000" w:rsidP="00312B08">
            <w:pPr>
              <w:spacing w:after="40"/>
            </w:pPr>
            <w:r>
              <w:rPr>
                <w:b/>
                <w:bCs/>
              </w:rPr>
              <w:t>۱۰۰٪</w:t>
            </w:r>
          </w:p>
        </w:tc>
        <w:tc>
          <w:tcPr>
            <w:tcW w:w="1870" w:type="dxa"/>
          </w:tcPr>
          <w:p w14:paraId="5E7D452E" w14:textId="77777777" w:rsidR="00410D38" w:rsidRDefault="00000000" w:rsidP="00312B08">
            <w:pPr>
              <w:spacing w:after="40"/>
            </w:pPr>
            <w:r>
              <w:rPr>
                <w:b/>
                <w:bCs/>
              </w:rPr>
              <w:t>۸.۷۶٪</w:t>
            </w:r>
          </w:p>
        </w:tc>
      </w:tr>
    </w:tbl>
    <w:p w14:paraId="5E7D4530" w14:textId="77777777" w:rsidR="00410D38" w:rsidRDefault="00410D38" w:rsidP="00312B08">
      <w:pPr>
        <w:spacing w:after="160"/>
      </w:pPr>
    </w:p>
    <w:p w14:paraId="5E7D4531" w14:textId="77777777" w:rsidR="00410D38" w:rsidRDefault="00000000" w:rsidP="00312B08">
      <w:pPr>
        <w:pStyle w:val="Heading3"/>
        <w:spacing w:before="280" w:after="160"/>
      </w:pPr>
      <w:bookmarkStart w:id="188" w:name="_Toc241516058"/>
      <w:r>
        <w:rPr>
          <w:b/>
          <w:bCs/>
        </w:rPr>
        <w:t>۴.۴.۳ تحلیل</w:t>
      </w:r>
      <w:bookmarkEnd w:id="188"/>
    </w:p>
    <w:p w14:paraId="5E7D4532" w14:textId="77777777" w:rsidR="00410D38" w:rsidRDefault="00000000" w:rsidP="00312B08">
      <w:pPr>
        <w:spacing w:after="160" w:line="300" w:lineRule="auto"/>
      </w:pPr>
      <w:r>
        <w:rPr>
          <w:b/>
          <w:bCs/>
        </w:rPr>
        <w:t>ساختار تمرکز بخشی.</w:t>
      </w:r>
      <w:r>
        <w:t xml:space="preserve"> دو بخش خدمات و صنعتی روی‌هم </w:t>
      </w:r>
      <w:r>
        <w:rPr>
          <w:b/>
          <w:bCs/>
        </w:rPr>
        <w:t>۶۹.۰۲ درصد</w:t>
      </w:r>
      <w:r>
        <w:t xml:space="preserve"> پرتفوی را تشکیل می‌دهند. افزودن مسکن و ساختمان این رقم را به </w:t>
      </w:r>
      <w:r>
        <w:rPr>
          <w:b/>
          <w:bCs/>
        </w:rPr>
        <w:t>۸۳.۸۹ درصد</w:t>
      </w:r>
      <w:r>
        <w:t xml:space="preserve"> می‌رساند. بنابراین پرتفوی بانک، علی‌رغم تنوع ظاهری هفت بخش، عملاً بر سه بخش استوار است.</w:t>
      </w:r>
    </w:p>
    <w:p w14:paraId="5E7D4533" w14:textId="77777777" w:rsidR="00410D38" w:rsidRDefault="00000000" w:rsidP="00312B08">
      <w:pPr>
        <w:spacing w:after="160" w:line="300" w:lineRule="auto"/>
      </w:pPr>
      <w:r>
        <w:rPr>
          <w:b/>
          <w:bCs/>
        </w:rPr>
        <w:t>جایگاه بخش کشاورزی.</w:t>
      </w:r>
      <w:r>
        <w:t xml:space="preserve"> با توجه به ماهیت تخصصی بانک توسعه تعاون، سهم ۵.۸۵ درصدی بخش کشاورزی — و ۷.۰۴ درصد با احتساب صنایع تبدیلی — شایان توجه است. نکته‌ی قابل تأمل آن است که این بخش </w:t>
      </w:r>
      <w:r>
        <w:rPr>
          <w:b/>
          <w:bCs/>
        </w:rPr>
        <w:t>۱۷۰,۸۵۶ قرارداد</w:t>
      </w:r>
      <w:r>
        <w:t xml:space="preserve"> یعنی ۱۲.۹ درصد کل قراردادها را در بر می‌گیرد، اما تنها ۵.۸۵ درصد مانده را. به بیان دیگر، تسهیلات کشاورزی از نظر تعداد پرشمار و از نظر مبلغ خُرد هستند. این الگو با ماهیت تسهیلات خرد کشاورزی سازگار است، اما از منظر بهره‌وری عملیاتی — نسبت هزینه‌ی پردازش به درآمد هر قرارداد — موضوعی است که ارزش بررسی در فاز ۲ را دارد.</w:t>
      </w:r>
    </w:p>
    <w:p w14:paraId="5E7D4534" w14:textId="77777777" w:rsidR="00410D38" w:rsidRDefault="00000000" w:rsidP="00312B08">
      <w:pPr>
        <w:spacing w:after="160" w:line="300" w:lineRule="auto"/>
      </w:pPr>
      <w:r>
        <w:rPr>
          <w:b/>
          <w:bCs/>
        </w:rPr>
        <w:t>پیش‌درآمد یافته‌ی محوری فصل ۵.</w:t>
      </w:r>
      <w:r>
        <w:t xml:space="preserve"> ستون آخر جدول ۴-۸ یک ناهمگونی چشمگیر را آشکار می‌کند. شش بخش از هفت بخش، نسبت مطالبات غیرجاری میان ۱.۳۰ تا ۹.۸۳ درصد دارند؛ یعنی در محدوده‌ای که برای یک بانک توسعه‌ای قابل توجیه است. اما بخش اعتبارات اسنادی با </w:t>
      </w:r>
      <w:r>
        <w:rPr>
          <w:b/>
          <w:bCs/>
        </w:rPr>
        <w:t>۸۴.۰۱ درصد</w:t>
      </w:r>
      <w:r>
        <w:t>، کاملاً از این طیف خارج است.</w:t>
      </w:r>
    </w:p>
    <w:p w14:paraId="5E7D4535" w14:textId="77777777" w:rsidR="00410D38" w:rsidRDefault="00000000" w:rsidP="00312B08">
      <w:pPr>
        <w:spacing w:after="160" w:line="300" w:lineRule="auto"/>
      </w:pPr>
      <w:r>
        <w:t xml:space="preserve">اهمیت کمّی این موضوع از سهم ۴.۲۲ درصدی آن در پرتفوی به‌هیچ‌وجه پیدا نیست. محاسبه‌ی سهم هر بخش از </w:t>
      </w:r>
      <w:r>
        <w:rPr>
          <w:b/>
          <w:bCs/>
        </w:rPr>
        <w:t>کل مطالبات غیرجاری بانک</w:t>
      </w:r>
      <w:r>
        <w:t xml:space="preserve"> تصویر متفاوتی می‌دهد:</w:t>
      </w:r>
    </w:p>
    <w:p w14:paraId="5E7D4536" w14:textId="77777777" w:rsidR="00410D38" w:rsidRDefault="00000000" w:rsidP="00312B08">
      <w:pPr>
        <w:spacing w:after="160" w:line="300" w:lineRule="auto"/>
      </w:pPr>
      <w:r>
        <w:rPr>
          <w:b/>
          <w:bCs/>
        </w:rPr>
        <w:t>جدول ۴-۹: سهم هر بخش اقتصادی از کل مطالبات غیرجاری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53A" w14:textId="77777777">
        <w:trPr>
          <w:tblHeader/>
        </w:trPr>
        <w:tc>
          <w:tcPr>
            <w:tcW w:w="3116" w:type="dxa"/>
            <w:shd w:val="clear" w:color="auto" w:fill="D9D9D9"/>
          </w:tcPr>
          <w:p w14:paraId="5E7D4537" w14:textId="77777777" w:rsidR="00410D38" w:rsidRDefault="00000000" w:rsidP="00312B08">
            <w:pPr>
              <w:spacing w:after="40"/>
            </w:pPr>
            <w:r>
              <w:t>بخش اقتصادی</w:t>
            </w:r>
          </w:p>
        </w:tc>
        <w:tc>
          <w:tcPr>
            <w:tcW w:w="3116" w:type="dxa"/>
            <w:shd w:val="clear" w:color="auto" w:fill="D9D9D9"/>
          </w:tcPr>
          <w:p w14:paraId="5E7D4538" w14:textId="77777777" w:rsidR="00410D38" w:rsidRDefault="00000000" w:rsidP="00312B08">
            <w:pPr>
              <w:spacing w:after="40"/>
            </w:pPr>
            <w:r>
              <w:t>سهم از مانده‌ی پرتفوی</w:t>
            </w:r>
          </w:p>
        </w:tc>
        <w:tc>
          <w:tcPr>
            <w:tcW w:w="3116" w:type="dxa"/>
            <w:shd w:val="clear" w:color="auto" w:fill="D9D9D9"/>
          </w:tcPr>
          <w:p w14:paraId="5E7D4539" w14:textId="77777777" w:rsidR="00410D38" w:rsidRDefault="00000000" w:rsidP="00312B08">
            <w:pPr>
              <w:spacing w:after="40"/>
            </w:pPr>
            <w:r>
              <w:t>سهم از کل مطالبات غیرجاری</w:t>
            </w:r>
          </w:p>
        </w:tc>
      </w:tr>
      <w:tr w:rsidR="00410D38" w14:paraId="5E7D453E" w14:textId="77777777">
        <w:tc>
          <w:tcPr>
            <w:tcW w:w="3116" w:type="dxa"/>
          </w:tcPr>
          <w:p w14:paraId="5E7D453B" w14:textId="77777777" w:rsidR="00410D38" w:rsidRDefault="00000000" w:rsidP="00312B08">
            <w:pPr>
              <w:spacing w:after="40"/>
            </w:pPr>
            <w:r>
              <w:t>اعتبارات اسنادی</w:t>
            </w:r>
          </w:p>
        </w:tc>
        <w:tc>
          <w:tcPr>
            <w:tcW w:w="3116" w:type="dxa"/>
          </w:tcPr>
          <w:p w14:paraId="5E7D453C" w14:textId="77777777" w:rsidR="00410D38" w:rsidRDefault="00000000" w:rsidP="00312B08">
            <w:pPr>
              <w:spacing w:after="40"/>
            </w:pPr>
            <w:r>
              <w:t>۴.۲۲٪</w:t>
            </w:r>
          </w:p>
        </w:tc>
        <w:tc>
          <w:tcPr>
            <w:tcW w:w="3116" w:type="dxa"/>
          </w:tcPr>
          <w:p w14:paraId="5E7D453D" w14:textId="77777777" w:rsidR="00410D38" w:rsidRDefault="00000000" w:rsidP="00312B08">
            <w:pPr>
              <w:spacing w:after="40"/>
            </w:pPr>
            <w:r>
              <w:rPr>
                <w:b/>
                <w:bCs/>
              </w:rPr>
              <w:t>۴۰.۴۴٪</w:t>
            </w:r>
          </w:p>
        </w:tc>
      </w:tr>
      <w:tr w:rsidR="00410D38" w14:paraId="5E7D4542" w14:textId="77777777">
        <w:tc>
          <w:tcPr>
            <w:tcW w:w="3116" w:type="dxa"/>
          </w:tcPr>
          <w:p w14:paraId="5E7D453F" w14:textId="77777777" w:rsidR="00410D38" w:rsidRDefault="00000000" w:rsidP="00312B08">
            <w:pPr>
              <w:spacing w:after="40"/>
            </w:pPr>
            <w:r>
              <w:t>صنعتی</w:t>
            </w:r>
          </w:p>
        </w:tc>
        <w:tc>
          <w:tcPr>
            <w:tcW w:w="3116" w:type="dxa"/>
          </w:tcPr>
          <w:p w14:paraId="5E7D4540" w14:textId="77777777" w:rsidR="00410D38" w:rsidRDefault="00000000" w:rsidP="00312B08">
            <w:pPr>
              <w:spacing w:after="40"/>
            </w:pPr>
            <w:r>
              <w:t>۲۸.۱۸٪</w:t>
            </w:r>
          </w:p>
        </w:tc>
        <w:tc>
          <w:tcPr>
            <w:tcW w:w="3116" w:type="dxa"/>
          </w:tcPr>
          <w:p w14:paraId="5E7D4541" w14:textId="77777777" w:rsidR="00410D38" w:rsidRDefault="00000000" w:rsidP="00312B08">
            <w:pPr>
              <w:spacing w:after="40"/>
            </w:pPr>
            <w:r>
              <w:t>۲۹.۲۵٪</w:t>
            </w:r>
          </w:p>
        </w:tc>
      </w:tr>
      <w:tr w:rsidR="00410D38" w14:paraId="5E7D4546" w14:textId="77777777">
        <w:tc>
          <w:tcPr>
            <w:tcW w:w="3116" w:type="dxa"/>
          </w:tcPr>
          <w:p w14:paraId="5E7D4543" w14:textId="77777777" w:rsidR="00410D38" w:rsidRDefault="00000000" w:rsidP="00312B08">
            <w:pPr>
              <w:spacing w:after="40"/>
            </w:pPr>
            <w:r>
              <w:t>خدمات</w:t>
            </w:r>
          </w:p>
        </w:tc>
        <w:tc>
          <w:tcPr>
            <w:tcW w:w="3116" w:type="dxa"/>
          </w:tcPr>
          <w:p w14:paraId="5E7D4544" w14:textId="77777777" w:rsidR="00410D38" w:rsidRDefault="00000000" w:rsidP="00312B08">
            <w:pPr>
              <w:spacing w:after="40"/>
            </w:pPr>
            <w:r>
              <w:t>۴۰.۸۴٪</w:t>
            </w:r>
          </w:p>
        </w:tc>
        <w:tc>
          <w:tcPr>
            <w:tcW w:w="3116" w:type="dxa"/>
          </w:tcPr>
          <w:p w14:paraId="5E7D4545" w14:textId="77777777" w:rsidR="00410D38" w:rsidRDefault="00000000" w:rsidP="00312B08">
            <w:pPr>
              <w:spacing w:after="40"/>
            </w:pPr>
            <w:r>
              <w:t>۱۵.۴۳٪</w:t>
            </w:r>
          </w:p>
        </w:tc>
      </w:tr>
      <w:tr w:rsidR="00410D38" w14:paraId="5E7D454A" w14:textId="77777777">
        <w:tc>
          <w:tcPr>
            <w:tcW w:w="3116" w:type="dxa"/>
          </w:tcPr>
          <w:p w14:paraId="5E7D4547" w14:textId="77777777" w:rsidR="00410D38" w:rsidRDefault="00000000" w:rsidP="00312B08">
            <w:pPr>
              <w:spacing w:after="40"/>
            </w:pPr>
            <w:r>
              <w:t>کشاورزی</w:t>
            </w:r>
          </w:p>
        </w:tc>
        <w:tc>
          <w:tcPr>
            <w:tcW w:w="3116" w:type="dxa"/>
          </w:tcPr>
          <w:p w14:paraId="5E7D4548" w14:textId="77777777" w:rsidR="00410D38" w:rsidRDefault="00000000" w:rsidP="00312B08">
            <w:pPr>
              <w:spacing w:after="40"/>
            </w:pPr>
            <w:r>
              <w:t>۵.۸۵٪</w:t>
            </w:r>
          </w:p>
        </w:tc>
        <w:tc>
          <w:tcPr>
            <w:tcW w:w="3116" w:type="dxa"/>
          </w:tcPr>
          <w:p w14:paraId="5E7D4549" w14:textId="77777777" w:rsidR="00410D38" w:rsidRDefault="00000000" w:rsidP="00312B08">
            <w:pPr>
              <w:spacing w:after="40"/>
            </w:pPr>
            <w:r>
              <w:t>۶.۴۲٪</w:t>
            </w:r>
          </w:p>
        </w:tc>
      </w:tr>
      <w:tr w:rsidR="00410D38" w14:paraId="5E7D454E" w14:textId="77777777">
        <w:tc>
          <w:tcPr>
            <w:tcW w:w="3116" w:type="dxa"/>
          </w:tcPr>
          <w:p w14:paraId="5E7D454B" w14:textId="77777777" w:rsidR="00410D38" w:rsidRDefault="00000000" w:rsidP="00312B08">
            <w:pPr>
              <w:spacing w:after="40"/>
            </w:pPr>
            <w:r>
              <w:t>بازرگانی</w:t>
            </w:r>
          </w:p>
        </w:tc>
        <w:tc>
          <w:tcPr>
            <w:tcW w:w="3116" w:type="dxa"/>
          </w:tcPr>
          <w:p w14:paraId="5E7D454C" w14:textId="77777777" w:rsidR="00410D38" w:rsidRDefault="00000000" w:rsidP="00312B08">
            <w:pPr>
              <w:spacing w:after="40"/>
            </w:pPr>
            <w:r>
              <w:t>۴.۸۵٪</w:t>
            </w:r>
          </w:p>
        </w:tc>
        <w:tc>
          <w:tcPr>
            <w:tcW w:w="3116" w:type="dxa"/>
          </w:tcPr>
          <w:p w14:paraId="5E7D454D" w14:textId="77777777" w:rsidR="00410D38" w:rsidRDefault="00000000" w:rsidP="00312B08">
            <w:pPr>
              <w:spacing w:after="40"/>
            </w:pPr>
            <w:r>
              <w:t>۵.۴۵٪</w:t>
            </w:r>
          </w:p>
        </w:tc>
      </w:tr>
      <w:tr w:rsidR="00410D38" w14:paraId="5E7D4552" w14:textId="77777777">
        <w:tc>
          <w:tcPr>
            <w:tcW w:w="3116" w:type="dxa"/>
          </w:tcPr>
          <w:p w14:paraId="5E7D454F" w14:textId="77777777" w:rsidR="00410D38" w:rsidRDefault="00000000" w:rsidP="00312B08">
            <w:pPr>
              <w:spacing w:after="40"/>
            </w:pPr>
            <w:r>
              <w:t>مسکن و ساختمان</w:t>
            </w:r>
          </w:p>
        </w:tc>
        <w:tc>
          <w:tcPr>
            <w:tcW w:w="3116" w:type="dxa"/>
          </w:tcPr>
          <w:p w14:paraId="5E7D4550" w14:textId="77777777" w:rsidR="00410D38" w:rsidRDefault="00000000" w:rsidP="00312B08">
            <w:pPr>
              <w:spacing w:after="40"/>
            </w:pPr>
            <w:r>
              <w:t>۱۴.۸۷٪</w:t>
            </w:r>
          </w:p>
        </w:tc>
        <w:tc>
          <w:tcPr>
            <w:tcW w:w="3116" w:type="dxa"/>
          </w:tcPr>
          <w:p w14:paraId="5E7D4551" w14:textId="77777777" w:rsidR="00410D38" w:rsidRDefault="00000000" w:rsidP="00312B08">
            <w:pPr>
              <w:spacing w:after="40"/>
            </w:pPr>
            <w:r>
              <w:t>۲.۲۱٪</w:t>
            </w:r>
          </w:p>
        </w:tc>
      </w:tr>
      <w:tr w:rsidR="00410D38" w14:paraId="5E7D4556" w14:textId="77777777">
        <w:tc>
          <w:tcPr>
            <w:tcW w:w="3116" w:type="dxa"/>
          </w:tcPr>
          <w:p w14:paraId="5E7D4553" w14:textId="77777777" w:rsidR="00410D38" w:rsidRDefault="00000000" w:rsidP="00312B08">
            <w:pPr>
              <w:spacing w:after="40"/>
            </w:pPr>
            <w:r>
              <w:t>صنایع تبدیلی کشاورزی</w:t>
            </w:r>
          </w:p>
        </w:tc>
        <w:tc>
          <w:tcPr>
            <w:tcW w:w="3116" w:type="dxa"/>
          </w:tcPr>
          <w:p w14:paraId="5E7D4554" w14:textId="77777777" w:rsidR="00410D38" w:rsidRDefault="00000000" w:rsidP="00312B08">
            <w:pPr>
              <w:spacing w:after="40"/>
            </w:pPr>
            <w:r>
              <w:t>۱.۱۹٪</w:t>
            </w:r>
          </w:p>
        </w:tc>
        <w:tc>
          <w:tcPr>
            <w:tcW w:w="3116" w:type="dxa"/>
          </w:tcPr>
          <w:p w14:paraId="5E7D4555" w14:textId="77777777" w:rsidR="00410D38" w:rsidRDefault="00000000" w:rsidP="00312B08">
            <w:pPr>
              <w:spacing w:after="40"/>
            </w:pPr>
            <w:r>
              <w:t>۰.۸۱٪</w:t>
            </w:r>
          </w:p>
        </w:tc>
      </w:tr>
    </w:tbl>
    <w:p w14:paraId="5E7D4557" w14:textId="77777777" w:rsidR="00410D38" w:rsidRDefault="00410D38" w:rsidP="00312B08">
      <w:pPr>
        <w:spacing w:after="160"/>
      </w:pPr>
    </w:p>
    <w:p w14:paraId="5E7D4558" w14:textId="77777777" w:rsidR="00410D38" w:rsidRDefault="00000000" w:rsidP="00312B08">
      <w:pPr>
        <w:spacing w:after="160" w:line="300" w:lineRule="auto"/>
      </w:pPr>
      <w:r>
        <w:t xml:space="preserve">مقایسه‌ی دو ستون این جدول گویاست. بخش خدمات با بزرگ‌ترین سهم از پرتفوی (۴۰.۸۴ درصد)، تنها ۱۵.۴۳ درصد مطالبات غیرجاری را تولید می‌کند. بخش مسکن و ساختمان با ۱۴.۸۷ درصد پرتفوی، تنها ۲.۲۱ درصد. در مقابل، اعتبارات اسنادی با ۴.۲۲ درصد پرتفوی، </w:t>
      </w:r>
      <w:r>
        <w:rPr>
          <w:b/>
          <w:bCs/>
        </w:rPr>
        <w:t>۴۰.۴۴ درصد کل مطالبات غیرجاری بانک</w:t>
      </w:r>
      <w:r>
        <w:t xml:space="preserve"> را به خود اختصاص داده است.</w:t>
      </w:r>
    </w:p>
    <w:p w14:paraId="5E7D4559" w14:textId="77777777" w:rsidR="00410D38" w:rsidRDefault="00000000" w:rsidP="00312B08">
      <w:pPr>
        <w:spacing w:after="160" w:line="300" w:lineRule="auto"/>
      </w:pPr>
      <w:r>
        <w:t>این یافته در فصل ۵ به‌عنوان موضوع یک بخش مستقل تحلیل شده است.</w:t>
      </w:r>
    </w:p>
    <w:p w14:paraId="5E7D455A" w14:textId="77777777" w:rsidR="00410D38" w:rsidRDefault="00410D38" w:rsidP="00312B08">
      <w:pPr>
        <w:pBdr>
          <w:bottom w:val="single" w:sz="6" w:space="0" w:color="999999"/>
        </w:pBdr>
        <w:spacing w:before="120" w:after="120"/>
      </w:pPr>
    </w:p>
    <w:p w14:paraId="5E7D455B" w14:textId="77777777" w:rsidR="00410D38" w:rsidRDefault="00000000" w:rsidP="00312B08">
      <w:pPr>
        <w:pStyle w:val="Heading2"/>
        <w:spacing w:before="280" w:after="160"/>
      </w:pPr>
      <w:bookmarkStart w:id="189" w:name="_Toc241516059"/>
      <w:r>
        <w:rPr>
          <w:b/>
          <w:bCs/>
          <w:sz w:val="28"/>
          <w:szCs w:val="28"/>
        </w:rPr>
        <w:t>۴.۵ توزیع اندازه‌ی تسهیلات</w:t>
      </w:r>
      <w:bookmarkEnd w:id="189"/>
    </w:p>
    <w:p w14:paraId="5E7D455C" w14:textId="77777777" w:rsidR="00410D38" w:rsidRDefault="00000000" w:rsidP="00312B08">
      <w:pPr>
        <w:pStyle w:val="Heading3"/>
        <w:spacing w:before="280" w:after="160"/>
      </w:pPr>
      <w:bookmarkStart w:id="190" w:name="_Toc241516060"/>
      <w:r>
        <w:rPr>
          <w:b/>
          <w:bCs/>
        </w:rPr>
        <w:lastRenderedPageBreak/>
        <w:t>۴.۵.۱ توزیع</w:t>
      </w:r>
      <w:bookmarkEnd w:id="190"/>
    </w:p>
    <w:p w14:paraId="5E7D455D" w14:textId="77777777" w:rsidR="00410D38" w:rsidRDefault="00000000" w:rsidP="00312B08">
      <w:pPr>
        <w:spacing w:before="120" w:after="80"/>
      </w:pPr>
      <w:r>
        <w:rPr>
          <w:noProof/>
        </w:rPr>
        <w:drawing>
          <wp:inline distT="0" distB="0" distL="0" distR="0" wp14:anchorId="5E7D4AD7" wp14:editId="5E7D4AD8">
            <wp:extent cx="5334000" cy="3200400"/>
            <wp:effectExtent l="0" t="0" r="0" b="0"/>
            <wp:docPr id="714808649" name="Picture 71480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200400"/>
                    </a:xfrm>
                    <a:prstGeom prst="rect">
                      <a:avLst/>
                    </a:prstGeom>
                  </pic:spPr>
                </pic:pic>
              </a:graphicData>
            </a:graphic>
          </wp:inline>
        </w:drawing>
      </w:r>
    </w:p>
    <w:p w14:paraId="5E7D455E" w14:textId="77777777" w:rsidR="00410D38" w:rsidRDefault="00000000" w:rsidP="00312B08">
      <w:pPr>
        <w:spacing w:after="220"/>
      </w:pPr>
      <w:r>
        <w:rPr>
          <w:i/>
          <w:iCs/>
          <w:sz w:val="18"/>
          <w:szCs w:val="18"/>
        </w:rPr>
        <w:t>توزیع تسهیلات بر اساس مبلغ اعطاشده</w:t>
      </w:r>
    </w:p>
    <w:p w14:paraId="5E7D455F"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loan_size_histogram.png</w:t>
      </w:r>
      <w:r>
        <w:rPr>
          <w:i/>
          <w:iCs/>
          <w:sz w:val="20"/>
          <w:szCs w:val="20"/>
        </w:rPr>
        <w:t>)</w:t>
      </w:r>
    </w:p>
    <w:p w14:paraId="5E7D4560" w14:textId="77777777" w:rsidR="00410D38" w:rsidRDefault="00000000" w:rsidP="00312B08">
      <w:pPr>
        <w:spacing w:after="160" w:line="300" w:lineRule="auto"/>
      </w:pPr>
      <w:r>
        <w:rPr>
          <w:b/>
          <w:bCs/>
        </w:rPr>
        <w:t>جدول ۴-۱۰: توزیع قراردادها بر حسب مبلغ اعطاشده (مبنای اعطا — ۶۸۴,۳۲۸ قرارداد)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410D38" w14:paraId="5E7D4567" w14:textId="77777777">
        <w:trPr>
          <w:tblHeader/>
        </w:trPr>
        <w:tc>
          <w:tcPr>
            <w:tcW w:w="1558" w:type="dxa"/>
            <w:shd w:val="clear" w:color="auto" w:fill="D9D9D9"/>
          </w:tcPr>
          <w:p w14:paraId="5E7D4561" w14:textId="77777777" w:rsidR="00410D38" w:rsidRDefault="00000000" w:rsidP="00312B08">
            <w:pPr>
              <w:spacing w:after="40"/>
            </w:pPr>
            <w:r>
              <w:t>بازه‌ی مبلغ اعطا</w:t>
            </w:r>
          </w:p>
        </w:tc>
        <w:tc>
          <w:tcPr>
            <w:tcW w:w="1558" w:type="dxa"/>
            <w:shd w:val="clear" w:color="auto" w:fill="D9D9D9"/>
          </w:tcPr>
          <w:p w14:paraId="5E7D4562" w14:textId="77777777" w:rsidR="00410D38" w:rsidRDefault="00000000" w:rsidP="00312B08">
            <w:pPr>
              <w:spacing w:after="40"/>
            </w:pPr>
            <w:r>
              <w:t>تعداد قرارداد</w:t>
            </w:r>
          </w:p>
        </w:tc>
        <w:tc>
          <w:tcPr>
            <w:tcW w:w="1558" w:type="dxa"/>
            <w:shd w:val="clear" w:color="auto" w:fill="D9D9D9"/>
          </w:tcPr>
          <w:p w14:paraId="5E7D4563" w14:textId="77777777" w:rsidR="00410D38" w:rsidRDefault="00000000" w:rsidP="00312B08">
            <w:pPr>
              <w:spacing w:after="40"/>
            </w:pPr>
            <w:r>
              <w:t>سهم تعداد</w:t>
            </w:r>
          </w:p>
        </w:tc>
        <w:tc>
          <w:tcPr>
            <w:tcW w:w="1558" w:type="dxa"/>
            <w:shd w:val="clear" w:color="auto" w:fill="D9D9D9"/>
          </w:tcPr>
          <w:p w14:paraId="5E7D4564" w14:textId="77777777" w:rsidR="00410D38" w:rsidRDefault="00000000" w:rsidP="00312B08">
            <w:pPr>
              <w:spacing w:after="40"/>
            </w:pPr>
            <w:r>
              <w:t>مبلغ اعطاشده (هزار میلیارد تومان)</w:t>
            </w:r>
          </w:p>
        </w:tc>
        <w:tc>
          <w:tcPr>
            <w:tcW w:w="1558" w:type="dxa"/>
            <w:shd w:val="clear" w:color="auto" w:fill="D9D9D9"/>
          </w:tcPr>
          <w:p w14:paraId="5E7D4565" w14:textId="77777777" w:rsidR="00410D38" w:rsidRDefault="00000000" w:rsidP="00312B08">
            <w:pPr>
              <w:spacing w:after="40"/>
            </w:pPr>
            <w:r>
              <w:t>سهم مبلغ</w:t>
            </w:r>
          </w:p>
        </w:tc>
        <w:tc>
          <w:tcPr>
            <w:tcW w:w="1558" w:type="dxa"/>
            <w:shd w:val="clear" w:color="auto" w:fill="D9D9D9"/>
          </w:tcPr>
          <w:p w14:paraId="5E7D4566" w14:textId="77777777" w:rsidR="00410D38" w:rsidRDefault="00000000" w:rsidP="00312B08">
            <w:pPr>
              <w:spacing w:after="40"/>
            </w:pPr>
            <w:r>
              <w:t>میانگین هر قرارداد</w:t>
            </w:r>
          </w:p>
        </w:tc>
      </w:tr>
      <w:tr w:rsidR="00410D38" w14:paraId="5E7D456E" w14:textId="77777777">
        <w:tc>
          <w:tcPr>
            <w:tcW w:w="1558" w:type="dxa"/>
          </w:tcPr>
          <w:p w14:paraId="5E7D4568" w14:textId="77777777" w:rsidR="00410D38" w:rsidRDefault="00000000" w:rsidP="00312B08">
            <w:pPr>
              <w:spacing w:after="40"/>
            </w:pPr>
            <w:r>
              <w:t>کمتر از ۵۰ میلیون تومان</w:t>
            </w:r>
          </w:p>
        </w:tc>
        <w:tc>
          <w:tcPr>
            <w:tcW w:w="1558" w:type="dxa"/>
          </w:tcPr>
          <w:p w14:paraId="5E7D4569" w14:textId="77777777" w:rsidR="00410D38" w:rsidRDefault="00000000" w:rsidP="00312B08">
            <w:pPr>
              <w:spacing w:after="40"/>
            </w:pPr>
            <w:r>
              <w:t>۱۴۸,۴۷۴</w:t>
            </w:r>
          </w:p>
        </w:tc>
        <w:tc>
          <w:tcPr>
            <w:tcW w:w="1558" w:type="dxa"/>
          </w:tcPr>
          <w:p w14:paraId="5E7D456A" w14:textId="77777777" w:rsidR="00410D38" w:rsidRDefault="00000000" w:rsidP="00312B08">
            <w:pPr>
              <w:spacing w:after="40"/>
            </w:pPr>
            <w:r>
              <w:t>۲۱.۷٪</w:t>
            </w:r>
          </w:p>
        </w:tc>
        <w:tc>
          <w:tcPr>
            <w:tcW w:w="1558" w:type="dxa"/>
          </w:tcPr>
          <w:p w14:paraId="5E7D456B" w14:textId="77777777" w:rsidR="00410D38" w:rsidRDefault="00000000" w:rsidP="00312B08">
            <w:pPr>
              <w:spacing w:after="40"/>
            </w:pPr>
            <w:r>
              <w:t>۳.۸</w:t>
            </w:r>
          </w:p>
        </w:tc>
        <w:tc>
          <w:tcPr>
            <w:tcW w:w="1558" w:type="dxa"/>
          </w:tcPr>
          <w:p w14:paraId="5E7D456C" w14:textId="77777777" w:rsidR="00410D38" w:rsidRDefault="00000000" w:rsidP="00312B08">
            <w:pPr>
              <w:spacing w:after="40"/>
            </w:pPr>
            <w:r>
              <w:t>۱.۸۵٪</w:t>
            </w:r>
          </w:p>
        </w:tc>
        <w:tc>
          <w:tcPr>
            <w:tcW w:w="1558" w:type="dxa"/>
          </w:tcPr>
          <w:p w14:paraId="5E7D456D" w14:textId="77777777" w:rsidR="00410D38" w:rsidRDefault="00000000" w:rsidP="00312B08">
            <w:pPr>
              <w:spacing w:after="40"/>
            </w:pPr>
            <w:r>
              <w:t>۲۵.۶ میلیون تومان</w:t>
            </w:r>
          </w:p>
        </w:tc>
      </w:tr>
      <w:tr w:rsidR="00410D38" w14:paraId="5E7D4575" w14:textId="77777777">
        <w:tc>
          <w:tcPr>
            <w:tcW w:w="1558" w:type="dxa"/>
          </w:tcPr>
          <w:p w14:paraId="5E7D456F" w14:textId="77777777" w:rsidR="00410D38" w:rsidRDefault="00000000" w:rsidP="00312B08">
            <w:pPr>
              <w:spacing w:after="40"/>
            </w:pPr>
            <w:r>
              <w:t>۵۰ تا ۲۰۰ میلیون</w:t>
            </w:r>
          </w:p>
        </w:tc>
        <w:tc>
          <w:tcPr>
            <w:tcW w:w="1558" w:type="dxa"/>
          </w:tcPr>
          <w:p w14:paraId="5E7D4570" w14:textId="77777777" w:rsidR="00410D38" w:rsidRDefault="00000000" w:rsidP="00312B08">
            <w:pPr>
              <w:spacing w:after="40"/>
            </w:pPr>
            <w:r>
              <w:t>۳۷۹,۶۵۸</w:t>
            </w:r>
          </w:p>
        </w:tc>
        <w:tc>
          <w:tcPr>
            <w:tcW w:w="1558" w:type="dxa"/>
          </w:tcPr>
          <w:p w14:paraId="5E7D4571" w14:textId="77777777" w:rsidR="00410D38" w:rsidRDefault="00000000" w:rsidP="00312B08">
            <w:pPr>
              <w:spacing w:after="40"/>
            </w:pPr>
            <w:r>
              <w:rPr>
                <w:b/>
                <w:bCs/>
              </w:rPr>
              <w:t>۵۵.۵٪</w:t>
            </w:r>
          </w:p>
        </w:tc>
        <w:tc>
          <w:tcPr>
            <w:tcW w:w="1558" w:type="dxa"/>
          </w:tcPr>
          <w:p w14:paraId="5E7D4572" w14:textId="77777777" w:rsidR="00410D38" w:rsidRDefault="00000000" w:rsidP="00312B08">
            <w:pPr>
              <w:spacing w:after="40"/>
            </w:pPr>
            <w:r>
              <w:t>۳۷.۰</w:t>
            </w:r>
          </w:p>
        </w:tc>
        <w:tc>
          <w:tcPr>
            <w:tcW w:w="1558" w:type="dxa"/>
          </w:tcPr>
          <w:p w14:paraId="5E7D4573" w14:textId="77777777" w:rsidR="00410D38" w:rsidRDefault="00000000" w:rsidP="00312B08">
            <w:pPr>
              <w:spacing w:after="40"/>
            </w:pPr>
            <w:r>
              <w:t>۱۸.۰۰٪</w:t>
            </w:r>
          </w:p>
        </w:tc>
        <w:tc>
          <w:tcPr>
            <w:tcW w:w="1558" w:type="dxa"/>
          </w:tcPr>
          <w:p w14:paraId="5E7D4574" w14:textId="77777777" w:rsidR="00410D38" w:rsidRDefault="00000000" w:rsidP="00312B08">
            <w:pPr>
              <w:spacing w:after="40"/>
            </w:pPr>
            <w:r>
              <w:t>۹۷.۵ میلیون تومان</w:t>
            </w:r>
          </w:p>
        </w:tc>
      </w:tr>
      <w:tr w:rsidR="00410D38" w14:paraId="5E7D457C" w14:textId="77777777">
        <w:tc>
          <w:tcPr>
            <w:tcW w:w="1558" w:type="dxa"/>
          </w:tcPr>
          <w:p w14:paraId="5E7D4576" w14:textId="77777777" w:rsidR="00410D38" w:rsidRDefault="00000000" w:rsidP="00312B08">
            <w:pPr>
              <w:spacing w:after="40"/>
            </w:pPr>
            <w:r>
              <w:t>۲۰۰ میلیون تا ۱ میلیارد</w:t>
            </w:r>
          </w:p>
        </w:tc>
        <w:tc>
          <w:tcPr>
            <w:tcW w:w="1558" w:type="dxa"/>
          </w:tcPr>
          <w:p w14:paraId="5E7D4577" w14:textId="77777777" w:rsidR="00410D38" w:rsidRDefault="00000000" w:rsidP="00312B08">
            <w:pPr>
              <w:spacing w:after="40"/>
            </w:pPr>
            <w:r>
              <w:t>۱۳۰,۴۰۵</w:t>
            </w:r>
          </w:p>
        </w:tc>
        <w:tc>
          <w:tcPr>
            <w:tcW w:w="1558" w:type="dxa"/>
          </w:tcPr>
          <w:p w14:paraId="5E7D4578" w14:textId="77777777" w:rsidR="00410D38" w:rsidRDefault="00000000" w:rsidP="00312B08">
            <w:pPr>
              <w:spacing w:after="40"/>
            </w:pPr>
            <w:r>
              <w:t>۱۹.۱٪</w:t>
            </w:r>
          </w:p>
        </w:tc>
        <w:tc>
          <w:tcPr>
            <w:tcW w:w="1558" w:type="dxa"/>
          </w:tcPr>
          <w:p w14:paraId="5E7D4579" w14:textId="77777777" w:rsidR="00410D38" w:rsidRDefault="00000000" w:rsidP="00312B08">
            <w:pPr>
              <w:spacing w:after="40"/>
            </w:pPr>
            <w:r>
              <w:t>۴۰.۵</w:t>
            </w:r>
          </w:p>
        </w:tc>
        <w:tc>
          <w:tcPr>
            <w:tcW w:w="1558" w:type="dxa"/>
          </w:tcPr>
          <w:p w14:paraId="5E7D457A" w14:textId="77777777" w:rsidR="00410D38" w:rsidRDefault="00000000" w:rsidP="00312B08">
            <w:pPr>
              <w:spacing w:after="40"/>
            </w:pPr>
            <w:r>
              <w:t>۱۹.۷۱٪</w:t>
            </w:r>
          </w:p>
        </w:tc>
        <w:tc>
          <w:tcPr>
            <w:tcW w:w="1558" w:type="dxa"/>
          </w:tcPr>
          <w:p w14:paraId="5E7D457B" w14:textId="77777777" w:rsidR="00410D38" w:rsidRDefault="00000000" w:rsidP="00312B08">
            <w:pPr>
              <w:spacing w:after="40"/>
            </w:pPr>
            <w:r>
              <w:t>۰.۳ میلیارد تومان</w:t>
            </w:r>
          </w:p>
        </w:tc>
      </w:tr>
      <w:tr w:rsidR="00410D38" w14:paraId="5E7D4583" w14:textId="77777777">
        <w:tc>
          <w:tcPr>
            <w:tcW w:w="1558" w:type="dxa"/>
          </w:tcPr>
          <w:p w14:paraId="5E7D457D" w14:textId="77777777" w:rsidR="00410D38" w:rsidRDefault="00000000" w:rsidP="00312B08">
            <w:pPr>
              <w:spacing w:after="40"/>
            </w:pPr>
            <w:r>
              <w:t>۱ تا ۵ میلیارد</w:t>
            </w:r>
          </w:p>
        </w:tc>
        <w:tc>
          <w:tcPr>
            <w:tcW w:w="1558" w:type="dxa"/>
          </w:tcPr>
          <w:p w14:paraId="5E7D457E" w14:textId="77777777" w:rsidR="00410D38" w:rsidRDefault="00000000" w:rsidP="00312B08">
            <w:pPr>
              <w:spacing w:after="40"/>
            </w:pPr>
            <w:r>
              <w:t>۱۸,۵۹۵</w:t>
            </w:r>
          </w:p>
        </w:tc>
        <w:tc>
          <w:tcPr>
            <w:tcW w:w="1558" w:type="dxa"/>
          </w:tcPr>
          <w:p w14:paraId="5E7D457F" w14:textId="77777777" w:rsidR="00410D38" w:rsidRDefault="00000000" w:rsidP="00312B08">
            <w:pPr>
              <w:spacing w:after="40"/>
            </w:pPr>
            <w:r>
              <w:t>۲.۷٪</w:t>
            </w:r>
          </w:p>
        </w:tc>
        <w:tc>
          <w:tcPr>
            <w:tcW w:w="1558" w:type="dxa"/>
          </w:tcPr>
          <w:p w14:paraId="5E7D4580" w14:textId="77777777" w:rsidR="00410D38" w:rsidRDefault="00000000" w:rsidP="00312B08">
            <w:pPr>
              <w:spacing w:after="40"/>
            </w:pPr>
            <w:r>
              <w:t>۴۰.۹</w:t>
            </w:r>
          </w:p>
        </w:tc>
        <w:tc>
          <w:tcPr>
            <w:tcW w:w="1558" w:type="dxa"/>
          </w:tcPr>
          <w:p w14:paraId="5E7D4581" w14:textId="77777777" w:rsidR="00410D38" w:rsidRDefault="00000000" w:rsidP="00312B08">
            <w:pPr>
              <w:spacing w:after="40"/>
            </w:pPr>
            <w:r>
              <w:t>۱۹.۹۰٪</w:t>
            </w:r>
          </w:p>
        </w:tc>
        <w:tc>
          <w:tcPr>
            <w:tcW w:w="1558" w:type="dxa"/>
          </w:tcPr>
          <w:p w14:paraId="5E7D4582" w14:textId="77777777" w:rsidR="00410D38" w:rsidRDefault="00000000" w:rsidP="00312B08">
            <w:pPr>
              <w:spacing w:after="40"/>
            </w:pPr>
            <w:r>
              <w:t>۲.۲ میلیارد تومان</w:t>
            </w:r>
          </w:p>
        </w:tc>
      </w:tr>
      <w:tr w:rsidR="00410D38" w14:paraId="5E7D458A" w14:textId="77777777">
        <w:tc>
          <w:tcPr>
            <w:tcW w:w="1558" w:type="dxa"/>
          </w:tcPr>
          <w:p w14:paraId="5E7D4584" w14:textId="77777777" w:rsidR="00410D38" w:rsidRDefault="00000000" w:rsidP="00312B08">
            <w:pPr>
              <w:spacing w:after="40"/>
            </w:pPr>
            <w:r>
              <w:t>بیش از ۵ میلیارد</w:t>
            </w:r>
          </w:p>
        </w:tc>
        <w:tc>
          <w:tcPr>
            <w:tcW w:w="1558" w:type="dxa"/>
          </w:tcPr>
          <w:p w14:paraId="5E7D4585" w14:textId="77777777" w:rsidR="00410D38" w:rsidRDefault="00000000" w:rsidP="00312B08">
            <w:pPr>
              <w:spacing w:after="40"/>
            </w:pPr>
            <w:r>
              <w:rPr>
                <w:b/>
                <w:bCs/>
              </w:rPr>
              <w:t>۷,۱۹۶</w:t>
            </w:r>
          </w:p>
        </w:tc>
        <w:tc>
          <w:tcPr>
            <w:tcW w:w="1558" w:type="dxa"/>
          </w:tcPr>
          <w:p w14:paraId="5E7D4586" w14:textId="77777777" w:rsidR="00410D38" w:rsidRDefault="00000000" w:rsidP="00312B08">
            <w:pPr>
              <w:spacing w:after="40"/>
            </w:pPr>
            <w:r>
              <w:rPr>
                <w:b/>
                <w:bCs/>
              </w:rPr>
              <w:t>۱.۱٪</w:t>
            </w:r>
          </w:p>
        </w:tc>
        <w:tc>
          <w:tcPr>
            <w:tcW w:w="1558" w:type="dxa"/>
          </w:tcPr>
          <w:p w14:paraId="5E7D4587" w14:textId="77777777" w:rsidR="00410D38" w:rsidRDefault="00000000" w:rsidP="00312B08">
            <w:pPr>
              <w:spacing w:after="40"/>
            </w:pPr>
            <w:r>
              <w:rPr>
                <w:b/>
                <w:bCs/>
              </w:rPr>
              <w:t>۸۳.۴</w:t>
            </w:r>
          </w:p>
        </w:tc>
        <w:tc>
          <w:tcPr>
            <w:tcW w:w="1558" w:type="dxa"/>
          </w:tcPr>
          <w:p w14:paraId="5E7D4588" w14:textId="77777777" w:rsidR="00410D38" w:rsidRDefault="00000000" w:rsidP="00312B08">
            <w:pPr>
              <w:spacing w:after="40"/>
            </w:pPr>
            <w:r>
              <w:rPr>
                <w:b/>
                <w:bCs/>
              </w:rPr>
              <w:t>۴۰.۵۵٪</w:t>
            </w:r>
          </w:p>
        </w:tc>
        <w:tc>
          <w:tcPr>
            <w:tcW w:w="1558" w:type="dxa"/>
          </w:tcPr>
          <w:p w14:paraId="5E7D4589" w14:textId="77777777" w:rsidR="00410D38" w:rsidRDefault="00000000" w:rsidP="00312B08">
            <w:pPr>
              <w:spacing w:after="40"/>
            </w:pPr>
            <w:r>
              <w:rPr>
                <w:b/>
                <w:bCs/>
              </w:rPr>
              <w:t>۱۱.۶ میلیارد تومان</w:t>
            </w:r>
          </w:p>
        </w:tc>
      </w:tr>
      <w:tr w:rsidR="00410D38" w14:paraId="5E7D4591" w14:textId="77777777">
        <w:tc>
          <w:tcPr>
            <w:tcW w:w="1558" w:type="dxa"/>
          </w:tcPr>
          <w:p w14:paraId="5E7D458B" w14:textId="77777777" w:rsidR="00410D38" w:rsidRDefault="00000000" w:rsidP="00312B08">
            <w:pPr>
              <w:spacing w:after="40"/>
            </w:pPr>
            <w:r>
              <w:rPr>
                <w:b/>
                <w:bCs/>
              </w:rPr>
              <w:t>جمع</w:t>
            </w:r>
          </w:p>
        </w:tc>
        <w:tc>
          <w:tcPr>
            <w:tcW w:w="1558" w:type="dxa"/>
          </w:tcPr>
          <w:p w14:paraId="5E7D458C" w14:textId="77777777" w:rsidR="00410D38" w:rsidRDefault="00000000" w:rsidP="00312B08">
            <w:pPr>
              <w:spacing w:after="40"/>
            </w:pPr>
            <w:r>
              <w:rPr>
                <w:b/>
                <w:bCs/>
              </w:rPr>
              <w:t>۶۸۴,۳۲۸</w:t>
            </w:r>
          </w:p>
        </w:tc>
        <w:tc>
          <w:tcPr>
            <w:tcW w:w="1558" w:type="dxa"/>
          </w:tcPr>
          <w:p w14:paraId="5E7D458D" w14:textId="77777777" w:rsidR="00410D38" w:rsidRDefault="00000000" w:rsidP="00312B08">
            <w:pPr>
              <w:spacing w:after="40"/>
            </w:pPr>
            <w:r>
              <w:t>۱۰۰٪</w:t>
            </w:r>
          </w:p>
        </w:tc>
        <w:tc>
          <w:tcPr>
            <w:tcW w:w="1558" w:type="dxa"/>
          </w:tcPr>
          <w:p w14:paraId="5E7D458E" w14:textId="77777777" w:rsidR="00410D38" w:rsidRDefault="00000000" w:rsidP="00312B08">
            <w:pPr>
              <w:spacing w:after="40"/>
            </w:pPr>
            <w:r>
              <w:rPr>
                <w:b/>
                <w:bCs/>
              </w:rPr>
              <w:t>۲۰۵.۷</w:t>
            </w:r>
          </w:p>
        </w:tc>
        <w:tc>
          <w:tcPr>
            <w:tcW w:w="1558" w:type="dxa"/>
          </w:tcPr>
          <w:p w14:paraId="5E7D458F" w14:textId="77777777" w:rsidR="00410D38" w:rsidRDefault="00000000" w:rsidP="00312B08">
            <w:pPr>
              <w:spacing w:after="40"/>
            </w:pPr>
            <w:r>
              <w:t>۱۰۰٪</w:t>
            </w:r>
          </w:p>
        </w:tc>
        <w:tc>
          <w:tcPr>
            <w:tcW w:w="1558" w:type="dxa"/>
          </w:tcPr>
          <w:p w14:paraId="5E7D4590" w14:textId="77777777" w:rsidR="00410D38" w:rsidRDefault="00000000" w:rsidP="00312B08">
            <w:pPr>
              <w:spacing w:after="40"/>
            </w:pPr>
            <w:r>
              <w:t>۰.۳ میلیارد تومان</w:t>
            </w:r>
          </w:p>
        </w:tc>
      </w:tr>
    </w:tbl>
    <w:p w14:paraId="5E7D4592" w14:textId="77777777" w:rsidR="00410D38" w:rsidRDefault="00410D38" w:rsidP="00312B08">
      <w:pPr>
        <w:spacing w:after="160"/>
      </w:pPr>
    </w:p>
    <w:p w14:paraId="5E7D4593" w14:textId="77777777" w:rsidR="00410D38" w:rsidRDefault="00000000" w:rsidP="00312B08">
      <w:pPr>
        <w:pStyle w:val="Heading3"/>
        <w:spacing w:before="280" w:after="160"/>
      </w:pPr>
      <w:bookmarkStart w:id="191" w:name="_Toc241516061"/>
      <w:r>
        <w:rPr>
          <w:b/>
          <w:bCs/>
        </w:rPr>
        <w:t>۴.۵.۲ تحلیل: تقارن ساختاری با سمت منابع</w:t>
      </w:r>
      <w:bookmarkEnd w:id="191"/>
    </w:p>
    <w:p w14:paraId="5E7D4594" w14:textId="77777777" w:rsidR="00410D38" w:rsidRDefault="00000000" w:rsidP="00312B08">
      <w:pPr>
        <w:spacing w:after="160" w:line="300" w:lineRule="auto"/>
      </w:pPr>
      <w:r>
        <w:rPr>
          <w:b/>
          <w:bCs/>
        </w:rPr>
        <w:t>یافته‌ی اصلی.</w:t>
      </w:r>
      <w:r>
        <w:t xml:space="preserve"> توزیع اندازه‌ی تسهیلات همان عدم تقارن حادی را نشان می‌دهد که در پلکان مانده‌ی سپرده (بخش ۳.۳) مشاهده شد:</w:t>
      </w:r>
    </w:p>
    <w:p w14:paraId="5E7D4595" w14:textId="77777777" w:rsidR="00410D38" w:rsidRDefault="00000000" w:rsidP="00312B08">
      <w:pPr>
        <w:pBdr>
          <w:right w:val="single" w:sz="18" w:space="0" w:color="808080"/>
        </w:pBdr>
        <w:shd w:val="clear" w:color="auto" w:fill="F2F2F2"/>
        <w:spacing w:before="100" w:after="160"/>
        <w:ind w:left="400"/>
      </w:pPr>
      <w:r>
        <w:rPr>
          <w:b/>
          <w:bCs/>
          <w:i/>
          <w:iCs/>
          <w:sz w:val="20"/>
          <w:szCs w:val="20"/>
        </w:rPr>
        <w:t>۷,۱۹۶ قرارداد، معادل ۱.۱ درصد کل قراردادها، ۴۰.۵۵ درصد مبلغ اعطاشده را در بر می‌گیرند.</w:t>
      </w:r>
      <w:r>
        <w:rPr>
          <w:i/>
          <w:iCs/>
          <w:sz w:val="20"/>
          <w:szCs w:val="20"/>
        </w:rPr>
        <w:t xml:space="preserve"> در مقابل، ۵۲۸,۱۳۲ قرارداد معادل </w:t>
      </w:r>
      <w:r>
        <w:rPr>
          <w:b/>
          <w:bCs/>
          <w:i/>
          <w:iCs/>
          <w:sz w:val="20"/>
          <w:szCs w:val="20"/>
        </w:rPr>
        <w:t>۷۷.۲ درصد</w:t>
      </w:r>
      <w:r>
        <w:rPr>
          <w:i/>
          <w:iCs/>
          <w:sz w:val="20"/>
          <w:szCs w:val="20"/>
        </w:rPr>
        <w:t xml:space="preserve">، روی‌هم تنها </w:t>
      </w:r>
      <w:r>
        <w:rPr>
          <w:b/>
          <w:bCs/>
          <w:i/>
          <w:iCs/>
          <w:sz w:val="20"/>
          <w:szCs w:val="20"/>
        </w:rPr>
        <w:t>۱۹.۸۵ درصد</w:t>
      </w:r>
      <w:r>
        <w:rPr>
          <w:i/>
          <w:iCs/>
          <w:sz w:val="20"/>
          <w:szCs w:val="20"/>
        </w:rPr>
        <w:t xml:space="preserve"> مبلغ را تشکیل می‌دهند.</w:t>
      </w:r>
    </w:p>
    <w:p w14:paraId="5E7D4596" w14:textId="77777777" w:rsidR="00410D38" w:rsidRDefault="00000000" w:rsidP="00312B08">
      <w:pPr>
        <w:spacing w:after="160" w:line="300" w:lineRule="auto"/>
      </w:pPr>
      <w:r>
        <w:t xml:space="preserve">میانگین اندازه‌ی قرارداد در بالاترین بازه (۱۱.۶ میلیارد تومان) حدود </w:t>
      </w:r>
      <w:r>
        <w:rPr>
          <w:b/>
          <w:bCs/>
        </w:rPr>
        <w:t>۴۵۳ برابر</w:t>
      </w:r>
      <w:r>
        <w:t xml:space="preserve"> میانگین پایین‌ترین بازه (۲۵.۶ میلیون تومان) است.</w:t>
      </w:r>
    </w:p>
    <w:p w14:paraId="5E7D4597" w14:textId="77777777" w:rsidR="00410D38" w:rsidRDefault="00000000" w:rsidP="00312B08">
      <w:pPr>
        <w:spacing w:after="160" w:line="300" w:lineRule="auto"/>
      </w:pPr>
      <w:r>
        <w:rPr>
          <w:b/>
          <w:bCs/>
        </w:rPr>
        <w:t>تقارن با سمت بدهی.</w:t>
      </w:r>
      <w:r>
        <w:t xml:space="preserve"> قرار دادن این یافته در کنار یافته‌ی بخش ۳.۳ تصویر یکپارچه‌ای از مدل کسب‌وکار بانک ارائه می‌دهد:</w:t>
      </w:r>
    </w:p>
    <w:p w14:paraId="5E7D4598" w14:textId="77777777" w:rsidR="00410D38" w:rsidRDefault="00000000" w:rsidP="00312B08">
      <w:pPr>
        <w:spacing w:after="160" w:line="300" w:lineRule="auto"/>
      </w:pPr>
      <w:r>
        <w:rPr>
          <w:b/>
          <w:bCs/>
        </w:rPr>
        <w:lastRenderedPageBreak/>
        <w:t>جدول ۴-۱۱: مقایسه‌ی عدم تقارن در دو سمت ترازنامه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59C" w14:textId="77777777">
        <w:trPr>
          <w:tblHeader/>
        </w:trPr>
        <w:tc>
          <w:tcPr>
            <w:tcW w:w="3116" w:type="dxa"/>
            <w:shd w:val="clear" w:color="auto" w:fill="D9D9D9"/>
          </w:tcPr>
          <w:p w14:paraId="5E7D4599" w14:textId="77777777" w:rsidR="00410D38" w:rsidRDefault="00000000" w:rsidP="00312B08">
            <w:pPr>
              <w:spacing w:after="40"/>
            </w:pPr>
            <w:r>
              <w:t>سمت ترازنامه</w:t>
            </w:r>
          </w:p>
        </w:tc>
        <w:tc>
          <w:tcPr>
            <w:tcW w:w="3116" w:type="dxa"/>
            <w:shd w:val="clear" w:color="auto" w:fill="D9D9D9"/>
          </w:tcPr>
          <w:p w14:paraId="5E7D459A" w14:textId="77777777" w:rsidR="00410D38" w:rsidRDefault="00000000" w:rsidP="00312B08">
            <w:pPr>
              <w:spacing w:after="40"/>
            </w:pPr>
            <w:r>
              <w:t>گروه کوچک بالایی</w:t>
            </w:r>
          </w:p>
        </w:tc>
        <w:tc>
          <w:tcPr>
            <w:tcW w:w="3116" w:type="dxa"/>
            <w:shd w:val="clear" w:color="auto" w:fill="D9D9D9"/>
          </w:tcPr>
          <w:p w14:paraId="5E7D459B" w14:textId="77777777" w:rsidR="00410D38" w:rsidRDefault="00000000" w:rsidP="00312B08">
            <w:pPr>
              <w:spacing w:after="40"/>
            </w:pPr>
            <w:r>
              <w:t>سهم از ارزش</w:t>
            </w:r>
          </w:p>
        </w:tc>
      </w:tr>
      <w:tr w:rsidR="00410D38" w14:paraId="5E7D45A0" w14:textId="77777777">
        <w:tc>
          <w:tcPr>
            <w:tcW w:w="3116" w:type="dxa"/>
          </w:tcPr>
          <w:p w14:paraId="5E7D459D" w14:textId="77777777" w:rsidR="00410D38" w:rsidRDefault="00000000" w:rsidP="00312B08">
            <w:pPr>
              <w:spacing w:after="40"/>
            </w:pPr>
            <w:r>
              <w:t>منابع (سپرده)</w:t>
            </w:r>
          </w:p>
        </w:tc>
        <w:tc>
          <w:tcPr>
            <w:tcW w:w="3116" w:type="dxa"/>
          </w:tcPr>
          <w:p w14:paraId="5E7D459E" w14:textId="77777777" w:rsidR="00410D38" w:rsidRDefault="00000000" w:rsidP="00312B08">
            <w:pPr>
              <w:spacing w:after="40"/>
            </w:pPr>
            <w:r>
              <w:t>۱.۲۳٪ مشتریان</w:t>
            </w:r>
          </w:p>
        </w:tc>
        <w:tc>
          <w:tcPr>
            <w:tcW w:w="3116" w:type="dxa"/>
          </w:tcPr>
          <w:p w14:paraId="5E7D459F" w14:textId="77777777" w:rsidR="00410D38" w:rsidRDefault="00000000" w:rsidP="00312B08">
            <w:pPr>
              <w:spacing w:after="40"/>
            </w:pPr>
            <w:r>
              <w:t>۸۰.۱۵٪ مانده</w:t>
            </w:r>
          </w:p>
        </w:tc>
      </w:tr>
      <w:tr w:rsidR="00410D38" w14:paraId="5E7D45A4" w14:textId="77777777">
        <w:tc>
          <w:tcPr>
            <w:tcW w:w="3116" w:type="dxa"/>
          </w:tcPr>
          <w:p w14:paraId="5E7D45A1" w14:textId="77777777" w:rsidR="00410D38" w:rsidRDefault="00000000" w:rsidP="00312B08">
            <w:pPr>
              <w:spacing w:after="40"/>
            </w:pPr>
            <w:r>
              <w:t>مصارف (تسهیلات)</w:t>
            </w:r>
          </w:p>
        </w:tc>
        <w:tc>
          <w:tcPr>
            <w:tcW w:w="3116" w:type="dxa"/>
          </w:tcPr>
          <w:p w14:paraId="5E7D45A2" w14:textId="77777777" w:rsidR="00410D38" w:rsidRDefault="00000000" w:rsidP="00312B08">
            <w:pPr>
              <w:spacing w:after="40"/>
            </w:pPr>
            <w:r>
              <w:t>۱.۱٪ قراردادها</w:t>
            </w:r>
          </w:p>
        </w:tc>
        <w:tc>
          <w:tcPr>
            <w:tcW w:w="3116" w:type="dxa"/>
          </w:tcPr>
          <w:p w14:paraId="5E7D45A3" w14:textId="77777777" w:rsidR="00410D38" w:rsidRDefault="00000000" w:rsidP="00312B08">
            <w:pPr>
              <w:spacing w:after="40"/>
            </w:pPr>
            <w:r>
              <w:t>۴۰.۵۵٪ مبلغ اعطا</w:t>
            </w:r>
          </w:p>
        </w:tc>
      </w:tr>
    </w:tbl>
    <w:p w14:paraId="5E7D45A5" w14:textId="77777777" w:rsidR="00410D38" w:rsidRDefault="00410D38" w:rsidP="00312B08">
      <w:pPr>
        <w:spacing w:after="160"/>
      </w:pPr>
    </w:p>
    <w:p w14:paraId="5E7D45A6" w14:textId="77777777" w:rsidR="00410D38" w:rsidRDefault="00000000" w:rsidP="00312B08">
      <w:pPr>
        <w:spacing w:after="160" w:line="300" w:lineRule="auto"/>
      </w:pPr>
      <w:r>
        <w:rPr>
          <w:b/>
          <w:bCs/>
        </w:rPr>
        <w:t>ارزیابی.</w:t>
      </w:r>
      <w:r>
        <w:t xml:space="preserve"> هر دو سمت ترازنامه بر گروه کوچکی از روابط بزرگ استوارند، اما شدت این اتکا در سمت منابع به‌مراتب بیشتر است. به بیان دیگر، بانک در تجهیز منابع متمرکزتر از تخصیص آن‌ها عمل می‌کند.</w:t>
      </w:r>
    </w:p>
    <w:p w14:paraId="5E7D45A7" w14:textId="77777777" w:rsidR="00410D38" w:rsidRDefault="00000000" w:rsidP="00312B08">
      <w:pPr>
        <w:spacing w:after="160" w:line="300" w:lineRule="auto"/>
      </w:pPr>
      <w:r>
        <w:t>این عدم تقارن دوگانه، مدل کسب‌وکار بانک را در معرض یک آسیب‌پذیری مشخص قرار می‌دهد: منابع از گروه بسیار کوچکی تأمین می‌شود، در حالی که این منابع در پرتفوی وسیع‌تری از تسهیلات — با سررسیدهای بلندتر (بخش ۴.۶) — به کار گرفته شده‌اند. ارزیابی کمّی این ریسک مستلزم داده‌ی سررسید سپرده است که در پایگاه‌داده موجود نیست و در فصل ۸ درخواست شده است.</w:t>
      </w:r>
    </w:p>
    <w:p w14:paraId="5E7D45A8" w14:textId="77777777" w:rsidR="00410D38" w:rsidRDefault="00000000" w:rsidP="00312B08">
      <w:pPr>
        <w:spacing w:after="160" w:line="300" w:lineRule="auto"/>
      </w:pPr>
      <w:r>
        <w:rPr>
          <w:b/>
          <w:bCs/>
        </w:rPr>
        <w:t>تذکر روش‌شناختی.</w:t>
      </w:r>
      <w:r>
        <w:t xml:space="preserve"> ارقام این جدول بر مبنای </w:t>
      </w:r>
      <w:r>
        <w:rPr>
          <w:b/>
          <w:bCs/>
        </w:rPr>
        <w:t>مبلغ اعطا</w:t>
      </w:r>
      <w:r>
        <w:t xml:space="preserve"> محاسبه شده‌اند و نه مانده‌ی فعلی. قراردادهای بزرگ‌تر معمولاً سررسید بلندتری دارند و لذا سهم آن‌ها از مانده‌ی فعلی می‌تواند متفاوت باشد. تحلیل مطالبات غیرجاری به تفکیک اندازه در فصل ۵، همین تفکیک را بر مبنای مانده ارائه می‌کند.</w:t>
      </w:r>
    </w:p>
    <w:p w14:paraId="5E7D45A9" w14:textId="77777777" w:rsidR="00410D38" w:rsidRDefault="00410D38" w:rsidP="00312B08">
      <w:pPr>
        <w:pBdr>
          <w:bottom w:val="single" w:sz="6" w:space="0" w:color="999999"/>
        </w:pBdr>
        <w:spacing w:before="120" w:after="120"/>
      </w:pPr>
    </w:p>
    <w:p w14:paraId="5E7D45AA" w14:textId="77777777" w:rsidR="00410D38" w:rsidRDefault="00000000" w:rsidP="00312B08">
      <w:pPr>
        <w:pStyle w:val="Heading2"/>
        <w:spacing w:before="280" w:after="160"/>
      </w:pPr>
      <w:bookmarkStart w:id="192" w:name="_Toc241516062"/>
      <w:r>
        <w:rPr>
          <w:b/>
          <w:bCs/>
          <w:sz w:val="28"/>
          <w:szCs w:val="28"/>
        </w:rPr>
        <w:t>۴.۶ پروفایل سررسید</w:t>
      </w:r>
      <w:bookmarkEnd w:id="192"/>
    </w:p>
    <w:p w14:paraId="5E7D45AB" w14:textId="77777777" w:rsidR="00410D38" w:rsidRDefault="00000000" w:rsidP="00312B08">
      <w:pPr>
        <w:pStyle w:val="Heading3"/>
        <w:spacing w:before="280" w:after="160"/>
      </w:pPr>
      <w:bookmarkStart w:id="193" w:name="_Toc241516063"/>
      <w:r>
        <w:rPr>
          <w:b/>
          <w:bCs/>
        </w:rPr>
        <w:t>۴.۶.۱ دامنه‌ی محاسبه</w:t>
      </w:r>
      <w:bookmarkEnd w:id="193"/>
    </w:p>
    <w:p w14:paraId="5E7D45AC" w14:textId="77777777" w:rsidR="00410D38" w:rsidRDefault="00000000" w:rsidP="00312B08">
      <w:pPr>
        <w:spacing w:after="160" w:line="300" w:lineRule="auto"/>
      </w:pPr>
      <w:r>
        <w:t>این تحلیل مستلزم دو قلم داده است که تنها برای بخشی از پرتفوی موجودند: تاریخ اعطا و مدت قرارداد. دامنه‌ی پوشش آن به شرح زیر است:</w:t>
      </w:r>
    </w:p>
    <w:p w14:paraId="5E7D45AD" w14:textId="77777777" w:rsidR="00410D38" w:rsidRDefault="00000000" w:rsidP="00312B08">
      <w:pPr>
        <w:spacing w:after="160" w:line="300" w:lineRule="auto"/>
      </w:pPr>
      <w:r>
        <w:rPr>
          <w:b/>
          <w:bCs/>
        </w:rPr>
        <w:t>جدول ۴-۱۲: دامنه‌ی پوشش تحلیل سررسید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5B1" w14:textId="77777777">
        <w:trPr>
          <w:tblHeader/>
        </w:trPr>
        <w:tc>
          <w:tcPr>
            <w:tcW w:w="3116" w:type="dxa"/>
            <w:shd w:val="clear" w:color="auto" w:fill="D9D9D9"/>
          </w:tcPr>
          <w:p w14:paraId="5E7D45AE" w14:textId="77777777" w:rsidR="00410D38" w:rsidRDefault="00000000" w:rsidP="00312B08">
            <w:pPr>
              <w:spacing w:after="40"/>
            </w:pPr>
            <w:r>
              <w:t>سنجه</w:t>
            </w:r>
          </w:p>
        </w:tc>
        <w:tc>
          <w:tcPr>
            <w:tcW w:w="3116" w:type="dxa"/>
            <w:shd w:val="clear" w:color="auto" w:fill="D9D9D9"/>
          </w:tcPr>
          <w:p w14:paraId="5E7D45AF" w14:textId="77777777" w:rsidR="00410D38" w:rsidRDefault="00000000" w:rsidP="00312B08">
            <w:pPr>
              <w:spacing w:after="40"/>
            </w:pPr>
            <w:r>
              <w:t>مقدار</w:t>
            </w:r>
          </w:p>
        </w:tc>
        <w:tc>
          <w:tcPr>
            <w:tcW w:w="3116" w:type="dxa"/>
            <w:shd w:val="clear" w:color="auto" w:fill="D9D9D9"/>
          </w:tcPr>
          <w:p w14:paraId="5E7D45B0" w14:textId="77777777" w:rsidR="00410D38" w:rsidRDefault="00000000" w:rsidP="00312B08">
            <w:pPr>
              <w:spacing w:after="40"/>
            </w:pPr>
            <w:r>
              <w:t>نسبت</w:t>
            </w:r>
          </w:p>
        </w:tc>
      </w:tr>
      <w:tr w:rsidR="00410D38" w14:paraId="5E7D45B5" w14:textId="77777777">
        <w:tc>
          <w:tcPr>
            <w:tcW w:w="3116" w:type="dxa"/>
          </w:tcPr>
          <w:p w14:paraId="5E7D45B2" w14:textId="77777777" w:rsidR="00410D38" w:rsidRDefault="00000000" w:rsidP="00312B08">
            <w:pPr>
              <w:spacing w:after="40"/>
            </w:pPr>
            <w:r>
              <w:t>قراردادهای دارای داده‌ی سررسید</w:t>
            </w:r>
          </w:p>
        </w:tc>
        <w:tc>
          <w:tcPr>
            <w:tcW w:w="3116" w:type="dxa"/>
          </w:tcPr>
          <w:p w14:paraId="5E7D45B3" w14:textId="77777777" w:rsidR="00410D38" w:rsidRDefault="00000000" w:rsidP="00312B08">
            <w:pPr>
              <w:spacing w:after="40"/>
            </w:pPr>
            <w:r>
              <w:t>۴۶۱,۴۸۷</w:t>
            </w:r>
          </w:p>
        </w:tc>
        <w:tc>
          <w:tcPr>
            <w:tcW w:w="3116" w:type="dxa"/>
          </w:tcPr>
          <w:p w14:paraId="5E7D45B4" w14:textId="77777777" w:rsidR="00410D38" w:rsidRDefault="00000000" w:rsidP="00312B08">
            <w:pPr>
              <w:spacing w:after="40"/>
            </w:pPr>
            <w:r>
              <w:t>۶۷.۴٪ از الف-۱</w:t>
            </w:r>
          </w:p>
        </w:tc>
      </w:tr>
      <w:tr w:rsidR="00410D38" w14:paraId="5E7D45B9" w14:textId="77777777">
        <w:tc>
          <w:tcPr>
            <w:tcW w:w="3116" w:type="dxa"/>
          </w:tcPr>
          <w:p w14:paraId="5E7D45B6" w14:textId="77777777" w:rsidR="00410D38" w:rsidRDefault="00000000" w:rsidP="00312B08">
            <w:pPr>
              <w:spacing w:after="40"/>
            </w:pPr>
            <w:r>
              <w:t>مانده‌ی قابل تحلیل</w:t>
            </w:r>
          </w:p>
        </w:tc>
        <w:tc>
          <w:tcPr>
            <w:tcW w:w="3116" w:type="dxa"/>
          </w:tcPr>
          <w:p w14:paraId="5E7D45B7" w14:textId="77777777" w:rsidR="00410D38" w:rsidRDefault="00000000" w:rsidP="00312B08">
            <w:pPr>
              <w:spacing w:after="40"/>
            </w:pPr>
            <w:r>
              <w:t>۹۸.۵ هزار میلیارد تومان</w:t>
            </w:r>
          </w:p>
        </w:tc>
        <w:tc>
          <w:tcPr>
            <w:tcW w:w="3116" w:type="dxa"/>
          </w:tcPr>
          <w:p w14:paraId="5E7D45B8" w14:textId="77777777" w:rsidR="00410D38" w:rsidRDefault="00000000" w:rsidP="00312B08">
            <w:pPr>
              <w:spacing w:after="40"/>
            </w:pPr>
            <w:r>
              <w:rPr>
                <w:b/>
                <w:bCs/>
              </w:rPr>
              <w:t>۹۹.۰۲٪ از الف-۱</w:t>
            </w:r>
          </w:p>
        </w:tc>
      </w:tr>
      <w:tr w:rsidR="00410D38" w14:paraId="5E7D45BD" w14:textId="77777777">
        <w:tc>
          <w:tcPr>
            <w:tcW w:w="3116" w:type="dxa"/>
          </w:tcPr>
          <w:p w14:paraId="5E7D45BA" w14:textId="77777777" w:rsidR="00410D38" w:rsidRDefault="00000000" w:rsidP="00312B08">
            <w:pPr>
              <w:spacing w:after="40"/>
            </w:pPr>
            <w:r>
              <w:t>نسبت به کل پرتفوی</w:t>
            </w:r>
          </w:p>
        </w:tc>
        <w:tc>
          <w:tcPr>
            <w:tcW w:w="3116" w:type="dxa"/>
          </w:tcPr>
          <w:p w14:paraId="5E7D45BB" w14:textId="77777777" w:rsidR="00410D38" w:rsidRDefault="00000000" w:rsidP="00312B08">
            <w:pPr>
              <w:spacing w:after="40"/>
            </w:pPr>
            <w:r>
              <w:t>—</w:t>
            </w:r>
          </w:p>
        </w:tc>
        <w:tc>
          <w:tcPr>
            <w:tcW w:w="3116" w:type="dxa"/>
          </w:tcPr>
          <w:p w14:paraId="5E7D45BC" w14:textId="77777777" w:rsidR="00410D38" w:rsidRDefault="00000000" w:rsidP="00312B08">
            <w:pPr>
              <w:spacing w:after="40"/>
            </w:pPr>
            <w:r>
              <w:t>۷۶.۸۴٪ از الف</w:t>
            </w:r>
          </w:p>
        </w:tc>
      </w:tr>
    </w:tbl>
    <w:p w14:paraId="5E7D45BE" w14:textId="77777777" w:rsidR="00410D38" w:rsidRDefault="00410D38" w:rsidP="00312B08">
      <w:pPr>
        <w:spacing w:after="160"/>
      </w:pPr>
    </w:p>
    <w:p w14:paraId="5E7D45BF" w14:textId="77777777" w:rsidR="00410D38" w:rsidRDefault="00000000" w:rsidP="00312B08">
      <w:pPr>
        <w:spacing w:after="160" w:line="300" w:lineRule="auto"/>
      </w:pPr>
      <w:r>
        <w:t xml:space="preserve">نکته‌ی مثبت آن است که با وجود پوشش تعدادی ۶۷.۴ درصدی، پوشش </w:t>
      </w:r>
      <w:r>
        <w:rPr>
          <w:b/>
          <w:bCs/>
        </w:rPr>
        <w:t>ارزشی</w:t>
      </w:r>
      <w:r>
        <w:t xml:space="preserve"> این تحلیل ۹۹.۰۲ درصد پرتفوی شناخته‌شده است. یعنی قراردادهای فاقد داده‌ی سررسید عمدتاً قراردادهای خُرد هستند و حذف آن‌ها تصویر ارزشی را به‌طور محسوس تغییر نمی‌دهد.</w:t>
      </w:r>
    </w:p>
    <w:p w14:paraId="5E7D45C0" w14:textId="77777777" w:rsidR="00410D38" w:rsidRDefault="00000000" w:rsidP="00312B08">
      <w:pPr>
        <w:pStyle w:val="Heading3"/>
        <w:spacing w:before="280" w:after="160"/>
      </w:pPr>
      <w:bookmarkStart w:id="194" w:name="_Toc241516064"/>
      <w:r>
        <w:rPr>
          <w:b/>
          <w:bCs/>
        </w:rPr>
        <w:t>۴.۶.۲ توزیع</w:t>
      </w:r>
      <w:bookmarkEnd w:id="194"/>
    </w:p>
    <w:p w14:paraId="5E7D45C1" w14:textId="77777777" w:rsidR="00410D38" w:rsidRDefault="00000000" w:rsidP="00312B08">
      <w:pPr>
        <w:spacing w:before="120" w:after="80"/>
      </w:pPr>
      <w:r>
        <w:rPr>
          <w:noProof/>
        </w:rPr>
        <w:lastRenderedPageBreak/>
        <w:drawing>
          <wp:inline distT="0" distB="0" distL="0" distR="0" wp14:anchorId="5E7D4AD9" wp14:editId="5E7D4ADA">
            <wp:extent cx="5334000" cy="3200400"/>
            <wp:effectExtent l="0" t="0" r="0" b="0"/>
            <wp:docPr id="1188324651" name="Picture 118832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200400"/>
                    </a:xfrm>
                    <a:prstGeom prst="rect">
                      <a:avLst/>
                    </a:prstGeom>
                  </pic:spPr>
                </pic:pic>
              </a:graphicData>
            </a:graphic>
          </wp:inline>
        </w:drawing>
      </w:r>
    </w:p>
    <w:p w14:paraId="5E7D45C2" w14:textId="77777777" w:rsidR="00410D38" w:rsidRDefault="00000000" w:rsidP="00312B08">
      <w:pPr>
        <w:spacing w:after="220"/>
      </w:pPr>
      <w:r>
        <w:rPr>
          <w:i/>
          <w:iCs/>
          <w:sz w:val="18"/>
          <w:szCs w:val="18"/>
        </w:rPr>
        <w:t>پروفایل سررسید پرتفوی تسهیلات بر حسب عمر باقی‌مانده</w:t>
      </w:r>
    </w:p>
    <w:p w14:paraId="5E7D45C3"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loan_maturity_profile.png</w:t>
      </w:r>
      <w:r>
        <w:rPr>
          <w:i/>
          <w:iCs/>
          <w:sz w:val="20"/>
          <w:szCs w:val="20"/>
        </w:rPr>
        <w:t>)</w:t>
      </w:r>
    </w:p>
    <w:p w14:paraId="5E7D45C4" w14:textId="77777777" w:rsidR="00410D38" w:rsidRDefault="00000000" w:rsidP="00312B08">
      <w:pPr>
        <w:spacing w:after="160" w:line="300" w:lineRule="auto"/>
      </w:pPr>
      <w:r>
        <w:rPr>
          <w:b/>
          <w:bCs/>
        </w:rPr>
        <w:t>جدول ۴-۱۳: توزیع مانده بر حسب عمر باقی‌مانده‌ی قرارداد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5C9" w14:textId="77777777">
        <w:trPr>
          <w:tblHeader/>
        </w:trPr>
        <w:tc>
          <w:tcPr>
            <w:tcW w:w="2337" w:type="dxa"/>
            <w:shd w:val="clear" w:color="auto" w:fill="D9D9D9"/>
          </w:tcPr>
          <w:p w14:paraId="5E7D45C5" w14:textId="77777777" w:rsidR="00410D38" w:rsidRDefault="00000000" w:rsidP="00312B08">
            <w:pPr>
              <w:spacing w:after="40"/>
            </w:pPr>
            <w:r>
              <w:t>بازه‌ی عمر باقی‌مانده</w:t>
            </w:r>
          </w:p>
        </w:tc>
        <w:tc>
          <w:tcPr>
            <w:tcW w:w="2337" w:type="dxa"/>
            <w:shd w:val="clear" w:color="auto" w:fill="D9D9D9"/>
          </w:tcPr>
          <w:p w14:paraId="5E7D45C6" w14:textId="77777777" w:rsidR="00410D38" w:rsidRDefault="00000000" w:rsidP="00312B08">
            <w:pPr>
              <w:spacing w:after="40"/>
            </w:pPr>
            <w:r>
              <w:t>تعداد قرارداد</w:t>
            </w:r>
          </w:p>
        </w:tc>
        <w:tc>
          <w:tcPr>
            <w:tcW w:w="2337" w:type="dxa"/>
            <w:shd w:val="clear" w:color="auto" w:fill="D9D9D9"/>
          </w:tcPr>
          <w:p w14:paraId="5E7D45C7" w14:textId="77777777" w:rsidR="00410D38" w:rsidRDefault="00000000" w:rsidP="00312B08">
            <w:pPr>
              <w:spacing w:after="40"/>
            </w:pPr>
            <w:r>
              <w:t>مانده (هزار میلیارد تومان)</w:t>
            </w:r>
          </w:p>
        </w:tc>
        <w:tc>
          <w:tcPr>
            <w:tcW w:w="2337" w:type="dxa"/>
            <w:shd w:val="clear" w:color="auto" w:fill="D9D9D9"/>
          </w:tcPr>
          <w:p w14:paraId="5E7D45C8" w14:textId="77777777" w:rsidR="00410D38" w:rsidRDefault="00000000" w:rsidP="00312B08">
            <w:pPr>
              <w:spacing w:after="40"/>
            </w:pPr>
            <w:r>
              <w:t>سهم مانده</w:t>
            </w:r>
          </w:p>
        </w:tc>
      </w:tr>
      <w:tr w:rsidR="00410D38" w14:paraId="5E7D45CE" w14:textId="77777777">
        <w:tc>
          <w:tcPr>
            <w:tcW w:w="2337" w:type="dxa"/>
          </w:tcPr>
          <w:p w14:paraId="5E7D45CA" w14:textId="77777777" w:rsidR="00410D38" w:rsidRDefault="00000000" w:rsidP="00312B08">
            <w:pPr>
              <w:spacing w:after="40"/>
            </w:pPr>
            <w:r>
              <w:t>سررسیدگذشته</w:t>
            </w:r>
          </w:p>
        </w:tc>
        <w:tc>
          <w:tcPr>
            <w:tcW w:w="2337" w:type="dxa"/>
          </w:tcPr>
          <w:p w14:paraId="5E7D45CB" w14:textId="77777777" w:rsidR="00410D38" w:rsidRDefault="00000000" w:rsidP="00312B08">
            <w:pPr>
              <w:spacing w:after="40"/>
            </w:pPr>
            <w:r>
              <w:t>۳۷,۷۸۶</w:t>
            </w:r>
          </w:p>
        </w:tc>
        <w:tc>
          <w:tcPr>
            <w:tcW w:w="2337" w:type="dxa"/>
          </w:tcPr>
          <w:p w14:paraId="5E7D45CC" w14:textId="77777777" w:rsidR="00410D38" w:rsidRDefault="00000000" w:rsidP="00312B08">
            <w:pPr>
              <w:spacing w:after="40"/>
            </w:pPr>
            <w:r>
              <w:t>۴.۰</w:t>
            </w:r>
          </w:p>
        </w:tc>
        <w:tc>
          <w:tcPr>
            <w:tcW w:w="2337" w:type="dxa"/>
          </w:tcPr>
          <w:p w14:paraId="5E7D45CD" w14:textId="77777777" w:rsidR="00410D38" w:rsidRDefault="00000000" w:rsidP="00312B08">
            <w:pPr>
              <w:spacing w:after="40"/>
            </w:pPr>
            <w:r>
              <w:t>۴.۰۴٪</w:t>
            </w:r>
          </w:p>
        </w:tc>
      </w:tr>
      <w:tr w:rsidR="00410D38" w14:paraId="5E7D45D3" w14:textId="77777777">
        <w:tc>
          <w:tcPr>
            <w:tcW w:w="2337" w:type="dxa"/>
          </w:tcPr>
          <w:p w14:paraId="5E7D45CF" w14:textId="77777777" w:rsidR="00410D38" w:rsidRDefault="00000000" w:rsidP="00312B08">
            <w:pPr>
              <w:spacing w:after="40"/>
            </w:pPr>
            <w:r>
              <w:t>کمتر از ۹۰ روز</w:t>
            </w:r>
          </w:p>
        </w:tc>
        <w:tc>
          <w:tcPr>
            <w:tcW w:w="2337" w:type="dxa"/>
          </w:tcPr>
          <w:p w14:paraId="5E7D45D0" w14:textId="77777777" w:rsidR="00410D38" w:rsidRDefault="00000000" w:rsidP="00312B08">
            <w:pPr>
              <w:spacing w:after="40"/>
            </w:pPr>
            <w:r>
              <w:t>۱۸,۰۲۹</w:t>
            </w:r>
          </w:p>
        </w:tc>
        <w:tc>
          <w:tcPr>
            <w:tcW w:w="2337" w:type="dxa"/>
          </w:tcPr>
          <w:p w14:paraId="5E7D45D1" w14:textId="77777777" w:rsidR="00410D38" w:rsidRDefault="00000000" w:rsidP="00312B08">
            <w:pPr>
              <w:spacing w:after="40"/>
            </w:pPr>
            <w:r>
              <w:t>۴.۲</w:t>
            </w:r>
          </w:p>
        </w:tc>
        <w:tc>
          <w:tcPr>
            <w:tcW w:w="2337" w:type="dxa"/>
          </w:tcPr>
          <w:p w14:paraId="5E7D45D2" w14:textId="77777777" w:rsidR="00410D38" w:rsidRDefault="00000000" w:rsidP="00312B08">
            <w:pPr>
              <w:spacing w:after="40"/>
            </w:pPr>
            <w:r>
              <w:t>۴.۳۱٪</w:t>
            </w:r>
          </w:p>
        </w:tc>
      </w:tr>
      <w:tr w:rsidR="00410D38" w14:paraId="5E7D45D8" w14:textId="77777777">
        <w:tc>
          <w:tcPr>
            <w:tcW w:w="2337" w:type="dxa"/>
          </w:tcPr>
          <w:p w14:paraId="5E7D45D4" w14:textId="77777777" w:rsidR="00410D38" w:rsidRDefault="00000000" w:rsidP="00312B08">
            <w:pPr>
              <w:spacing w:after="40"/>
            </w:pPr>
            <w:r>
              <w:t>۹۱ تا ۳۶۵ روز</w:t>
            </w:r>
          </w:p>
        </w:tc>
        <w:tc>
          <w:tcPr>
            <w:tcW w:w="2337" w:type="dxa"/>
          </w:tcPr>
          <w:p w14:paraId="5E7D45D5" w14:textId="77777777" w:rsidR="00410D38" w:rsidRDefault="00000000" w:rsidP="00312B08">
            <w:pPr>
              <w:spacing w:after="40"/>
            </w:pPr>
            <w:r>
              <w:t>۹۸,۴۵۵</w:t>
            </w:r>
          </w:p>
        </w:tc>
        <w:tc>
          <w:tcPr>
            <w:tcW w:w="2337" w:type="dxa"/>
          </w:tcPr>
          <w:p w14:paraId="5E7D45D6" w14:textId="77777777" w:rsidR="00410D38" w:rsidRDefault="00000000" w:rsidP="00312B08">
            <w:pPr>
              <w:spacing w:after="40"/>
            </w:pPr>
            <w:r>
              <w:rPr>
                <w:b/>
                <w:bCs/>
              </w:rPr>
              <w:t>۳۴.۰</w:t>
            </w:r>
          </w:p>
        </w:tc>
        <w:tc>
          <w:tcPr>
            <w:tcW w:w="2337" w:type="dxa"/>
          </w:tcPr>
          <w:p w14:paraId="5E7D45D7" w14:textId="77777777" w:rsidR="00410D38" w:rsidRDefault="00000000" w:rsidP="00312B08">
            <w:pPr>
              <w:spacing w:after="40"/>
            </w:pPr>
            <w:r>
              <w:rPr>
                <w:b/>
                <w:bCs/>
              </w:rPr>
              <w:t>۳۴.۵۰٪</w:t>
            </w:r>
          </w:p>
        </w:tc>
      </w:tr>
      <w:tr w:rsidR="00410D38" w14:paraId="5E7D45DD" w14:textId="77777777">
        <w:tc>
          <w:tcPr>
            <w:tcW w:w="2337" w:type="dxa"/>
          </w:tcPr>
          <w:p w14:paraId="5E7D45D9" w14:textId="77777777" w:rsidR="00410D38" w:rsidRDefault="00000000" w:rsidP="00312B08">
            <w:pPr>
              <w:spacing w:after="40"/>
            </w:pPr>
            <w:r>
              <w:t>۱ تا ۳ سال</w:t>
            </w:r>
          </w:p>
        </w:tc>
        <w:tc>
          <w:tcPr>
            <w:tcW w:w="2337" w:type="dxa"/>
          </w:tcPr>
          <w:p w14:paraId="5E7D45DA" w14:textId="77777777" w:rsidR="00410D38" w:rsidRDefault="00000000" w:rsidP="00312B08">
            <w:pPr>
              <w:spacing w:after="40"/>
            </w:pPr>
            <w:r>
              <w:t>۱۸۷,۴۹۷</w:t>
            </w:r>
          </w:p>
        </w:tc>
        <w:tc>
          <w:tcPr>
            <w:tcW w:w="2337" w:type="dxa"/>
          </w:tcPr>
          <w:p w14:paraId="5E7D45DB" w14:textId="77777777" w:rsidR="00410D38" w:rsidRDefault="00000000" w:rsidP="00312B08">
            <w:pPr>
              <w:spacing w:after="40"/>
            </w:pPr>
            <w:r>
              <w:t>۲۵.۴</w:t>
            </w:r>
          </w:p>
        </w:tc>
        <w:tc>
          <w:tcPr>
            <w:tcW w:w="2337" w:type="dxa"/>
          </w:tcPr>
          <w:p w14:paraId="5E7D45DC" w14:textId="77777777" w:rsidR="00410D38" w:rsidRDefault="00000000" w:rsidP="00312B08">
            <w:pPr>
              <w:spacing w:after="40"/>
            </w:pPr>
            <w:r>
              <w:t>۲۵.۷۶٪</w:t>
            </w:r>
          </w:p>
        </w:tc>
      </w:tr>
      <w:tr w:rsidR="00410D38" w14:paraId="5E7D45E2" w14:textId="77777777">
        <w:tc>
          <w:tcPr>
            <w:tcW w:w="2337" w:type="dxa"/>
          </w:tcPr>
          <w:p w14:paraId="5E7D45DE" w14:textId="77777777" w:rsidR="00410D38" w:rsidRDefault="00000000" w:rsidP="00312B08">
            <w:pPr>
              <w:spacing w:after="40"/>
            </w:pPr>
            <w:r>
              <w:t>۳ تا ۵ سال</w:t>
            </w:r>
          </w:p>
        </w:tc>
        <w:tc>
          <w:tcPr>
            <w:tcW w:w="2337" w:type="dxa"/>
          </w:tcPr>
          <w:p w14:paraId="5E7D45DF" w14:textId="77777777" w:rsidR="00410D38" w:rsidRDefault="00000000" w:rsidP="00312B08">
            <w:pPr>
              <w:spacing w:after="40"/>
            </w:pPr>
            <w:r>
              <w:t>۴۷,۸۲۵</w:t>
            </w:r>
          </w:p>
        </w:tc>
        <w:tc>
          <w:tcPr>
            <w:tcW w:w="2337" w:type="dxa"/>
          </w:tcPr>
          <w:p w14:paraId="5E7D45E0" w14:textId="77777777" w:rsidR="00410D38" w:rsidRDefault="00000000" w:rsidP="00312B08">
            <w:pPr>
              <w:spacing w:after="40"/>
            </w:pPr>
            <w:r>
              <w:t>۱۴.۴</w:t>
            </w:r>
          </w:p>
        </w:tc>
        <w:tc>
          <w:tcPr>
            <w:tcW w:w="2337" w:type="dxa"/>
          </w:tcPr>
          <w:p w14:paraId="5E7D45E1" w14:textId="77777777" w:rsidR="00410D38" w:rsidRDefault="00000000" w:rsidP="00312B08">
            <w:pPr>
              <w:spacing w:after="40"/>
            </w:pPr>
            <w:r>
              <w:t>۱۴.۶۵٪</w:t>
            </w:r>
          </w:p>
        </w:tc>
      </w:tr>
      <w:tr w:rsidR="00410D38" w14:paraId="5E7D45E7" w14:textId="77777777">
        <w:tc>
          <w:tcPr>
            <w:tcW w:w="2337" w:type="dxa"/>
          </w:tcPr>
          <w:p w14:paraId="5E7D45E3" w14:textId="77777777" w:rsidR="00410D38" w:rsidRDefault="00000000" w:rsidP="00312B08">
            <w:pPr>
              <w:spacing w:after="40"/>
            </w:pPr>
            <w:r>
              <w:t>۵ تا ۱۰ سال</w:t>
            </w:r>
          </w:p>
        </w:tc>
        <w:tc>
          <w:tcPr>
            <w:tcW w:w="2337" w:type="dxa"/>
          </w:tcPr>
          <w:p w14:paraId="5E7D45E4" w14:textId="77777777" w:rsidR="00410D38" w:rsidRDefault="00000000" w:rsidP="00312B08">
            <w:pPr>
              <w:spacing w:after="40"/>
            </w:pPr>
            <w:r>
              <w:t>۵۱,۴۲۶</w:t>
            </w:r>
          </w:p>
        </w:tc>
        <w:tc>
          <w:tcPr>
            <w:tcW w:w="2337" w:type="dxa"/>
          </w:tcPr>
          <w:p w14:paraId="5E7D45E5" w14:textId="77777777" w:rsidR="00410D38" w:rsidRDefault="00000000" w:rsidP="00312B08">
            <w:pPr>
              <w:spacing w:after="40"/>
            </w:pPr>
            <w:r>
              <w:t>۱۰.۱</w:t>
            </w:r>
          </w:p>
        </w:tc>
        <w:tc>
          <w:tcPr>
            <w:tcW w:w="2337" w:type="dxa"/>
          </w:tcPr>
          <w:p w14:paraId="5E7D45E6" w14:textId="77777777" w:rsidR="00410D38" w:rsidRDefault="00000000" w:rsidP="00312B08">
            <w:pPr>
              <w:spacing w:after="40"/>
            </w:pPr>
            <w:r>
              <w:t>۱۰.۲۳٪</w:t>
            </w:r>
          </w:p>
        </w:tc>
      </w:tr>
      <w:tr w:rsidR="00410D38" w14:paraId="5E7D45EC" w14:textId="77777777">
        <w:tc>
          <w:tcPr>
            <w:tcW w:w="2337" w:type="dxa"/>
          </w:tcPr>
          <w:p w14:paraId="5E7D45E8" w14:textId="77777777" w:rsidR="00410D38" w:rsidRDefault="00000000" w:rsidP="00312B08">
            <w:pPr>
              <w:spacing w:after="40"/>
            </w:pPr>
            <w:r>
              <w:t>بیش از ۱۰ سال</w:t>
            </w:r>
          </w:p>
        </w:tc>
        <w:tc>
          <w:tcPr>
            <w:tcW w:w="2337" w:type="dxa"/>
          </w:tcPr>
          <w:p w14:paraId="5E7D45E9" w14:textId="77777777" w:rsidR="00410D38" w:rsidRDefault="00000000" w:rsidP="00312B08">
            <w:pPr>
              <w:spacing w:after="40"/>
            </w:pPr>
            <w:r>
              <w:t>۲۰,۴۶۹</w:t>
            </w:r>
          </w:p>
        </w:tc>
        <w:tc>
          <w:tcPr>
            <w:tcW w:w="2337" w:type="dxa"/>
          </w:tcPr>
          <w:p w14:paraId="5E7D45EA" w14:textId="77777777" w:rsidR="00410D38" w:rsidRDefault="00000000" w:rsidP="00312B08">
            <w:pPr>
              <w:spacing w:after="40"/>
            </w:pPr>
            <w:r>
              <w:t>۶.۴</w:t>
            </w:r>
          </w:p>
        </w:tc>
        <w:tc>
          <w:tcPr>
            <w:tcW w:w="2337" w:type="dxa"/>
          </w:tcPr>
          <w:p w14:paraId="5E7D45EB" w14:textId="77777777" w:rsidR="00410D38" w:rsidRDefault="00000000" w:rsidP="00312B08">
            <w:pPr>
              <w:spacing w:after="40"/>
            </w:pPr>
            <w:r>
              <w:t>۶.۵۲٪</w:t>
            </w:r>
          </w:p>
        </w:tc>
      </w:tr>
      <w:tr w:rsidR="00410D38" w14:paraId="5E7D45F1" w14:textId="77777777">
        <w:tc>
          <w:tcPr>
            <w:tcW w:w="2337" w:type="dxa"/>
          </w:tcPr>
          <w:p w14:paraId="5E7D45ED" w14:textId="77777777" w:rsidR="00410D38" w:rsidRDefault="00000000" w:rsidP="00312B08">
            <w:pPr>
              <w:spacing w:after="40"/>
            </w:pPr>
            <w:r>
              <w:rPr>
                <w:b/>
                <w:bCs/>
              </w:rPr>
              <w:t>جمع</w:t>
            </w:r>
          </w:p>
        </w:tc>
        <w:tc>
          <w:tcPr>
            <w:tcW w:w="2337" w:type="dxa"/>
          </w:tcPr>
          <w:p w14:paraId="5E7D45EE" w14:textId="77777777" w:rsidR="00410D38" w:rsidRDefault="00000000" w:rsidP="00312B08">
            <w:pPr>
              <w:spacing w:after="40"/>
            </w:pPr>
            <w:r>
              <w:rPr>
                <w:b/>
                <w:bCs/>
              </w:rPr>
              <w:t>۴۶۱,۴۸۷</w:t>
            </w:r>
          </w:p>
        </w:tc>
        <w:tc>
          <w:tcPr>
            <w:tcW w:w="2337" w:type="dxa"/>
          </w:tcPr>
          <w:p w14:paraId="5E7D45EF" w14:textId="77777777" w:rsidR="00410D38" w:rsidRDefault="00000000" w:rsidP="00312B08">
            <w:pPr>
              <w:spacing w:after="40"/>
            </w:pPr>
            <w:r>
              <w:rPr>
                <w:b/>
                <w:bCs/>
              </w:rPr>
              <w:t>۹۸.۵</w:t>
            </w:r>
          </w:p>
        </w:tc>
        <w:tc>
          <w:tcPr>
            <w:tcW w:w="2337" w:type="dxa"/>
          </w:tcPr>
          <w:p w14:paraId="5E7D45F0" w14:textId="77777777" w:rsidR="00410D38" w:rsidRDefault="00000000" w:rsidP="00312B08">
            <w:pPr>
              <w:spacing w:after="40"/>
            </w:pPr>
            <w:r>
              <w:rPr>
                <w:b/>
                <w:bCs/>
              </w:rPr>
              <w:t>۱۰۰٪</w:t>
            </w:r>
          </w:p>
        </w:tc>
      </w:tr>
    </w:tbl>
    <w:p w14:paraId="5E7D45F2" w14:textId="77777777" w:rsidR="00410D38" w:rsidRDefault="00410D38" w:rsidP="00312B08">
      <w:pPr>
        <w:spacing w:after="160"/>
      </w:pPr>
    </w:p>
    <w:p w14:paraId="5E7D45F3" w14:textId="77777777" w:rsidR="00410D38" w:rsidRDefault="00000000" w:rsidP="00312B08">
      <w:pPr>
        <w:pStyle w:val="Heading3"/>
        <w:spacing w:before="280" w:after="160"/>
      </w:pPr>
      <w:bookmarkStart w:id="195" w:name="_Toc241516065"/>
      <w:r>
        <w:rPr>
          <w:b/>
          <w:bCs/>
        </w:rPr>
        <w:t>۴.۶.۳ تحلیل</w:t>
      </w:r>
      <w:bookmarkEnd w:id="195"/>
    </w:p>
    <w:p w14:paraId="5E7D45F4" w14:textId="77777777" w:rsidR="00410D38" w:rsidRDefault="00000000" w:rsidP="00312B08">
      <w:pPr>
        <w:spacing w:after="160" w:line="300" w:lineRule="auto"/>
      </w:pPr>
      <w:r>
        <w:rPr>
          <w:b/>
          <w:bCs/>
        </w:rPr>
        <w:t>ساختار سررسید.</w:t>
      </w:r>
      <w:r>
        <w:t xml:space="preserve"> جمع‌بندی بازه‌ها تصویر زیر را به دست می‌دهد:</w:t>
      </w:r>
    </w:p>
    <w:p w14:paraId="5E7D45F5" w14:textId="77777777" w:rsidR="00410D38" w:rsidRDefault="00000000" w:rsidP="00312B08">
      <w:pPr>
        <w:spacing w:after="120" w:line="300" w:lineRule="auto"/>
        <w:ind w:left="300"/>
      </w:pPr>
      <w:r>
        <w:t xml:space="preserve">• </w:t>
      </w:r>
      <w:r>
        <w:rPr>
          <w:b/>
          <w:bCs/>
        </w:rPr>
        <w:t>۴۲.۸۵ درصد</w:t>
      </w:r>
      <w:r>
        <w:t xml:space="preserve"> پرتفوی ظرف یک سال سررسید می‌شود یا سررسید آن گذشته است</w:t>
      </w:r>
    </w:p>
    <w:p w14:paraId="5E7D45F6" w14:textId="77777777" w:rsidR="00410D38" w:rsidRDefault="00000000" w:rsidP="00312B08">
      <w:pPr>
        <w:spacing w:after="120" w:line="300" w:lineRule="auto"/>
        <w:ind w:left="300"/>
      </w:pPr>
      <w:r>
        <w:t xml:space="preserve">• </w:t>
      </w:r>
      <w:r>
        <w:rPr>
          <w:b/>
          <w:bCs/>
        </w:rPr>
        <w:t>۲۵.۷۶ درصد</w:t>
      </w:r>
      <w:r>
        <w:t xml:space="preserve"> در بازه‌ی یک تا سه سال</w:t>
      </w:r>
    </w:p>
    <w:p w14:paraId="5E7D45F7" w14:textId="77777777" w:rsidR="00410D38" w:rsidRDefault="00000000" w:rsidP="00312B08">
      <w:pPr>
        <w:spacing w:after="120" w:line="300" w:lineRule="auto"/>
        <w:ind w:left="300"/>
      </w:pPr>
      <w:r>
        <w:t xml:space="preserve">• </w:t>
      </w:r>
      <w:r>
        <w:rPr>
          <w:b/>
          <w:bCs/>
        </w:rPr>
        <w:t>۳۱.۴۰ درصد</w:t>
      </w:r>
      <w:r>
        <w:t xml:space="preserve"> بیش از سه سال</w:t>
      </w:r>
    </w:p>
    <w:p w14:paraId="5E7D45F8" w14:textId="77777777" w:rsidR="00410D38" w:rsidRDefault="00000000" w:rsidP="00312B08">
      <w:pPr>
        <w:spacing w:after="160" w:line="300" w:lineRule="auto"/>
      </w:pPr>
      <w:r>
        <w:t>این ساختار نسبتاً متوازن است و تمرکز افراطی در هیچ بازه‌ای مشاهده نمی‌شود. بزرگ‌ترین قلم منفرد، بازه‌ی ۹۱ تا ۳۶۵ روز با ۳۴.۵۰ درصد است که بازگشت نقدینگی قابل توجهی را در افق یک‌ساله نوید می‌دهد.</w:t>
      </w:r>
    </w:p>
    <w:p w14:paraId="5E7D45F9" w14:textId="77777777" w:rsidR="00410D38" w:rsidRDefault="00000000" w:rsidP="00312B08">
      <w:pPr>
        <w:spacing w:after="160" w:line="300" w:lineRule="auto"/>
      </w:pPr>
      <w:r>
        <w:rPr>
          <w:b/>
          <w:bCs/>
        </w:rPr>
        <w:t>ملاحظه‌ی مدیریت نقدینگی.</w:t>
      </w:r>
      <w:r>
        <w:t xml:space="preserve"> با این حال، این ساختار باید در کنار یافته‌ی بخش ۳.۵ خوانده شود. در آنجا نشان داده شد که بخش قابل توجهی از منابع بانک نوسان بالایی دارند و لذا از ثبات کافی برخوردار نیستند. تخصیص ۳۱.۴۰ درصد پرتفوی به سررسیدهای بیش از سه سال، در حالی که پایداری منابع تأمین‌کننده‌ی آن محل تردید است، یک </w:t>
      </w:r>
      <w:r>
        <w:rPr>
          <w:b/>
          <w:bCs/>
        </w:rPr>
        <w:t>عدم تطابق سررسید</w:t>
      </w:r>
      <w:r>
        <w:t xml:space="preserve"> بالقوه ایجاد می‌کند.</w:t>
      </w:r>
    </w:p>
    <w:p w14:paraId="5E7D45FA" w14:textId="77777777" w:rsidR="00410D38" w:rsidRDefault="00000000" w:rsidP="00312B08">
      <w:pPr>
        <w:spacing w:after="160" w:line="300" w:lineRule="auto"/>
      </w:pPr>
      <w:r>
        <w:lastRenderedPageBreak/>
        <w:t>ارزیابی دقیق این عدم تطابق در فاز ۱ ممکن نیست، زیرا داده‌ی سررسید سپرده در پایگاه‌داده موجود نیست. این موضوع در فصل ۸ به‌عنوان یکی از اقلام درخواستی ثبت شده است.</w:t>
      </w:r>
    </w:p>
    <w:p w14:paraId="5E7D45FB" w14:textId="77777777" w:rsidR="00410D38" w:rsidRDefault="00000000" w:rsidP="00312B08">
      <w:pPr>
        <w:spacing w:after="160" w:line="300" w:lineRule="auto"/>
      </w:pPr>
      <w:r>
        <w:rPr>
          <w:b/>
          <w:bCs/>
        </w:rPr>
        <w:t>تذکر روش‌شناختی درباره‌ی سطل سررسیدگذشته.</w:t>
      </w:r>
      <w:r>
        <w:t xml:space="preserve"> رقم ۴.۰۴ درصد </w:t>
      </w:r>
      <w:r>
        <w:rPr>
          <w:b/>
          <w:bCs/>
        </w:rPr>
        <w:t>معادل مطالبات غیرجاری نیست</w:t>
      </w:r>
      <w:r>
        <w:t xml:space="preserve"> و نباید با نسبت ۸.۷۶ درصدی جدول ۴-۸ مقایسه یا خلط شود. یک قرارداد می‌تواند تاریخ سررسید اولیه‌ی خود را پشت سر گذاشته باشد اما به‌موجب تمدید یا استمهال، همچنان در طبقه‌ی جاری قرار داشته باشد. این دو سنجه دو پدیده‌ی متفاوت را اندازه می‌گیرند.</w:t>
      </w:r>
    </w:p>
    <w:p w14:paraId="5E7D45FC" w14:textId="77777777" w:rsidR="00410D38" w:rsidRDefault="00410D38" w:rsidP="00312B08">
      <w:pPr>
        <w:pBdr>
          <w:bottom w:val="single" w:sz="6" w:space="0" w:color="999999"/>
        </w:pBdr>
        <w:spacing w:before="120" w:after="120"/>
      </w:pPr>
    </w:p>
    <w:p w14:paraId="5E7D45FD" w14:textId="77777777" w:rsidR="00410D38" w:rsidRDefault="00000000" w:rsidP="00312B08">
      <w:pPr>
        <w:pStyle w:val="Heading2"/>
        <w:spacing w:before="280" w:after="160"/>
      </w:pPr>
      <w:bookmarkStart w:id="196" w:name="_Toc241516066"/>
      <w:r>
        <w:rPr>
          <w:b/>
          <w:bCs/>
          <w:sz w:val="28"/>
          <w:szCs w:val="28"/>
        </w:rPr>
        <w:t>۴.۷ نرخ سود مؤثر قراردادی</w:t>
      </w:r>
      <w:bookmarkEnd w:id="196"/>
    </w:p>
    <w:p w14:paraId="5E7D45FE" w14:textId="77777777" w:rsidR="00410D38" w:rsidRDefault="00000000" w:rsidP="00312B08">
      <w:pPr>
        <w:pStyle w:val="Heading3"/>
        <w:spacing w:before="280" w:after="160"/>
      </w:pPr>
      <w:bookmarkStart w:id="197" w:name="_Toc241516067"/>
      <w:r>
        <w:rPr>
          <w:b/>
          <w:bCs/>
        </w:rPr>
        <w:t>۴.۷.۱ تعریف و دامنه</w:t>
      </w:r>
      <w:bookmarkEnd w:id="197"/>
    </w:p>
    <w:p w14:paraId="5E7D45FF" w14:textId="77777777" w:rsidR="00410D38" w:rsidRDefault="00000000" w:rsidP="00312B08">
      <w:pPr>
        <w:spacing w:after="160" w:line="300" w:lineRule="auto"/>
      </w:pPr>
      <w:r>
        <w:t xml:space="preserve">نرخ‌های ارائه‌شده در این بخش </w:t>
      </w:r>
      <w:r>
        <w:rPr>
          <w:b/>
          <w:bCs/>
        </w:rPr>
        <w:t>نرخ قراردادی</w:t>
      </w:r>
      <w:r>
        <w:t xml:space="preserve"> هستند و نه نرخ محقق‌شده. این تمایز اهمیت دارد: نرخ قراردادی بازدهی است که در متن قرارداد درج شده، در حالی که بازده واقعی تابع نکول، تمدید و بخشودگی نیز هست. محاسبه بر مبنای </w:t>
      </w:r>
      <w:r>
        <w:rPr>
          <w:b/>
          <w:bCs/>
        </w:rPr>
        <w:t>میانگین وزنی با وزن مبلغ اعطا</w:t>
      </w:r>
      <w:r>
        <w:t xml:space="preserve"> انجام شده است.</w:t>
      </w:r>
    </w:p>
    <w:p w14:paraId="5E7D4600" w14:textId="77777777" w:rsidR="00410D38" w:rsidRDefault="00000000" w:rsidP="00312B08">
      <w:pPr>
        <w:spacing w:before="120" w:after="80"/>
      </w:pPr>
      <w:r>
        <w:rPr>
          <w:noProof/>
        </w:rPr>
        <w:drawing>
          <wp:inline distT="0" distB="0" distL="0" distR="0" wp14:anchorId="5E7D4ADB" wp14:editId="5E7D4ADC">
            <wp:extent cx="5334000" cy="2133600"/>
            <wp:effectExtent l="0" t="0" r="0" b="0"/>
            <wp:docPr id="2102435015" name="Picture 210243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133600"/>
                    </a:xfrm>
                    <a:prstGeom prst="rect">
                      <a:avLst/>
                    </a:prstGeom>
                  </pic:spPr>
                </pic:pic>
              </a:graphicData>
            </a:graphic>
          </wp:inline>
        </w:drawing>
      </w:r>
    </w:p>
    <w:p w14:paraId="5E7D4601" w14:textId="77777777" w:rsidR="00410D38" w:rsidRDefault="00000000" w:rsidP="00312B08">
      <w:pPr>
        <w:spacing w:after="220"/>
      </w:pPr>
      <w:r>
        <w:rPr>
          <w:i/>
          <w:iCs/>
          <w:sz w:val="18"/>
          <w:szCs w:val="18"/>
        </w:rPr>
        <w:t>نرخ سود مؤثر قراردادی تسهیلات به تفکیک نوع عقد</w:t>
      </w:r>
    </w:p>
    <w:p w14:paraId="5E7D4602"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effective_rate_loan_by_type.png</w:t>
      </w:r>
      <w:r>
        <w:rPr>
          <w:i/>
          <w:iCs/>
          <w:sz w:val="20"/>
          <w:szCs w:val="20"/>
        </w:rPr>
        <w:t>)</w:t>
      </w:r>
    </w:p>
    <w:p w14:paraId="5E7D4603" w14:textId="77777777" w:rsidR="00410D38" w:rsidRDefault="00000000" w:rsidP="00312B08">
      <w:pPr>
        <w:spacing w:after="160" w:line="300" w:lineRule="auto"/>
      </w:pPr>
      <w:r>
        <w:rPr>
          <w:b/>
          <w:bCs/>
        </w:rPr>
        <w:t>جدول ۴-۱۴: نرخ سود مؤثر قراردادی به تفکیک نوع عقد (مبنای اعطا)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608" w14:textId="77777777">
        <w:trPr>
          <w:tblHeader/>
        </w:trPr>
        <w:tc>
          <w:tcPr>
            <w:tcW w:w="2337" w:type="dxa"/>
            <w:shd w:val="clear" w:color="auto" w:fill="D9D9D9"/>
          </w:tcPr>
          <w:p w14:paraId="5E7D4604" w14:textId="77777777" w:rsidR="00410D38" w:rsidRDefault="00000000" w:rsidP="00312B08">
            <w:pPr>
              <w:spacing w:after="40"/>
            </w:pPr>
            <w:r>
              <w:t>نوع عقد</w:t>
            </w:r>
          </w:p>
        </w:tc>
        <w:tc>
          <w:tcPr>
            <w:tcW w:w="2337" w:type="dxa"/>
            <w:shd w:val="clear" w:color="auto" w:fill="D9D9D9"/>
          </w:tcPr>
          <w:p w14:paraId="5E7D4605" w14:textId="77777777" w:rsidR="00410D38" w:rsidRDefault="00000000" w:rsidP="00312B08">
            <w:pPr>
              <w:spacing w:after="40"/>
            </w:pPr>
            <w:r>
              <w:t>مبلغ اعطاشده (هزار میلیارد تومان)</w:t>
            </w:r>
          </w:p>
        </w:tc>
        <w:tc>
          <w:tcPr>
            <w:tcW w:w="2337" w:type="dxa"/>
            <w:shd w:val="clear" w:color="auto" w:fill="D9D9D9"/>
          </w:tcPr>
          <w:p w14:paraId="5E7D4606" w14:textId="77777777" w:rsidR="00410D38" w:rsidRDefault="00000000" w:rsidP="00312B08">
            <w:pPr>
              <w:spacing w:after="40"/>
            </w:pPr>
            <w:r>
              <w:t>سهم از اعطا</w:t>
            </w:r>
          </w:p>
        </w:tc>
        <w:tc>
          <w:tcPr>
            <w:tcW w:w="2337" w:type="dxa"/>
            <w:shd w:val="clear" w:color="auto" w:fill="D9D9D9"/>
          </w:tcPr>
          <w:p w14:paraId="5E7D4607" w14:textId="77777777" w:rsidR="00410D38" w:rsidRDefault="00000000" w:rsidP="00312B08">
            <w:pPr>
              <w:spacing w:after="40"/>
            </w:pPr>
            <w:r>
              <w:t>نرخ مؤثر قراردادی</w:t>
            </w:r>
          </w:p>
        </w:tc>
      </w:tr>
      <w:tr w:rsidR="00410D38" w14:paraId="5E7D460D" w14:textId="77777777">
        <w:tc>
          <w:tcPr>
            <w:tcW w:w="2337" w:type="dxa"/>
          </w:tcPr>
          <w:p w14:paraId="5E7D4609" w14:textId="77777777" w:rsidR="00410D38" w:rsidRDefault="00000000" w:rsidP="00312B08">
            <w:pPr>
              <w:spacing w:after="40"/>
            </w:pPr>
            <w:r>
              <w:t>مشارکت مدنی</w:t>
            </w:r>
          </w:p>
        </w:tc>
        <w:tc>
          <w:tcPr>
            <w:tcW w:w="2337" w:type="dxa"/>
          </w:tcPr>
          <w:p w14:paraId="5E7D460A" w14:textId="77777777" w:rsidR="00410D38" w:rsidRDefault="00000000" w:rsidP="00312B08">
            <w:pPr>
              <w:spacing w:after="40"/>
            </w:pPr>
            <w:r>
              <w:t>۱۵.۴</w:t>
            </w:r>
          </w:p>
        </w:tc>
        <w:tc>
          <w:tcPr>
            <w:tcW w:w="2337" w:type="dxa"/>
          </w:tcPr>
          <w:p w14:paraId="5E7D460B" w14:textId="77777777" w:rsidR="00410D38" w:rsidRDefault="00000000" w:rsidP="00312B08">
            <w:pPr>
              <w:spacing w:after="40"/>
            </w:pPr>
            <w:r>
              <w:t>۷.۵٪</w:t>
            </w:r>
          </w:p>
        </w:tc>
        <w:tc>
          <w:tcPr>
            <w:tcW w:w="2337" w:type="dxa"/>
          </w:tcPr>
          <w:p w14:paraId="5E7D460C" w14:textId="77777777" w:rsidR="00410D38" w:rsidRDefault="00000000" w:rsidP="00312B08">
            <w:pPr>
              <w:spacing w:after="40"/>
            </w:pPr>
            <w:r>
              <w:rPr>
                <w:b/>
                <w:bCs/>
              </w:rPr>
              <w:t>۲۱.۵۴٪</w:t>
            </w:r>
          </w:p>
        </w:tc>
      </w:tr>
      <w:tr w:rsidR="00410D38" w14:paraId="5E7D4612" w14:textId="77777777">
        <w:tc>
          <w:tcPr>
            <w:tcW w:w="2337" w:type="dxa"/>
          </w:tcPr>
          <w:p w14:paraId="5E7D460E" w14:textId="77777777" w:rsidR="00410D38" w:rsidRDefault="00000000" w:rsidP="00312B08">
            <w:pPr>
              <w:spacing w:after="40"/>
            </w:pPr>
            <w:r>
              <w:t>مرابحه</w:t>
            </w:r>
          </w:p>
        </w:tc>
        <w:tc>
          <w:tcPr>
            <w:tcW w:w="2337" w:type="dxa"/>
          </w:tcPr>
          <w:p w14:paraId="5E7D460F" w14:textId="77777777" w:rsidR="00410D38" w:rsidRDefault="00000000" w:rsidP="00312B08">
            <w:pPr>
              <w:spacing w:after="40"/>
            </w:pPr>
            <w:r>
              <w:t>۱۲۶.۷</w:t>
            </w:r>
          </w:p>
        </w:tc>
        <w:tc>
          <w:tcPr>
            <w:tcW w:w="2337" w:type="dxa"/>
          </w:tcPr>
          <w:p w14:paraId="5E7D4610" w14:textId="77777777" w:rsidR="00410D38" w:rsidRDefault="00000000" w:rsidP="00312B08">
            <w:pPr>
              <w:spacing w:after="40"/>
            </w:pPr>
            <w:r>
              <w:rPr>
                <w:b/>
                <w:bCs/>
              </w:rPr>
              <w:t>۶۱.۶٪</w:t>
            </w:r>
          </w:p>
        </w:tc>
        <w:tc>
          <w:tcPr>
            <w:tcW w:w="2337" w:type="dxa"/>
          </w:tcPr>
          <w:p w14:paraId="5E7D4611" w14:textId="77777777" w:rsidR="00410D38" w:rsidRDefault="00000000" w:rsidP="00312B08">
            <w:pPr>
              <w:spacing w:after="40"/>
            </w:pPr>
            <w:r>
              <w:t>۲۰.۵۰٪</w:t>
            </w:r>
          </w:p>
        </w:tc>
      </w:tr>
      <w:tr w:rsidR="00410D38" w14:paraId="5E7D4617" w14:textId="77777777">
        <w:tc>
          <w:tcPr>
            <w:tcW w:w="2337" w:type="dxa"/>
          </w:tcPr>
          <w:p w14:paraId="5E7D4613" w14:textId="77777777" w:rsidR="00410D38" w:rsidRDefault="00000000" w:rsidP="00312B08">
            <w:pPr>
              <w:spacing w:after="40"/>
            </w:pPr>
            <w:r>
              <w:t>مضاربه</w:t>
            </w:r>
          </w:p>
        </w:tc>
        <w:tc>
          <w:tcPr>
            <w:tcW w:w="2337" w:type="dxa"/>
          </w:tcPr>
          <w:p w14:paraId="5E7D4614" w14:textId="77777777" w:rsidR="00410D38" w:rsidRDefault="00000000" w:rsidP="00312B08">
            <w:pPr>
              <w:spacing w:after="40"/>
            </w:pPr>
            <w:r>
              <w:t>۱.۱</w:t>
            </w:r>
          </w:p>
        </w:tc>
        <w:tc>
          <w:tcPr>
            <w:tcW w:w="2337" w:type="dxa"/>
          </w:tcPr>
          <w:p w14:paraId="5E7D4615" w14:textId="77777777" w:rsidR="00410D38" w:rsidRDefault="00000000" w:rsidP="00312B08">
            <w:pPr>
              <w:spacing w:after="40"/>
            </w:pPr>
            <w:r>
              <w:t>۰.۶٪</w:t>
            </w:r>
          </w:p>
        </w:tc>
        <w:tc>
          <w:tcPr>
            <w:tcW w:w="2337" w:type="dxa"/>
          </w:tcPr>
          <w:p w14:paraId="5E7D4616" w14:textId="77777777" w:rsidR="00410D38" w:rsidRDefault="00000000" w:rsidP="00312B08">
            <w:pPr>
              <w:spacing w:after="40"/>
            </w:pPr>
            <w:r>
              <w:t>۱۹.۸۹٪</w:t>
            </w:r>
          </w:p>
        </w:tc>
      </w:tr>
      <w:tr w:rsidR="00410D38" w14:paraId="5E7D461C" w14:textId="77777777">
        <w:tc>
          <w:tcPr>
            <w:tcW w:w="2337" w:type="dxa"/>
          </w:tcPr>
          <w:p w14:paraId="5E7D4618" w14:textId="77777777" w:rsidR="00410D38" w:rsidRDefault="00000000" w:rsidP="00312B08">
            <w:pPr>
              <w:spacing w:after="40"/>
            </w:pPr>
            <w:r>
              <w:t>فروش اقساطی</w:t>
            </w:r>
          </w:p>
        </w:tc>
        <w:tc>
          <w:tcPr>
            <w:tcW w:w="2337" w:type="dxa"/>
          </w:tcPr>
          <w:p w14:paraId="5E7D4619" w14:textId="77777777" w:rsidR="00410D38" w:rsidRDefault="00000000" w:rsidP="00312B08">
            <w:pPr>
              <w:spacing w:after="40"/>
            </w:pPr>
            <w:r>
              <w:t>۱۲.۹</w:t>
            </w:r>
          </w:p>
        </w:tc>
        <w:tc>
          <w:tcPr>
            <w:tcW w:w="2337" w:type="dxa"/>
          </w:tcPr>
          <w:p w14:paraId="5E7D461A" w14:textId="77777777" w:rsidR="00410D38" w:rsidRDefault="00000000" w:rsidP="00312B08">
            <w:pPr>
              <w:spacing w:after="40"/>
            </w:pPr>
            <w:r>
              <w:t>۶.۳٪</w:t>
            </w:r>
          </w:p>
        </w:tc>
        <w:tc>
          <w:tcPr>
            <w:tcW w:w="2337" w:type="dxa"/>
          </w:tcPr>
          <w:p w14:paraId="5E7D461B" w14:textId="77777777" w:rsidR="00410D38" w:rsidRDefault="00000000" w:rsidP="00312B08">
            <w:pPr>
              <w:spacing w:after="40"/>
            </w:pPr>
            <w:r>
              <w:t>۱۷.۶۴٪</w:t>
            </w:r>
          </w:p>
        </w:tc>
      </w:tr>
      <w:tr w:rsidR="00410D38" w14:paraId="5E7D4621" w14:textId="77777777">
        <w:tc>
          <w:tcPr>
            <w:tcW w:w="2337" w:type="dxa"/>
          </w:tcPr>
          <w:p w14:paraId="5E7D461D" w14:textId="77777777" w:rsidR="00410D38" w:rsidRDefault="00000000" w:rsidP="00312B08">
            <w:pPr>
              <w:spacing w:after="40"/>
            </w:pPr>
            <w:r>
              <w:t>سایر</w:t>
            </w:r>
          </w:p>
        </w:tc>
        <w:tc>
          <w:tcPr>
            <w:tcW w:w="2337" w:type="dxa"/>
          </w:tcPr>
          <w:p w14:paraId="5E7D461E" w14:textId="77777777" w:rsidR="00410D38" w:rsidRDefault="00000000" w:rsidP="00312B08">
            <w:pPr>
              <w:spacing w:after="40"/>
            </w:pPr>
            <w:r>
              <w:t>۲۷.۶</w:t>
            </w:r>
          </w:p>
        </w:tc>
        <w:tc>
          <w:tcPr>
            <w:tcW w:w="2337" w:type="dxa"/>
          </w:tcPr>
          <w:p w14:paraId="5E7D461F" w14:textId="77777777" w:rsidR="00410D38" w:rsidRDefault="00000000" w:rsidP="00312B08">
            <w:pPr>
              <w:spacing w:after="40"/>
            </w:pPr>
            <w:r>
              <w:t>۱۳.۴٪</w:t>
            </w:r>
          </w:p>
        </w:tc>
        <w:tc>
          <w:tcPr>
            <w:tcW w:w="2337" w:type="dxa"/>
          </w:tcPr>
          <w:p w14:paraId="5E7D4620" w14:textId="77777777" w:rsidR="00410D38" w:rsidRDefault="00000000" w:rsidP="00312B08">
            <w:pPr>
              <w:spacing w:after="40"/>
            </w:pPr>
            <w:r>
              <w:t>۱۶.۲۷٪</w:t>
            </w:r>
          </w:p>
        </w:tc>
      </w:tr>
      <w:tr w:rsidR="00410D38" w14:paraId="5E7D4626" w14:textId="77777777">
        <w:tc>
          <w:tcPr>
            <w:tcW w:w="2337" w:type="dxa"/>
          </w:tcPr>
          <w:p w14:paraId="5E7D4622" w14:textId="77777777" w:rsidR="00410D38" w:rsidRDefault="00000000" w:rsidP="00312B08">
            <w:pPr>
              <w:spacing w:after="40"/>
            </w:pPr>
            <w:r>
              <w:t>جعاله</w:t>
            </w:r>
          </w:p>
        </w:tc>
        <w:tc>
          <w:tcPr>
            <w:tcW w:w="2337" w:type="dxa"/>
          </w:tcPr>
          <w:p w14:paraId="5E7D4623" w14:textId="77777777" w:rsidR="00410D38" w:rsidRDefault="00000000" w:rsidP="00312B08">
            <w:pPr>
              <w:spacing w:after="40"/>
            </w:pPr>
            <w:r>
              <w:t>۰.۷</w:t>
            </w:r>
          </w:p>
        </w:tc>
        <w:tc>
          <w:tcPr>
            <w:tcW w:w="2337" w:type="dxa"/>
          </w:tcPr>
          <w:p w14:paraId="5E7D4624" w14:textId="77777777" w:rsidR="00410D38" w:rsidRDefault="00000000" w:rsidP="00312B08">
            <w:pPr>
              <w:spacing w:after="40"/>
            </w:pPr>
            <w:r>
              <w:t>۰.۳٪</w:t>
            </w:r>
          </w:p>
        </w:tc>
        <w:tc>
          <w:tcPr>
            <w:tcW w:w="2337" w:type="dxa"/>
          </w:tcPr>
          <w:p w14:paraId="5E7D4625" w14:textId="77777777" w:rsidR="00410D38" w:rsidRDefault="00000000" w:rsidP="00312B08">
            <w:pPr>
              <w:spacing w:after="40"/>
            </w:pPr>
            <w:r>
              <w:t>۱۲.۴۶٪</w:t>
            </w:r>
          </w:p>
        </w:tc>
      </w:tr>
      <w:tr w:rsidR="00410D38" w14:paraId="5E7D462B" w14:textId="77777777">
        <w:tc>
          <w:tcPr>
            <w:tcW w:w="2337" w:type="dxa"/>
          </w:tcPr>
          <w:p w14:paraId="5E7D4627" w14:textId="77777777" w:rsidR="00410D38" w:rsidRDefault="00000000" w:rsidP="00312B08">
            <w:pPr>
              <w:spacing w:after="40"/>
            </w:pPr>
            <w:r>
              <w:t>قرض‌الحسنه</w:t>
            </w:r>
          </w:p>
        </w:tc>
        <w:tc>
          <w:tcPr>
            <w:tcW w:w="2337" w:type="dxa"/>
          </w:tcPr>
          <w:p w14:paraId="5E7D4628" w14:textId="77777777" w:rsidR="00410D38" w:rsidRDefault="00000000" w:rsidP="00312B08">
            <w:pPr>
              <w:spacing w:after="40"/>
            </w:pPr>
            <w:r>
              <w:t>۲۱.۴</w:t>
            </w:r>
          </w:p>
        </w:tc>
        <w:tc>
          <w:tcPr>
            <w:tcW w:w="2337" w:type="dxa"/>
          </w:tcPr>
          <w:p w14:paraId="5E7D4629" w14:textId="77777777" w:rsidR="00410D38" w:rsidRDefault="00000000" w:rsidP="00312B08">
            <w:pPr>
              <w:spacing w:after="40"/>
            </w:pPr>
            <w:r>
              <w:t>۱۰.۴٪</w:t>
            </w:r>
          </w:p>
        </w:tc>
        <w:tc>
          <w:tcPr>
            <w:tcW w:w="2337" w:type="dxa"/>
          </w:tcPr>
          <w:p w14:paraId="5E7D462A" w14:textId="77777777" w:rsidR="00410D38" w:rsidRDefault="00000000" w:rsidP="00312B08">
            <w:pPr>
              <w:spacing w:after="40"/>
            </w:pPr>
            <w:r>
              <w:rPr>
                <w:b/>
                <w:bCs/>
              </w:rPr>
              <w:t>۳.۹۷٪</w:t>
            </w:r>
          </w:p>
        </w:tc>
      </w:tr>
      <w:tr w:rsidR="00410D38" w14:paraId="5E7D4630" w14:textId="77777777">
        <w:tc>
          <w:tcPr>
            <w:tcW w:w="2337" w:type="dxa"/>
          </w:tcPr>
          <w:p w14:paraId="5E7D462C" w14:textId="77777777" w:rsidR="00410D38" w:rsidRDefault="00000000" w:rsidP="00312B08">
            <w:pPr>
              <w:spacing w:after="40"/>
            </w:pPr>
            <w:r>
              <w:rPr>
                <w:b/>
                <w:bCs/>
              </w:rPr>
              <w:t>میانگین وزنی کل</w:t>
            </w:r>
          </w:p>
        </w:tc>
        <w:tc>
          <w:tcPr>
            <w:tcW w:w="2337" w:type="dxa"/>
          </w:tcPr>
          <w:p w14:paraId="5E7D462D" w14:textId="77777777" w:rsidR="00410D38" w:rsidRDefault="00000000" w:rsidP="00312B08">
            <w:pPr>
              <w:spacing w:after="40"/>
            </w:pPr>
            <w:r>
              <w:rPr>
                <w:b/>
                <w:bCs/>
              </w:rPr>
              <w:t>۲۰۵.۷</w:t>
            </w:r>
          </w:p>
        </w:tc>
        <w:tc>
          <w:tcPr>
            <w:tcW w:w="2337" w:type="dxa"/>
          </w:tcPr>
          <w:p w14:paraId="5E7D462E" w14:textId="77777777" w:rsidR="00410D38" w:rsidRDefault="00000000" w:rsidP="00312B08">
            <w:pPr>
              <w:spacing w:after="40"/>
            </w:pPr>
            <w:r>
              <w:t>۱۰۰٪</w:t>
            </w:r>
          </w:p>
        </w:tc>
        <w:tc>
          <w:tcPr>
            <w:tcW w:w="2337" w:type="dxa"/>
          </w:tcPr>
          <w:p w14:paraId="5E7D462F" w14:textId="77777777" w:rsidR="00410D38" w:rsidRDefault="00000000" w:rsidP="00312B08">
            <w:pPr>
              <w:spacing w:after="40"/>
            </w:pPr>
            <w:r>
              <w:rPr>
                <w:b/>
                <w:bCs/>
              </w:rPr>
              <w:t>۱۸.۰۸٪</w:t>
            </w:r>
          </w:p>
        </w:tc>
      </w:tr>
    </w:tbl>
    <w:p w14:paraId="5E7D4631" w14:textId="77777777" w:rsidR="00410D38" w:rsidRDefault="00410D38" w:rsidP="00312B08">
      <w:pPr>
        <w:spacing w:after="160"/>
      </w:pPr>
    </w:p>
    <w:p w14:paraId="5E7D4632" w14:textId="77777777" w:rsidR="00410D38" w:rsidRDefault="00000000" w:rsidP="00312B08">
      <w:pPr>
        <w:pStyle w:val="Heading3"/>
        <w:spacing w:before="280" w:after="160"/>
      </w:pPr>
      <w:bookmarkStart w:id="198" w:name="_Toc241516068"/>
      <w:r>
        <w:rPr>
          <w:b/>
          <w:bCs/>
        </w:rPr>
        <w:t>۴.۷.۲ تحلیل</w:t>
      </w:r>
      <w:bookmarkEnd w:id="198"/>
    </w:p>
    <w:p w14:paraId="5E7D4633" w14:textId="77777777" w:rsidR="00410D38" w:rsidRDefault="00000000" w:rsidP="00312B08">
      <w:pPr>
        <w:spacing w:after="160" w:line="300" w:lineRule="auto"/>
      </w:pPr>
      <w:r>
        <w:rPr>
          <w:b/>
          <w:bCs/>
        </w:rPr>
        <w:lastRenderedPageBreak/>
        <w:t>اثر قرض‌الحسنه بر بازده کل.</w:t>
      </w:r>
      <w:r>
        <w:t xml:space="preserve"> تسهیلات قرض‌الحسنه با ۱۰.۴ درصد سهم از مبلغ اعطاشده و نرخ ۳.۹۷ درصد، میانگین وزنی کل را به‌طور محسوس کاهش می‌دهد. محاسبه‌ی مجدد با کنار گذاشتن این عقد، نرخ را به </w:t>
      </w:r>
      <w:r>
        <w:rPr>
          <w:b/>
          <w:bCs/>
        </w:rPr>
        <w:t>۱۹.۷۲ درصد</w:t>
      </w:r>
      <w:r>
        <w:t xml:space="preserve"> می‌رساند؛ یعنی حدود </w:t>
      </w:r>
      <w:r>
        <w:rPr>
          <w:b/>
          <w:bCs/>
        </w:rPr>
        <w:t>۱.۶۴ واحد درصد</w:t>
      </w:r>
      <w:r>
        <w:t xml:space="preserve"> بالاتر.</w:t>
      </w:r>
    </w:p>
    <w:p w14:paraId="5E7D4634" w14:textId="77777777" w:rsidR="00410D38" w:rsidRDefault="00000000" w:rsidP="00312B08">
      <w:pPr>
        <w:spacing w:after="160" w:line="300" w:lineRule="auto"/>
      </w:pPr>
      <w:r>
        <w:t>این تفکیک از منظر تحلیل عملکرد اهمیت دارد. تسهیلات قرض‌الحسنه ماهیتاً بخشی از مأموریت اجتماعی بانک است و نه یک محصول سودآور. بنابراین:</w:t>
      </w:r>
    </w:p>
    <w:p w14:paraId="5E7D4635"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در ارزیابی عملکرد تجاری بانک، نرخ </w:t>
      </w:r>
      <w:r>
        <w:rPr>
          <w:b/>
          <w:bCs/>
          <w:i/>
          <w:iCs/>
          <w:sz w:val="20"/>
          <w:szCs w:val="20"/>
        </w:rPr>
        <w:t>۱۹.۷۲ درصد</w:t>
      </w:r>
      <w:r>
        <w:rPr>
          <w:i/>
          <w:iCs/>
          <w:sz w:val="20"/>
          <w:szCs w:val="20"/>
        </w:rPr>
        <w:t xml:space="preserve"> (بازده پرتفوی تجاری) سنجه‌ی مناسب‌تری از نرخ ۱۸.۰۸ درصد (بازده کل پرتفوی) است. رقم نخست عملکرد را می‌سنجد و رقم دوم، اثر توأمان عملکرد و مأموریت اجتماعی را.</w:t>
      </w:r>
    </w:p>
    <w:p w14:paraId="5E7D4636" w14:textId="77777777" w:rsidR="00410D38" w:rsidRDefault="00000000" w:rsidP="00312B08">
      <w:pPr>
        <w:spacing w:after="160" w:line="300" w:lineRule="auto"/>
      </w:pPr>
      <w:r>
        <w:t>هر دو رقم در فصل ۷ در محاسبه‌ی حاشیه به کار رفته‌اند و تفاوت آن‌ها صریحاً نشان داده شده است.</w:t>
      </w:r>
    </w:p>
    <w:p w14:paraId="5E7D4637" w14:textId="77777777" w:rsidR="00410D38" w:rsidRDefault="00000000" w:rsidP="00312B08">
      <w:pPr>
        <w:spacing w:after="160" w:line="300" w:lineRule="auto"/>
      </w:pPr>
      <w:r>
        <w:rPr>
          <w:b/>
          <w:bCs/>
        </w:rPr>
        <w:t>دامنه‌ی نرخ‌ها.</w:t>
      </w:r>
      <w:r>
        <w:t xml:space="preserve"> به‌استثنای قرض‌الحسنه و جعاله، نرخ سایر عقود در بازه‌ی نسبتاً باریک ۱۶.۲۷ تا ۲۱.۵۴ درصد قرار دارد. این همگرایی نشان می‌دهد که تفاوت نرخ میان عقود، عامل تعیین‌کننده‌ای در ترکیب پرتفوی نبوده است.</w:t>
      </w:r>
    </w:p>
    <w:p w14:paraId="5E7D4638" w14:textId="77777777" w:rsidR="00410D38" w:rsidRDefault="00000000" w:rsidP="00312B08">
      <w:pPr>
        <w:spacing w:after="160" w:line="300" w:lineRule="auto"/>
      </w:pPr>
      <w:r>
        <w:rPr>
          <w:b/>
          <w:bCs/>
        </w:rPr>
        <w:t>رابطه‌ی نرخ و ریسک.</w:t>
      </w:r>
      <w:r>
        <w:t xml:space="preserve"> مشارکت مدنی بالاترین نرخ قراردادی (۲۱.۵۴ درصد) را دارد که با ماهیت مشارکتی و ریسک بالاتر آن سازگار است. با این حال، چنان‌که در بخش بعد نشان داده می‌شود، همین عقد پایین‌ترین پوشش وثیقه را نیز دارد — ترکیبی که نیازمند توجه است.</w:t>
      </w:r>
    </w:p>
    <w:p w14:paraId="5E7D4639" w14:textId="77777777" w:rsidR="00410D38" w:rsidRDefault="00000000" w:rsidP="00312B08">
      <w:pPr>
        <w:spacing w:after="160" w:line="300" w:lineRule="auto"/>
      </w:pPr>
      <w:r>
        <w:rPr>
          <w:b/>
          <w:bCs/>
        </w:rPr>
        <w:t>محدودیت.</w:t>
      </w:r>
      <w:r>
        <w:t xml:space="preserve"> تمام ارقام این جدول بر مبنای الف-۱ محاسبه شده‌اند. برای ۲۲.۴ درصد پرتفوی که رکورد قرارداد ندارد، نرخ سود قراردادی در دسترس نیست. بنابراین بازده واقعی کل پرتفوی می‌تواند از ۱۸.۰۸ درصد متفاوت باشد، هرچند جهت این انحراف نامعلوم است.</w:t>
      </w:r>
    </w:p>
    <w:p w14:paraId="5E7D463A" w14:textId="77777777" w:rsidR="00410D38" w:rsidRDefault="00410D38" w:rsidP="00312B08">
      <w:pPr>
        <w:pBdr>
          <w:bottom w:val="single" w:sz="6" w:space="0" w:color="999999"/>
        </w:pBdr>
        <w:spacing w:before="120" w:after="120"/>
      </w:pPr>
    </w:p>
    <w:p w14:paraId="5E7D463B" w14:textId="77777777" w:rsidR="00410D38" w:rsidRDefault="00000000" w:rsidP="00312B08">
      <w:pPr>
        <w:pStyle w:val="Heading2"/>
        <w:spacing w:before="280" w:after="160"/>
      </w:pPr>
      <w:bookmarkStart w:id="199" w:name="_Toc241516069"/>
      <w:r>
        <w:rPr>
          <w:b/>
          <w:bCs/>
          <w:sz w:val="28"/>
          <w:szCs w:val="28"/>
        </w:rPr>
        <w:t>۴.۸ پوشش وثیقه</w:t>
      </w:r>
      <w:bookmarkEnd w:id="199"/>
    </w:p>
    <w:p w14:paraId="5E7D463C" w14:textId="77777777" w:rsidR="00410D38" w:rsidRDefault="00000000" w:rsidP="00312B08">
      <w:pPr>
        <w:pStyle w:val="Heading3"/>
        <w:spacing w:before="280" w:after="160"/>
      </w:pPr>
      <w:bookmarkStart w:id="200" w:name="_Toc241516070"/>
      <w:r>
        <w:rPr>
          <w:b/>
          <w:bCs/>
        </w:rPr>
        <w:t>۴.۸.۱ به تفکیک نوع عقد</w:t>
      </w:r>
      <w:bookmarkEnd w:id="200"/>
    </w:p>
    <w:p w14:paraId="5E7D463D" w14:textId="77777777" w:rsidR="00410D38" w:rsidRDefault="00000000" w:rsidP="00312B08">
      <w:pPr>
        <w:spacing w:after="160" w:line="300" w:lineRule="auto"/>
      </w:pPr>
      <w:r>
        <w:t>نسبت پوشش وثیقه از تقسیم ارزش وثایق اخذشده بر مبلغ اعطاشده حاصل می‌شود. مقادیر بالاتر از ۱۰۰ درصد به معنای اخذ وثیقه‌ای بیش از اصل تسهیلات است که در رویه‌ی بانکی متعارف محسوب می‌شود.</w:t>
      </w:r>
    </w:p>
    <w:p w14:paraId="5E7D463E" w14:textId="77777777" w:rsidR="00410D38" w:rsidRDefault="00000000" w:rsidP="00312B08">
      <w:pPr>
        <w:spacing w:before="120" w:after="80"/>
      </w:pPr>
      <w:r>
        <w:rPr>
          <w:noProof/>
        </w:rPr>
        <w:drawing>
          <wp:inline distT="0" distB="0" distL="0" distR="0" wp14:anchorId="5E7D4ADD" wp14:editId="5E7D4ADE">
            <wp:extent cx="5334000" cy="2133600"/>
            <wp:effectExtent l="0" t="0" r="0" b="0"/>
            <wp:docPr id="1334281699" name="Picture 133428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133600"/>
                    </a:xfrm>
                    <a:prstGeom prst="rect">
                      <a:avLst/>
                    </a:prstGeom>
                  </pic:spPr>
                </pic:pic>
              </a:graphicData>
            </a:graphic>
          </wp:inline>
        </w:drawing>
      </w:r>
    </w:p>
    <w:p w14:paraId="5E7D463F" w14:textId="77777777" w:rsidR="00410D38" w:rsidRDefault="00000000" w:rsidP="00312B08">
      <w:pPr>
        <w:spacing w:after="220"/>
      </w:pPr>
      <w:r>
        <w:rPr>
          <w:i/>
          <w:iCs/>
          <w:sz w:val="18"/>
          <w:szCs w:val="18"/>
        </w:rPr>
        <w:t>نسبت پوشش وثیقه به تفکیک نوع عقد</w:t>
      </w:r>
    </w:p>
    <w:p w14:paraId="5E7D4640"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collateral_coverage_by_loan_type.png</w:t>
      </w:r>
      <w:r>
        <w:rPr>
          <w:i/>
          <w:iCs/>
          <w:sz w:val="20"/>
          <w:szCs w:val="20"/>
        </w:rPr>
        <w:t>)</w:t>
      </w:r>
    </w:p>
    <w:p w14:paraId="5E7D4641" w14:textId="77777777" w:rsidR="00410D38" w:rsidRDefault="00000000" w:rsidP="00312B08">
      <w:pPr>
        <w:spacing w:after="160" w:line="300" w:lineRule="auto"/>
      </w:pPr>
      <w:r>
        <w:rPr>
          <w:b/>
          <w:bCs/>
        </w:rPr>
        <w:t>جدول ۴-۱۵: نسبت پوشش وثیقه به تفکیک نوع عقد (مبنای اعطا)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646" w14:textId="77777777">
        <w:trPr>
          <w:tblHeader/>
        </w:trPr>
        <w:tc>
          <w:tcPr>
            <w:tcW w:w="2337" w:type="dxa"/>
            <w:shd w:val="clear" w:color="auto" w:fill="D9D9D9"/>
          </w:tcPr>
          <w:p w14:paraId="5E7D4642" w14:textId="77777777" w:rsidR="00410D38" w:rsidRDefault="00000000" w:rsidP="00312B08">
            <w:pPr>
              <w:spacing w:after="40"/>
            </w:pPr>
            <w:r>
              <w:t>نوع عقد</w:t>
            </w:r>
          </w:p>
        </w:tc>
        <w:tc>
          <w:tcPr>
            <w:tcW w:w="2337" w:type="dxa"/>
            <w:shd w:val="clear" w:color="auto" w:fill="D9D9D9"/>
          </w:tcPr>
          <w:p w14:paraId="5E7D4643" w14:textId="77777777" w:rsidR="00410D38" w:rsidRDefault="00000000" w:rsidP="00312B08">
            <w:pPr>
              <w:spacing w:after="40"/>
            </w:pPr>
            <w:r>
              <w:t>مبلغ اعطاشده (هزار میلیارد تومان)</w:t>
            </w:r>
          </w:p>
        </w:tc>
        <w:tc>
          <w:tcPr>
            <w:tcW w:w="2337" w:type="dxa"/>
            <w:shd w:val="clear" w:color="auto" w:fill="D9D9D9"/>
          </w:tcPr>
          <w:p w14:paraId="5E7D4644" w14:textId="77777777" w:rsidR="00410D38" w:rsidRDefault="00000000" w:rsidP="00312B08">
            <w:pPr>
              <w:spacing w:after="40"/>
            </w:pPr>
            <w:r>
              <w:t>ارزش وثیقه</w:t>
            </w:r>
          </w:p>
        </w:tc>
        <w:tc>
          <w:tcPr>
            <w:tcW w:w="2337" w:type="dxa"/>
            <w:shd w:val="clear" w:color="auto" w:fill="D9D9D9"/>
          </w:tcPr>
          <w:p w14:paraId="5E7D4645" w14:textId="77777777" w:rsidR="00410D38" w:rsidRDefault="00000000" w:rsidP="00312B08">
            <w:pPr>
              <w:spacing w:after="40"/>
            </w:pPr>
            <w:r>
              <w:t>نسبت پوشش</w:t>
            </w:r>
          </w:p>
        </w:tc>
      </w:tr>
      <w:tr w:rsidR="00410D38" w14:paraId="5E7D464B" w14:textId="77777777">
        <w:tc>
          <w:tcPr>
            <w:tcW w:w="2337" w:type="dxa"/>
          </w:tcPr>
          <w:p w14:paraId="5E7D4647" w14:textId="77777777" w:rsidR="00410D38" w:rsidRDefault="00000000" w:rsidP="00312B08">
            <w:pPr>
              <w:spacing w:after="40"/>
            </w:pPr>
            <w:r>
              <w:t>جعاله</w:t>
            </w:r>
          </w:p>
        </w:tc>
        <w:tc>
          <w:tcPr>
            <w:tcW w:w="2337" w:type="dxa"/>
          </w:tcPr>
          <w:p w14:paraId="5E7D4648" w14:textId="77777777" w:rsidR="00410D38" w:rsidRDefault="00000000" w:rsidP="00312B08">
            <w:pPr>
              <w:spacing w:after="40"/>
            </w:pPr>
            <w:r>
              <w:t>۰.۷</w:t>
            </w:r>
          </w:p>
        </w:tc>
        <w:tc>
          <w:tcPr>
            <w:tcW w:w="2337" w:type="dxa"/>
          </w:tcPr>
          <w:p w14:paraId="5E7D4649" w14:textId="77777777" w:rsidR="00410D38" w:rsidRDefault="00000000" w:rsidP="00312B08">
            <w:pPr>
              <w:spacing w:after="40"/>
            </w:pPr>
            <w:r>
              <w:t>۱۰.۴</w:t>
            </w:r>
          </w:p>
        </w:tc>
        <w:tc>
          <w:tcPr>
            <w:tcW w:w="2337" w:type="dxa"/>
          </w:tcPr>
          <w:p w14:paraId="5E7D464A" w14:textId="77777777" w:rsidR="00410D38" w:rsidRDefault="00000000" w:rsidP="00312B08">
            <w:pPr>
              <w:spacing w:after="40"/>
            </w:pPr>
            <w:r>
              <w:rPr>
                <w:b/>
                <w:bCs/>
              </w:rPr>
              <w:t>۱۶۱.۱۹٪</w:t>
            </w:r>
          </w:p>
        </w:tc>
      </w:tr>
      <w:tr w:rsidR="00410D38" w14:paraId="5E7D4650" w14:textId="77777777">
        <w:tc>
          <w:tcPr>
            <w:tcW w:w="2337" w:type="dxa"/>
          </w:tcPr>
          <w:p w14:paraId="5E7D464C" w14:textId="77777777" w:rsidR="00410D38" w:rsidRDefault="00000000" w:rsidP="00312B08">
            <w:pPr>
              <w:spacing w:after="40"/>
            </w:pPr>
            <w:r>
              <w:lastRenderedPageBreak/>
              <w:t>مرابحه</w:t>
            </w:r>
          </w:p>
        </w:tc>
        <w:tc>
          <w:tcPr>
            <w:tcW w:w="2337" w:type="dxa"/>
          </w:tcPr>
          <w:p w14:paraId="5E7D464D" w14:textId="77777777" w:rsidR="00410D38" w:rsidRDefault="00000000" w:rsidP="00312B08">
            <w:pPr>
              <w:spacing w:after="40"/>
            </w:pPr>
            <w:r>
              <w:t>۱۲۶.۷</w:t>
            </w:r>
          </w:p>
        </w:tc>
        <w:tc>
          <w:tcPr>
            <w:tcW w:w="2337" w:type="dxa"/>
          </w:tcPr>
          <w:p w14:paraId="5E7D464E" w14:textId="77777777" w:rsidR="00410D38" w:rsidRDefault="00000000" w:rsidP="00312B08">
            <w:pPr>
              <w:spacing w:after="40"/>
            </w:pPr>
            <w:r>
              <w:t>۱,۵۲۱.۵</w:t>
            </w:r>
          </w:p>
        </w:tc>
        <w:tc>
          <w:tcPr>
            <w:tcW w:w="2337" w:type="dxa"/>
          </w:tcPr>
          <w:p w14:paraId="5E7D464F" w14:textId="77777777" w:rsidR="00410D38" w:rsidRDefault="00000000" w:rsidP="00312B08">
            <w:pPr>
              <w:spacing w:after="40"/>
            </w:pPr>
            <w:r>
              <w:t>۱۲۰.۱۴٪</w:t>
            </w:r>
          </w:p>
        </w:tc>
      </w:tr>
      <w:tr w:rsidR="00410D38" w14:paraId="5E7D4655" w14:textId="77777777">
        <w:tc>
          <w:tcPr>
            <w:tcW w:w="2337" w:type="dxa"/>
          </w:tcPr>
          <w:p w14:paraId="5E7D4651" w14:textId="77777777" w:rsidR="00410D38" w:rsidRDefault="00000000" w:rsidP="00312B08">
            <w:pPr>
              <w:spacing w:after="40"/>
            </w:pPr>
            <w:r>
              <w:t>قرض‌الحسنه</w:t>
            </w:r>
          </w:p>
        </w:tc>
        <w:tc>
          <w:tcPr>
            <w:tcW w:w="2337" w:type="dxa"/>
          </w:tcPr>
          <w:p w14:paraId="5E7D4652" w14:textId="77777777" w:rsidR="00410D38" w:rsidRDefault="00000000" w:rsidP="00312B08">
            <w:pPr>
              <w:spacing w:after="40"/>
            </w:pPr>
            <w:r>
              <w:t>۲۱.۴</w:t>
            </w:r>
          </w:p>
        </w:tc>
        <w:tc>
          <w:tcPr>
            <w:tcW w:w="2337" w:type="dxa"/>
          </w:tcPr>
          <w:p w14:paraId="5E7D4653" w14:textId="77777777" w:rsidR="00410D38" w:rsidRDefault="00000000" w:rsidP="00312B08">
            <w:pPr>
              <w:spacing w:after="40"/>
            </w:pPr>
            <w:r>
              <w:t>۲۵۴.۰</w:t>
            </w:r>
          </w:p>
        </w:tc>
        <w:tc>
          <w:tcPr>
            <w:tcW w:w="2337" w:type="dxa"/>
          </w:tcPr>
          <w:p w14:paraId="5E7D4654" w14:textId="77777777" w:rsidR="00410D38" w:rsidRDefault="00000000" w:rsidP="00312B08">
            <w:pPr>
              <w:spacing w:after="40"/>
            </w:pPr>
            <w:r>
              <w:t>۱۱۸.۴۱٪</w:t>
            </w:r>
          </w:p>
        </w:tc>
      </w:tr>
      <w:tr w:rsidR="00410D38" w14:paraId="5E7D465A" w14:textId="77777777">
        <w:tc>
          <w:tcPr>
            <w:tcW w:w="2337" w:type="dxa"/>
          </w:tcPr>
          <w:p w14:paraId="5E7D4656" w14:textId="77777777" w:rsidR="00410D38" w:rsidRDefault="00000000" w:rsidP="00312B08">
            <w:pPr>
              <w:spacing w:after="40"/>
            </w:pPr>
            <w:r>
              <w:t>سایر</w:t>
            </w:r>
          </w:p>
        </w:tc>
        <w:tc>
          <w:tcPr>
            <w:tcW w:w="2337" w:type="dxa"/>
          </w:tcPr>
          <w:p w14:paraId="5E7D4657" w14:textId="77777777" w:rsidR="00410D38" w:rsidRDefault="00000000" w:rsidP="00312B08">
            <w:pPr>
              <w:spacing w:after="40"/>
            </w:pPr>
            <w:r>
              <w:t>۲۷.۶</w:t>
            </w:r>
          </w:p>
        </w:tc>
        <w:tc>
          <w:tcPr>
            <w:tcW w:w="2337" w:type="dxa"/>
          </w:tcPr>
          <w:p w14:paraId="5E7D4658" w14:textId="77777777" w:rsidR="00410D38" w:rsidRDefault="00000000" w:rsidP="00312B08">
            <w:pPr>
              <w:spacing w:after="40"/>
            </w:pPr>
            <w:r>
              <w:t>۳۲۳.۷</w:t>
            </w:r>
          </w:p>
        </w:tc>
        <w:tc>
          <w:tcPr>
            <w:tcW w:w="2337" w:type="dxa"/>
          </w:tcPr>
          <w:p w14:paraId="5E7D4659" w14:textId="77777777" w:rsidR="00410D38" w:rsidRDefault="00000000" w:rsidP="00312B08">
            <w:pPr>
              <w:spacing w:after="40"/>
            </w:pPr>
            <w:r>
              <w:t>۱۱۷.۴۷٪</w:t>
            </w:r>
          </w:p>
        </w:tc>
      </w:tr>
      <w:tr w:rsidR="00410D38" w14:paraId="5E7D465F" w14:textId="77777777">
        <w:tc>
          <w:tcPr>
            <w:tcW w:w="2337" w:type="dxa"/>
          </w:tcPr>
          <w:p w14:paraId="5E7D465B" w14:textId="77777777" w:rsidR="00410D38" w:rsidRDefault="00000000" w:rsidP="00312B08">
            <w:pPr>
              <w:spacing w:after="40"/>
            </w:pPr>
            <w:r>
              <w:t>فروش اقساطی</w:t>
            </w:r>
          </w:p>
        </w:tc>
        <w:tc>
          <w:tcPr>
            <w:tcW w:w="2337" w:type="dxa"/>
          </w:tcPr>
          <w:p w14:paraId="5E7D465C" w14:textId="77777777" w:rsidR="00410D38" w:rsidRDefault="00000000" w:rsidP="00312B08">
            <w:pPr>
              <w:spacing w:after="40"/>
            </w:pPr>
            <w:r>
              <w:t>۱۲.۹</w:t>
            </w:r>
          </w:p>
        </w:tc>
        <w:tc>
          <w:tcPr>
            <w:tcW w:w="2337" w:type="dxa"/>
          </w:tcPr>
          <w:p w14:paraId="5E7D465D" w14:textId="77777777" w:rsidR="00410D38" w:rsidRDefault="00000000" w:rsidP="00312B08">
            <w:pPr>
              <w:spacing w:after="40"/>
            </w:pPr>
            <w:r>
              <w:t>۱۳۵.۰</w:t>
            </w:r>
          </w:p>
        </w:tc>
        <w:tc>
          <w:tcPr>
            <w:tcW w:w="2337" w:type="dxa"/>
          </w:tcPr>
          <w:p w14:paraId="5E7D465E" w14:textId="77777777" w:rsidR="00410D38" w:rsidRDefault="00000000" w:rsidP="00312B08">
            <w:pPr>
              <w:spacing w:after="40"/>
            </w:pPr>
            <w:r>
              <w:t>۱۰۴.۹۰٪</w:t>
            </w:r>
          </w:p>
        </w:tc>
      </w:tr>
      <w:tr w:rsidR="00410D38" w14:paraId="5E7D4664" w14:textId="77777777">
        <w:tc>
          <w:tcPr>
            <w:tcW w:w="2337" w:type="dxa"/>
          </w:tcPr>
          <w:p w14:paraId="5E7D4660" w14:textId="77777777" w:rsidR="00410D38" w:rsidRDefault="00000000" w:rsidP="00312B08">
            <w:pPr>
              <w:spacing w:after="40"/>
            </w:pPr>
            <w:r>
              <w:t>مضاربه</w:t>
            </w:r>
          </w:p>
        </w:tc>
        <w:tc>
          <w:tcPr>
            <w:tcW w:w="2337" w:type="dxa"/>
          </w:tcPr>
          <w:p w14:paraId="5E7D4661" w14:textId="77777777" w:rsidR="00410D38" w:rsidRDefault="00000000" w:rsidP="00312B08">
            <w:pPr>
              <w:spacing w:after="40"/>
            </w:pPr>
            <w:r>
              <w:t>۱.۱</w:t>
            </w:r>
          </w:p>
        </w:tc>
        <w:tc>
          <w:tcPr>
            <w:tcW w:w="2337" w:type="dxa"/>
          </w:tcPr>
          <w:p w14:paraId="5E7D4662" w14:textId="77777777" w:rsidR="00410D38" w:rsidRDefault="00000000" w:rsidP="00312B08">
            <w:pPr>
              <w:spacing w:after="40"/>
            </w:pPr>
            <w:r>
              <w:t>۱۱.۸</w:t>
            </w:r>
          </w:p>
        </w:tc>
        <w:tc>
          <w:tcPr>
            <w:tcW w:w="2337" w:type="dxa"/>
          </w:tcPr>
          <w:p w14:paraId="5E7D4663" w14:textId="77777777" w:rsidR="00410D38" w:rsidRDefault="00000000" w:rsidP="00312B08">
            <w:pPr>
              <w:spacing w:after="40"/>
            </w:pPr>
            <w:r>
              <w:t>۱۰۲.۹۵٪</w:t>
            </w:r>
          </w:p>
        </w:tc>
      </w:tr>
      <w:tr w:rsidR="00410D38" w14:paraId="5E7D4669" w14:textId="77777777">
        <w:tc>
          <w:tcPr>
            <w:tcW w:w="2337" w:type="dxa"/>
          </w:tcPr>
          <w:p w14:paraId="5E7D4665" w14:textId="77777777" w:rsidR="00410D38" w:rsidRDefault="00000000" w:rsidP="00312B08">
            <w:pPr>
              <w:spacing w:after="40"/>
            </w:pPr>
            <w:r>
              <w:t>مشارکت مدنی</w:t>
            </w:r>
          </w:p>
        </w:tc>
        <w:tc>
          <w:tcPr>
            <w:tcW w:w="2337" w:type="dxa"/>
          </w:tcPr>
          <w:p w14:paraId="5E7D4666" w14:textId="77777777" w:rsidR="00410D38" w:rsidRDefault="00000000" w:rsidP="00312B08">
            <w:pPr>
              <w:spacing w:after="40"/>
            </w:pPr>
            <w:r>
              <w:t>۱۵.۴</w:t>
            </w:r>
          </w:p>
        </w:tc>
        <w:tc>
          <w:tcPr>
            <w:tcW w:w="2337" w:type="dxa"/>
          </w:tcPr>
          <w:p w14:paraId="5E7D4667" w14:textId="77777777" w:rsidR="00410D38" w:rsidRDefault="00000000" w:rsidP="00312B08">
            <w:pPr>
              <w:spacing w:after="40"/>
            </w:pPr>
            <w:r>
              <w:t>۱۲۴.۳</w:t>
            </w:r>
          </w:p>
        </w:tc>
        <w:tc>
          <w:tcPr>
            <w:tcW w:w="2337" w:type="dxa"/>
          </w:tcPr>
          <w:p w14:paraId="5E7D4668" w14:textId="77777777" w:rsidR="00410D38" w:rsidRDefault="00000000" w:rsidP="00312B08">
            <w:pPr>
              <w:spacing w:after="40"/>
            </w:pPr>
            <w:r>
              <w:rPr>
                <w:b/>
                <w:bCs/>
              </w:rPr>
              <w:t>۸۰.۸۷٪</w:t>
            </w:r>
          </w:p>
        </w:tc>
      </w:tr>
      <w:tr w:rsidR="00410D38" w14:paraId="5E7D466E" w14:textId="77777777">
        <w:tc>
          <w:tcPr>
            <w:tcW w:w="2337" w:type="dxa"/>
          </w:tcPr>
          <w:p w14:paraId="5E7D466A" w14:textId="77777777" w:rsidR="00410D38" w:rsidRDefault="00000000" w:rsidP="00312B08">
            <w:pPr>
              <w:spacing w:after="40"/>
            </w:pPr>
            <w:r>
              <w:rPr>
                <w:b/>
                <w:bCs/>
              </w:rPr>
              <w:t>میانگین وزنی کل</w:t>
            </w:r>
          </w:p>
        </w:tc>
        <w:tc>
          <w:tcPr>
            <w:tcW w:w="2337" w:type="dxa"/>
          </w:tcPr>
          <w:p w14:paraId="5E7D466B" w14:textId="77777777" w:rsidR="00410D38" w:rsidRDefault="00000000" w:rsidP="00312B08">
            <w:pPr>
              <w:spacing w:after="40"/>
            </w:pPr>
            <w:r>
              <w:rPr>
                <w:b/>
                <w:bCs/>
              </w:rPr>
              <w:t>۲۰۵.۷</w:t>
            </w:r>
          </w:p>
        </w:tc>
        <w:tc>
          <w:tcPr>
            <w:tcW w:w="2337" w:type="dxa"/>
          </w:tcPr>
          <w:p w14:paraId="5E7D466C" w14:textId="77777777" w:rsidR="00410D38" w:rsidRDefault="00000000" w:rsidP="00312B08">
            <w:pPr>
              <w:spacing w:after="40"/>
            </w:pPr>
            <w:r>
              <w:rPr>
                <w:b/>
                <w:bCs/>
              </w:rPr>
              <w:t>۲,۳۸۰.۹</w:t>
            </w:r>
          </w:p>
        </w:tc>
        <w:tc>
          <w:tcPr>
            <w:tcW w:w="2337" w:type="dxa"/>
          </w:tcPr>
          <w:p w14:paraId="5E7D466D" w14:textId="77777777" w:rsidR="00410D38" w:rsidRDefault="00000000" w:rsidP="00312B08">
            <w:pPr>
              <w:spacing w:after="40"/>
            </w:pPr>
            <w:r>
              <w:rPr>
                <w:b/>
                <w:bCs/>
              </w:rPr>
              <w:t>۱۱۵.۷۵٪</w:t>
            </w:r>
          </w:p>
        </w:tc>
      </w:tr>
    </w:tbl>
    <w:p w14:paraId="5E7D466F" w14:textId="77777777" w:rsidR="00410D38" w:rsidRDefault="00410D38" w:rsidP="00312B08">
      <w:pPr>
        <w:spacing w:after="160"/>
      </w:pPr>
    </w:p>
    <w:p w14:paraId="5E7D4670" w14:textId="77777777" w:rsidR="00410D38" w:rsidRDefault="00000000" w:rsidP="00312B08">
      <w:pPr>
        <w:pStyle w:val="Heading3"/>
        <w:spacing w:before="280" w:after="160"/>
      </w:pPr>
      <w:bookmarkStart w:id="201" w:name="_Toc241516071"/>
      <w:r>
        <w:rPr>
          <w:b/>
          <w:bCs/>
        </w:rPr>
        <w:t>۴.۸.۲ به تفکیک بخش اقتصادی</w:t>
      </w:r>
      <w:bookmarkEnd w:id="201"/>
    </w:p>
    <w:p w14:paraId="5E7D4671" w14:textId="77777777" w:rsidR="00410D38" w:rsidRDefault="00000000" w:rsidP="00312B08">
      <w:pPr>
        <w:spacing w:before="120" w:after="80"/>
      </w:pPr>
      <w:r>
        <w:rPr>
          <w:noProof/>
        </w:rPr>
        <w:drawing>
          <wp:inline distT="0" distB="0" distL="0" distR="0" wp14:anchorId="5E7D4ADF" wp14:editId="5E7D4AE0">
            <wp:extent cx="5334000" cy="2133600"/>
            <wp:effectExtent l="0" t="0" r="0" b="0"/>
            <wp:docPr id="1520221855" name="Picture 152022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133600"/>
                    </a:xfrm>
                    <a:prstGeom prst="rect">
                      <a:avLst/>
                    </a:prstGeom>
                  </pic:spPr>
                </pic:pic>
              </a:graphicData>
            </a:graphic>
          </wp:inline>
        </w:drawing>
      </w:r>
    </w:p>
    <w:p w14:paraId="5E7D4672" w14:textId="77777777" w:rsidR="00410D38" w:rsidRDefault="00000000" w:rsidP="00312B08">
      <w:pPr>
        <w:spacing w:after="220"/>
      </w:pPr>
      <w:r>
        <w:rPr>
          <w:i/>
          <w:iCs/>
          <w:sz w:val="18"/>
          <w:szCs w:val="18"/>
        </w:rPr>
        <w:t>نسبت پوشش وثیقه به تفکیک بخش اقتصادی</w:t>
      </w:r>
    </w:p>
    <w:p w14:paraId="5E7D4673"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collateral_coverage_by_sector.png</w:t>
      </w:r>
      <w:r>
        <w:rPr>
          <w:i/>
          <w:iCs/>
          <w:sz w:val="20"/>
          <w:szCs w:val="20"/>
        </w:rPr>
        <w:t>)</w:t>
      </w:r>
    </w:p>
    <w:p w14:paraId="5E7D4674" w14:textId="77777777" w:rsidR="00410D38" w:rsidRDefault="00000000" w:rsidP="00312B08">
      <w:pPr>
        <w:spacing w:after="160" w:line="300" w:lineRule="auto"/>
      </w:pPr>
      <w:r>
        <w:rPr>
          <w:b/>
          <w:bCs/>
        </w:rPr>
        <w:t>جدول ۴-۱۶: نسبت پوشش وثیقه به تفکیک بخش اقتصادی (مبنای اعطا)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678" w14:textId="77777777">
        <w:trPr>
          <w:tblHeader/>
        </w:trPr>
        <w:tc>
          <w:tcPr>
            <w:tcW w:w="3116" w:type="dxa"/>
            <w:shd w:val="clear" w:color="auto" w:fill="D9D9D9"/>
          </w:tcPr>
          <w:p w14:paraId="5E7D4675" w14:textId="77777777" w:rsidR="00410D38" w:rsidRDefault="00000000" w:rsidP="00312B08">
            <w:pPr>
              <w:spacing w:after="40"/>
            </w:pPr>
            <w:r>
              <w:t>بخش اقتصادی</w:t>
            </w:r>
          </w:p>
        </w:tc>
        <w:tc>
          <w:tcPr>
            <w:tcW w:w="3116" w:type="dxa"/>
            <w:shd w:val="clear" w:color="auto" w:fill="D9D9D9"/>
          </w:tcPr>
          <w:p w14:paraId="5E7D4676" w14:textId="77777777" w:rsidR="00410D38" w:rsidRDefault="00000000" w:rsidP="00312B08">
            <w:pPr>
              <w:spacing w:after="40"/>
            </w:pPr>
            <w:r>
              <w:t>مبلغ اعطاشده (هزار میلیارد تومان)</w:t>
            </w:r>
          </w:p>
        </w:tc>
        <w:tc>
          <w:tcPr>
            <w:tcW w:w="3116" w:type="dxa"/>
            <w:shd w:val="clear" w:color="auto" w:fill="D9D9D9"/>
          </w:tcPr>
          <w:p w14:paraId="5E7D4677" w14:textId="77777777" w:rsidR="00410D38" w:rsidRDefault="00000000" w:rsidP="00312B08">
            <w:pPr>
              <w:spacing w:after="40"/>
            </w:pPr>
            <w:r>
              <w:t>نسبت پوشش</w:t>
            </w:r>
          </w:p>
        </w:tc>
      </w:tr>
      <w:tr w:rsidR="00410D38" w14:paraId="5E7D467C" w14:textId="77777777">
        <w:tc>
          <w:tcPr>
            <w:tcW w:w="3116" w:type="dxa"/>
          </w:tcPr>
          <w:p w14:paraId="5E7D4679" w14:textId="77777777" w:rsidR="00410D38" w:rsidRDefault="00000000" w:rsidP="00312B08">
            <w:pPr>
              <w:spacing w:after="40"/>
            </w:pPr>
            <w:r>
              <w:t>مسکن و ساختمان</w:t>
            </w:r>
          </w:p>
        </w:tc>
        <w:tc>
          <w:tcPr>
            <w:tcW w:w="3116" w:type="dxa"/>
          </w:tcPr>
          <w:p w14:paraId="5E7D467A" w14:textId="77777777" w:rsidR="00410D38" w:rsidRDefault="00000000" w:rsidP="00312B08">
            <w:pPr>
              <w:spacing w:after="40"/>
            </w:pPr>
            <w:r>
              <w:t>۸.۳</w:t>
            </w:r>
          </w:p>
        </w:tc>
        <w:tc>
          <w:tcPr>
            <w:tcW w:w="3116" w:type="dxa"/>
          </w:tcPr>
          <w:p w14:paraId="5E7D467B" w14:textId="77777777" w:rsidR="00410D38" w:rsidRDefault="00000000" w:rsidP="00312B08">
            <w:pPr>
              <w:spacing w:after="40"/>
            </w:pPr>
            <w:r>
              <w:rPr>
                <w:b/>
                <w:bCs/>
              </w:rPr>
              <w:t>۱۷۶.۹۹٪</w:t>
            </w:r>
          </w:p>
        </w:tc>
      </w:tr>
      <w:tr w:rsidR="00410D38" w14:paraId="5E7D4680" w14:textId="77777777">
        <w:tc>
          <w:tcPr>
            <w:tcW w:w="3116" w:type="dxa"/>
          </w:tcPr>
          <w:p w14:paraId="5E7D467D" w14:textId="77777777" w:rsidR="00410D38" w:rsidRDefault="00000000" w:rsidP="00312B08">
            <w:pPr>
              <w:spacing w:after="40"/>
            </w:pPr>
            <w:r>
              <w:t>خدمات</w:t>
            </w:r>
          </w:p>
        </w:tc>
        <w:tc>
          <w:tcPr>
            <w:tcW w:w="3116" w:type="dxa"/>
          </w:tcPr>
          <w:p w14:paraId="5E7D467E" w14:textId="77777777" w:rsidR="00410D38" w:rsidRDefault="00000000" w:rsidP="00312B08">
            <w:pPr>
              <w:spacing w:after="40"/>
            </w:pPr>
            <w:r>
              <w:t>۷۱.۶</w:t>
            </w:r>
          </w:p>
        </w:tc>
        <w:tc>
          <w:tcPr>
            <w:tcW w:w="3116" w:type="dxa"/>
          </w:tcPr>
          <w:p w14:paraId="5E7D467F" w14:textId="77777777" w:rsidR="00410D38" w:rsidRDefault="00000000" w:rsidP="00312B08">
            <w:pPr>
              <w:spacing w:after="40"/>
            </w:pPr>
            <w:r>
              <w:t>۱۲۹.۷۱٪</w:t>
            </w:r>
          </w:p>
        </w:tc>
      </w:tr>
      <w:tr w:rsidR="00410D38" w14:paraId="5E7D4684" w14:textId="77777777">
        <w:tc>
          <w:tcPr>
            <w:tcW w:w="3116" w:type="dxa"/>
          </w:tcPr>
          <w:p w14:paraId="5E7D4681" w14:textId="77777777" w:rsidR="00410D38" w:rsidRDefault="00000000" w:rsidP="00312B08">
            <w:pPr>
              <w:spacing w:after="40"/>
            </w:pPr>
            <w:r>
              <w:t>بازرگانی</w:t>
            </w:r>
          </w:p>
        </w:tc>
        <w:tc>
          <w:tcPr>
            <w:tcW w:w="3116" w:type="dxa"/>
          </w:tcPr>
          <w:p w14:paraId="5E7D4682" w14:textId="77777777" w:rsidR="00410D38" w:rsidRDefault="00000000" w:rsidP="00312B08">
            <w:pPr>
              <w:spacing w:after="40"/>
            </w:pPr>
            <w:r>
              <w:t>۱۵.۰</w:t>
            </w:r>
          </w:p>
        </w:tc>
        <w:tc>
          <w:tcPr>
            <w:tcW w:w="3116" w:type="dxa"/>
          </w:tcPr>
          <w:p w14:paraId="5E7D4683" w14:textId="77777777" w:rsidR="00410D38" w:rsidRDefault="00000000" w:rsidP="00312B08">
            <w:pPr>
              <w:spacing w:after="40"/>
            </w:pPr>
            <w:r>
              <w:t>۱۱۶.۶۲٪</w:t>
            </w:r>
          </w:p>
        </w:tc>
      </w:tr>
      <w:tr w:rsidR="00410D38" w14:paraId="5E7D4688" w14:textId="77777777">
        <w:tc>
          <w:tcPr>
            <w:tcW w:w="3116" w:type="dxa"/>
          </w:tcPr>
          <w:p w14:paraId="5E7D4685" w14:textId="77777777" w:rsidR="00410D38" w:rsidRDefault="00000000" w:rsidP="00312B08">
            <w:pPr>
              <w:spacing w:after="40"/>
            </w:pPr>
            <w:r>
              <w:t>کشاورزی</w:t>
            </w:r>
          </w:p>
        </w:tc>
        <w:tc>
          <w:tcPr>
            <w:tcW w:w="3116" w:type="dxa"/>
          </w:tcPr>
          <w:p w14:paraId="5E7D4686" w14:textId="77777777" w:rsidR="00410D38" w:rsidRDefault="00000000" w:rsidP="00312B08">
            <w:pPr>
              <w:spacing w:after="40"/>
            </w:pPr>
            <w:r>
              <w:t>۱۹.۵</w:t>
            </w:r>
          </w:p>
        </w:tc>
        <w:tc>
          <w:tcPr>
            <w:tcW w:w="3116" w:type="dxa"/>
          </w:tcPr>
          <w:p w14:paraId="5E7D4687" w14:textId="77777777" w:rsidR="00410D38" w:rsidRDefault="00000000" w:rsidP="00312B08">
            <w:pPr>
              <w:spacing w:after="40"/>
            </w:pPr>
            <w:r>
              <w:t>۱۰۹.۹۴٪</w:t>
            </w:r>
          </w:p>
        </w:tc>
      </w:tr>
      <w:tr w:rsidR="00410D38" w14:paraId="5E7D468C" w14:textId="77777777">
        <w:tc>
          <w:tcPr>
            <w:tcW w:w="3116" w:type="dxa"/>
          </w:tcPr>
          <w:p w14:paraId="5E7D4689" w14:textId="77777777" w:rsidR="00410D38" w:rsidRDefault="00000000" w:rsidP="00312B08">
            <w:pPr>
              <w:spacing w:after="40"/>
            </w:pPr>
            <w:r>
              <w:t>صنعتی</w:t>
            </w:r>
          </w:p>
        </w:tc>
        <w:tc>
          <w:tcPr>
            <w:tcW w:w="3116" w:type="dxa"/>
          </w:tcPr>
          <w:p w14:paraId="5E7D468A" w14:textId="77777777" w:rsidR="00410D38" w:rsidRDefault="00000000" w:rsidP="00312B08">
            <w:pPr>
              <w:spacing w:after="40"/>
            </w:pPr>
            <w:r>
              <w:t>۸۵.۱</w:t>
            </w:r>
          </w:p>
        </w:tc>
        <w:tc>
          <w:tcPr>
            <w:tcW w:w="3116" w:type="dxa"/>
          </w:tcPr>
          <w:p w14:paraId="5E7D468B" w14:textId="77777777" w:rsidR="00410D38" w:rsidRDefault="00000000" w:rsidP="00312B08">
            <w:pPr>
              <w:spacing w:after="40"/>
            </w:pPr>
            <w:r>
              <w:t>۱۰۲.۰۴٪</w:t>
            </w:r>
          </w:p>
        </w:tc>
      </w:tr>
      <w:tr w:rsidR="00410D38" w14:paraId="5E7D4690" w14:textId="77777777">
        <w:tc>
          <w:tcPr>
            <w:tcW w:w="3116" w:type="dxa"/>
          </w:tcPr>
          <w:p w14:paraId="5E7D468D" w14:textId="77777777" w:rsidR="00410D38" w:rsidRDefault="00000000" w:rsidP="00312B08">
            <w:pPr>
              <w:spacing w:after="40"/>
            </w:pPr>
            <w:r>
              <w:t>صنایع تبدیلی کشاورزی</w:t>
            </w:r>
          </w:p>
        </w:tc>
        <w:tc>
          <w:tcPr>
            <w:tcW w:w="3116" w:type="dxa"/>
          </w:tcPr>
          <w:p w14:paraId="5E7D468E" w14:textId="77777777" w:rsidR="00410D38" w:rsidRDefault="00000000" w:rsidP="00312B08">
            <w:pPr>
              <w:spacing w:after="40"/>
            </w:pPr>
            <w:r>
              <w:t>۴.۳</w:t>
            </w:r>
          </w:p>
        </w:tc>
        <w:tc>
          <w:tcPr>
            <w:tcW w:w="3116" w:type="dxa"/>
          </w:tcPr>
          <w:p w14:paraId="5E7D468F" w14:textId="77777777" w:rsidR="00410D38" w:rsidRDefault="00000000" w:rsidP="00312B08">
            <w:pPr>
              <w:spacing w:after="40"/>
            </w:pPr>
            <w:r>
              <w:rPr>
                <w:b/>
                <w:bCs/>
              </w:rPr>
              <w:t>۸۸.۷۶٪</w:t>
            </w:r>
          </w:p>
        </w:tc>
      </w:tr>
      <w:tr w:rsidR="00410D38" w14:paraId="5E7D4694" w14:textId="77777777">
        <w:tc>
          <w:tcPr>
            <w:tcW w:w="3116" w:type="dxa"/>
          </w:tcPr>
          <w:p w14:paraId="5E7D4691" w14:textId="77777777" w:rsidR="00410D38" w:rsidRDefault="00000000" w:rsidP="00312B08">
            <w:pPr>
              <w:spacing w:after="40"/>
            </w:pPr>
            <w:r>
              <w:t>اعتبارات اسنادی</w:t>
            </w:r>
          </w:p>
        </w:tc>
        <w:tc>
          <w:tcPr>
            <w:tcW w:w="3116" w:type="dxa"/>
          </w:tcPr>
          <w:p w14:paraId="5E7D4692" w14:textId="77777777" w:rsidR="00410D38" w:rsidRDefault="00000000" w:rsidP="00312B08">
            <w:pPr>
              <w:spacing w:after="40"/>
            </w:pPr>
            <w:r>
              <w:t>۱.۹</w:t>
            </w:r>
          </w:p>
        </w:tc>
        <w:tc>
          <w:tcPr>
            <w:tcW w:w="3116" w:type="dxa"/>
          </w:tcPr>
          <w:p w14:paraId="5E7D4693" w14:textId="77777777" w:rsidR="00410D38" w:rsidRDefault="00000000" w:rsidP="00312B08">
            <w:pPr>
              <w:spacing w:after="40"/>
            </w:pPr>
            <w:r>
              <w:rPr>
                <w:b/>
                <w:bCs/>
              </w:rPr>
              <w:t>۷۹.۳۰٪</w:t>
            </w:r>
          </w:p>
        </w:tc>
      </w:tr>
    </w:tbl>
    <w:p w14:paraId="5E7D4695" w14:textId="77777777" w:rsidR="00410D38" w:rsidRDefault="00410D38" w:rsidP="00312B08">
      <w:pPr>
        <w:spacing w:after="160"/>
      </w:pPr>
    </w:p>
    <w:p w14:paraId="5E7D4696" w14:textId="77777777" w:rsidR="00410D38" w:rsidRDefault="00000000" w:rsidP="00312B08">
      <w:pPr>
        <w:pStyle w:val="Heading3"/>
        <w:spacing w:before="280" w:after="160"/>
      </w:pPr>
      <w:bookmarkStart w:id="202" w:name="_Toc241516072"/>
      <w:r>
        <w:rPr>
          <w:b/>
          <w:bCs/>
        </w:rPr>
        <w:t>۴.۸.۳ تحلیل</w:t>
      </w:r>
      <w:bookmarkEnd w:id="202"/>
    </w:p>
    <w:p w14:paraId="5E7D4697" w14:textId="77777777" w:rsidR="00410D38" w:rsidRDefault="00000000" w:rsidP="00312B08">
      <w:pPr>
        <w:spacing w:after="160" w:line="300" w:lineRule="auto"/>
      </w:pPr>
      <w:r>
        <w:rPr>
          <w:b/>
          <w:bCs/>
        </w:rPr>
        <w:t>وضعیت کلی مطلوب است.</w:t>
      </w:r>
      <w:r>
        <w:t xml:space="preserve"> میانگین وزنی پوشش وثیقه ۱۱۵.۷۵ درصد است و پنج عقد از هفت عقد بالای ۱۰۰ درصد قرار دارند. از این منظر، رویه‌ی اخذ وثیقه در بانک متعارف و محافظه‌کارانه ارزیابی می‌شود.</w:t>
      </w:r>
    </w:p>
    <w:p w14:paraId="5E7D4698" w14:textId="77777777" w:rsidR="00410D38" w:rsidRDefault="00000000" w:rsidP="00312B08">
      <w:pPr>
        <w:spacing w:after="160" w:line="300" w:lineRule="auto"/>
      </w:pPr>
      <w:r>
        <w:rPr>
          <w:b/>
          <w:bCs/>
        </w:rPr>
        <w:t>سه استثنای نیازمند توجه.</w:t>
      </w:r>
      <w:r>
        <w:t xml:space="preserve"> سه گروه پوشش کمتر از ۱۰۰ درصد دارند و هر سه ویژگی مشترکی دارند:</w:t>
      </w:r>
    </w:p>
    <w:p w14:paraId="5E7D4699" w14:textId="77777777" w:rsidR="00410D38" w:rsidRDefault="00000000" w:rsidP="00312B08">
      <w:pPr>
        <w:spacing w:after="120" w:line="300" w:lineRule="auto"/>
        <w:ind w:left="300"/>
      </w:pPr>
      <w:r>
        <w:t xml:space="preserve">۱. </w:t>
      </w:r>
      <w:r>
        <w:rPr>
          <w:b/>
          <w:bCs/>
        </w:rPr>
        <w:t>مشارکت مدنی (۸۰.۸۷ درصد)</w:t>
      </w:r>
      <w:r>
        <w:t xml:space="preserve"> — این عقد هم‌زمان بالاترین نرخ قراردادی (بخش ۴.۷) و پایین‌ترین</w:t>
      </w:r>
    </w:p>
    <w:p w14:paraId="5E7D469A" w14:textId="77777777" w:rsidR="00410D38" w:rsidRDefault="00000000" w:rsidP="00312B08">
      <w:pPr>
        <w:spacing w:after="160" w:line="300" w:lineRule="auto"/>
      </w:pPr>
      <w:r>
        <w:t>پوشش وثیقه را دارد. ترکیب «نرخ بالا و وثیقه‌ی ناکافی» معمولاً نشانه‌ی پذیرش آگاهانه‌ی ریسک بیشتر است، اما در صورت نکول، بازیافت را دشوار می‌کند. مبلغ درگیر ۱۵.۴ هزار میلیارد تومان است.</w:t>
      </w:r>
    </w:p>
    <w:p w14:paraId="5E7D469B" w14:textId="77777777" w:rsidR="00410D38" w:rsidRDefault="00000000" w:rsidP="00312B08">
      <w:pPr>
        <w:spacing w:after="120" w:line="300" w:lineRule="auto"/>
        <w:ind w:left="300"/>
      </w:pPr>
      <w:r>
        <w:lastRenderedPageBreak/>
        <w:t xml:space="preserve">۲. </w:t>
      </w:r>
      <w:r>
        <w:rPr>
          <w:b/>
          <w:bCs/>
        </w:rPr>
        <w:t>صنایع تبدیلی کشاورزی (۸۸.۷۶ درصد)</w:t>
      </w:r>
      <w:r>
        <w:t xml:space="preserve"> — مبلغ درگیر نسبتاً کوچک (۴.۳ هزار میلیارد تومان) و</w:t>
      </w:r>
    </w:p>
    <w:p w14:paraId="5E7D469C" w14:textId="77777777" w:rsidR="00410D38" w:rsidRDefault="00000000" w:rsidP="00312B08">
      <w:pPr>
        <w:spacing w:after="160" w:line="300" w:lineRule="auto"/>
      </w:pPr>
      <w:r>
        <w:t>نسبت مطالبات غیرجاری آن (۵.۹۲ درصد) نیز پایین‌تر از میانگین است. اولویت پایین‌تری دارد.</w:t>
      </w:r>
    </w:p>
    <w:p w14:paraId="5E7D469D" w14:textId="77777777" w:rsidR="00410D38" w:rsidRDefault="00000000" w:rsidP="00312B08">
      <w:pPr>
        <w:spacing w:after="120" w:line="300" w:lineRule="auto"/>
        <w:ind w:left="300"/>
      </w:pPr>
      <w:r>
        <w:t xml:space="preserve">۳. </w:t>
      </w:r>
      <w:r>
        <w:rPr>
          <w:b/>
          <w:bCs/>
        </w:rPr>
        <w:t>اعتبارات اسنادی (۷۹.۳۰ درصد)</w:t>
      </w:r>
      <w:r>
        <w:t xml:space="preserve"> — پایین‌ترین پوشش وثیقه در کل پرتفوی، آن هم در بخشی که</w:t>
      </w:r>
    </w:p>
    <w:p w14:paraId="5E7D469E" w14:textId="77777777" w:rsidR="00410D38" w:rsidRDefault="00000000" w:rsidP="00312B08">
      <w:pPr>
        <w:spacing w:after="160" w:line="300" w:lineRule="auto"/>
      </w:pPr>
      <w:r>
        <w:t>۸۴.۰۱ درصد مانده‌ی آن غیرجاری است.</w:t>
      </w:r>
    </w:p>
    <w:p w14:paraId="5E7D469F" w14:textId="77777777" w:rsidR="00410D38" w:rsidRDefault="00000000" w:rsidP="00312B08">
      <w:pPr>
        <w:spacing w:after="160" w:line="300" w:lineRule="auto"/>
      </w:pPr>
      <w:r>
        <w:rPr>
          <w:b/>
          <w:bCs/>
        </w:rPr>
        <w:t>تذکر روش‌شناختی حائز اهمیت درباره‌ی اعتبارات اسنادی.</w:t>
      </w:r>
      <w:r>
        <w:t xml:space="preserve"> رقم ۷۹.۳۰ درصد بر مبنای تنها </w:t>
      </w:r>
      <w:r>
        <w:rPr>
          <w:b/>
          <w:bCs/>
        </w:rPr>
        <w:t>۲۱۱ قرارداد</w:t>
      </w:r>
      <w:r>
        <w:t xml:space="preserve"> محاسبه شده است، در حالی که این بخش در مجموع </w:t>
      </w:r>
      <w:r>
        <w:rPr>
          <w:b/>
          <w:bCs/>
        </w:rPr>
        <w:t>۲۰,۷۳۳ قرارداد</w:t>
      </w:r>
      <w:r>
        <w:t xml:space="preserve"> دارد (جدول ۴-۸). یعنی پوشش تعدادی این محاسبه حدود </w:t>
      </w:r>
      <w:r>
        <w:rPr>
          <w:b/>
          <w:bCs/>
        </w:rPr>
        <w:t>یک درصد</w:t>
      </w:r>
      <w:r>
        <w:t xml:space="preserve"> است.</w:t>
      </w:r>
    </w:p>
    <w:p w14:paraId="5E7D46A0" w14:textId="77777777" w:rsidR="00410D38" w:rsidRDefault="00000000" w:rsidP="00312B08">
      <w:pPr>
        <w:pBdr>
          <w:right w:val="single" w:sz="18" w:space="0" w:color="808080"/>
        </w:pBdr>
        <w:shd w:val="clear" w:color="auto" w:fill="F2F2F2"/>
        <w:spacing w:before="100" w:after="160"/>
        <w:ind w:left="400"/>
      </w:pPr>
      <w:r>
        <w:rPr>
          <w:i/>
          <w:iCs/>
          <w:sz w:val="20"/>
          <w:szCs w:val="20"/>
        </w:rPr>
        <w:t>این رقم را نباید نماینده‌ی کل بخش اعتبارات اسنادی دانست. با این حال، جهت آن — پایین‌ترین پوشش در میان تمام بخش‌ها — با سایر شواهد مربوط به این بخش هم‌جهت است و در فصل ۵ به‌عنوان یکی از قرائن تحلیل به کار رفته است.</w:t>
      </w:r>
    </w:p>
    <w:p w14:paraId="5E7D46A1" w14:textId="77777777" w:rsidR="00410D38" w:rsidRDefault="00000000" w:rsidP="00312B08">
      <w:pPr>
        <w:spacing w:after="160" w:line="300" w:lineRule="auto"/>
      </w:pPr>
      <w:r>
        <w:rPr>
          <w:b/>
          <w:bCs/>
        </w:rPr>
        <w:t>یک ناسازگاری جزئی در داده.</w:t>
      </w:r>
      <w:r>
        <w:t xml:space="preserve"> مجموع ارزش وثیقه در تفکیک بر حسب نوع عقد (۲۳۸.۱ هزار میلیارد تومان) با مجموع همان قلم در تفکیک بر حسب بخش اقتصادی (۲۳۸.۷ هزار میلیارد تومان) به میزان </w:t>
      </w:r>
      <w:r>
        <w:rPr>
          <w:b/>
          <w:bCs/>
        </w:rPr>
        <w:t>۰.۶ هزار میلیارد تومان معادل ۰.۲۶ درصد</w:t>
      </w:r>
      <w:r>
        <w:t xml:space="preserve"> اختلاف دارد؛ این در حالی است که مبلغ اعطاشده در هر دو تفکیک </w:t>
      </w:r>
      <w:r>
        <w:rPr>
          <w:b/>
          <w:bCs/>
        </w:rPr>
        <w:t>دقیقاً</w:t>
      </w:r>
      <w:r>
        <w:t xml:space="preserve"> برابر است.</w:t>
      </w:r>
    </w:p>
    <w:p w14:paraId="5E7D46A2" w14:textId="77777777" w:rsidR="00410D38" w:rsidRDefault="00000000" w:rsidP="00312B08">
      <w:pPr>
        <w:spacing w:after="160" w:line="300" w:lineRule="auto"/>
      </w:pPr>
      <w:r>
        <w:t>اختلاف مذکور از نظر کمّی ناچیز است و بر هیچ‌یک از نتایج این بخش اثر ندارد. با این حال، از آنجا که منشأ آن — احتمالاً تفاوت در نحوه‌ی برخورد با مقادیر تهی در دو مسیر محاسباتی — ریشه‌یابی نشده، مطابق رویه‌ی شفافیت این گزارش ثبت می‌شود.</w:t>
      </w:r>
    </w:p>
    <w:p w14:paraId="5E7D46A3" w14:textId="77777777" w:rsidR="00410D38" w:rsidRDefault="00410D38" w:rsidP="00312B08">
      <w:pPr>
        <w:pBdr>
          <w:bottom w:val="single" w:sz="6" w:space="0" w:color="999999"/>
        </w:pBdr>
        <w:spacing w:before="120" w:after="120"/>
      </w:pPr>
    </w:p>
    <w:p w14:paraId="5E7D46A4" w14:textId="77777777" w:rsidR="00410D38" w:rsidRDefault="00000000" w:rsidP="00312B08">
      <w:pPr>
        <w:pStyle w:val="Heading2"/>
        <w:spacing w:before="280" w:after="160"/>
      </w:pPr>
      <w:bookmarkStart w:id="203" w:name="_Toc241516073"/>
      <w:r>
        <w:rPr>
          <w:b/>
          <w:bCs/>
          <w:sz w:val="28"/>
          <w:szCs w:val="28"/>
        </w:rPr>
        <w:t>۴.۹ جمع‌بندی فصل</w:t>
      </w:r>
      <w:bookmarkEnd w:id="203"/>
    </w:p>
    <w:p w14:paraId="5E7D46A5" w14:textId="77777777" w:rsidR="00410D38" w:rsidRDefault="00000000" w:rsidP="00312B08">
      <w:pPr>
        <w:pStyle w:val="Heading3"/>
        <w:spacing w:before="280" w:after="160"/>
      </w:pPr>
      <w:bookmarkStart w:id="204" w:name="_Toc241516074"/>
      <w:r>
        <w:rPr>
          <w:b/>
          <w:bCs/>
        </w:rPr>
        <w:t>۴.۹.۱ ساختار و روند</w:t>
      </w:r>
      <w:bookmarkEnd w:id="204"/>
    </w:p>
    <w:p w14:paraId="5E7D46A6" w14:textId="77777777" w:rsidR="00410D38" w:rsidRDefault="00000000" w:rsidP="00312B08">
      <w:pPr>
        <w:spacing w:after="120" w:line="300" w:lineRule="auto"/>
        <w:ind w:left="300"/>
      </w:pPr>
      <w:r>
        <w:t xml:space="preserve">۱. پرتفوی تسهیلات در بازه‌ی رسمی به‌صورت اسمی </w:t>
      </w:r>
      <w:r>
        <w:rPr>
          <w:b/>
          <w:bCs/>
        </w:rPr>
        <w:t>۶.۱۰ برابر</w:t>
      </w:r>
      <w:r>
        <w:t xml:space="preserve"> شده (رشد واقعی: </w:t>
      </w:r>
      <w:r>
        <w:rPr>
          <w:b/>
          <w:bCs/>
        </w:rPr>
        <w:t>۱.۴۶ برابر</w:t>
      </w:r>
      <w:r>
        <w:t xml:space="preserve">) و به </w:t>
      </w:r>
      <w:r>
        <w:rPr>
          <w:b/>
          <w:bCs/>
        </w:rPr>
        <w:t>۱۲۸.۲ هزار میلیارد تومان</w:t>
      </w:r>
      <w:r>
        <w:t xml:space="preserve"> رسیده</w:t>
      </w:r>
    </w:p>
    <w:p w14:paraId="5E7D46A7" w14:textId="77777777" w:rsidR="00410D38" w:rsidRDefault="00000000" w:rsidP="00312B08">
      <w:pPr>
        <w:spacing w:after="160" w:line="300" w:lineRule="auto"/>
      </w:pPr>
      <w:r>
        <w:t>است؛ در برابر رشد ۴.۵۸ برابری منابع در همان دوره.</w:t>
      </w:r>
    </w:p>
    <w:p w14:paraId="5E7D46A8" w14:textId="77777777" w:rsidR="00410D38" w:rsidRDefault="00000000" w:rsidP="00312B08">
      <w:pPr>
        <w:spacing w:after="120" w:line="300" w:lineRule="auto"/>
        <w:ind w:left="300"/>
      </w:pPr>
      <w:r>
        <w:t xml:space="preserve">۲. شکاف رشد دو سمت ترازنامه از سال ۱۴۰۳ به بیش از </w:t>
      </w:r>
      <w:r>
        <w:rPr>
          <w:b/>
          <w:bCs/>
        </w:rPr>
        <w:t>ده واحد درصد</w:t>
      </w:r>
      <w:r>
        <w:t xml:space="preserve"> رسیده است. تحلیل نشان داد</w:t>
      </w:r>
    </w:p>
    <w:p w14:paraId="5E7D46A9" w14:textId="77777777" w:rsidR="00410D38" w:rsidRDefault="00000000" w:rsidP="00312B08">
      <w:pPr>
        <w:spacing w:after="160" w:line="300" w:lineRule="auto"/>
      </w:pPr>
      <w:r>
        <w:t xml:space="preserve">منشأ این شکاف عمدتاً </w:t>
      </w:r>
      <w:r>
        <w:rPr>
          <w:b/>
          <w:bCs/>
        </w:rPr>
        <w:t>کندشدن رشد منابع</w:t>
      </w:r>
      <w:r>
        <w:t xml:space="preserve"> است و نه شتاب‌گیری تسهیلات.</w:t>
      </w:r>
    </w:p>
    <w:p w14:paraId="5E7D46AA" w14:textId="77777777" w:rsidR="00410D38" w:rsidRDefault="00000000" w:rsidP="00312B08">
      <w:pPr>
        <w:spacing w:after="120" w:line="300" w:lineRule="auto"/>
        <w:ind w:left="300"/>
      </w:pPr>
      <w:r>
        <w:t xml:space="preserve">۳. نسبت تسهیلات به سپرده از </w:t>
      </w:r>
      <w:r>
        <w:rPr>
          <w:b/>
          <w:bCs/>
        </w:rPr>
        <w:t>۱۱۳.۵ به ۱۵۱.۲ درصد</w:t>
      </w:r>
      <w:r>
        <w:t xml:space="preserve"> افزایش یافته است. سطح مطلق این رقم مشروط</w:t>
      </w:r>
    </w:p>
    <w:p w14:paraId="5E7D46AB" w14:textId="77777777" w:rsidR="00410D38" w:rsidRDefault="00000000" w:rsidP="00312B08">
      <w:pPr>
        <w:spacing w:after="160" w:line="300" w:lineRule="auto"/>
      </w:pPr>
      <w:r>
        <w:t xml:space="preserve">به سه ابهام است (بخش ۴.۲.۲)، اما </w:t>
      </w:r>
      <w:r>
        <w:rPr>
          <w:b/>
          <w:bCs/>
        </w:rPr>
        <w:t>روند صعودی آن مستحکم و قابل استناد است</w:t>
      </w:r>
      <w:r>
        <w:t>.</w:t>
      </w:r>
    </w:p>
    <w:p w14:paraId="5E7D46AC" w14:textId="77777777" w:rsidR="00410D38" w:rsidRDefault="00000000" w:rsidP="00312B08">
      <w:pPr>
        <w:spacing w:after="120" w:line="300" w:lineRule="auto"/>
        <w:ind w:left="300"/>
      </w:pPr>
      <w:r>
        <w:t>۴. یافته‌ی تازه: در هر پنج سال بازه، ماه اسفند رشد تسهیلاتی به‌مراتب بالاتر از میانگین ثبت</w:t>
      </w:r>
    </w:p>
    <w:p w14:paraId="5E7D46AD" w14:textId="77777777" w:rsidR="00410D38" w:rsidRDefault="00000000" w:rsidP="00312B08">
      <w:pPr>
        <w:spacing w:after="160" w:line="300" w:lineRule="auto"/>
      </w:pPr>
      <w:r>
        <w:t xml:space="preserve">کرده است. لذا رقم نقطه‌ای ۱۵۱.۲ درصد در اوج فصلی اندازه‌گیری شده و </w:t>
      </w:r>
      <w:r>
        <w:rPr>
          <w:b/>
          <w:bCs/>
        </w:rPr>
        <w:t>میانگین سالانه‌ی ۱۴۰.۱ درصد</w:t>
      </w:r>
      <w:r>
        <w:t xml:space="preserve"> سنجه‌ی متعادل‌تری است.</w:t>
      </w:r>
    </w:p>
    <w:p w14:paraId="5E7D46AE" w14:textId="77777777" w:rsidR="00410D38" w:rsidRDefault="00000000" w:rsidP="00312B08">
      <w:pPr>
        <w:pStyle w:val="Heading3"/>
        <w:spacing w:before="280" w:after="160"/>
      </w:pPr>
      <w:bookmarkStart w:id="205" w:name="_Toc241516075"/>
      <w:r>
        <w:rPr>
          <w:b/>
          <w:bCs/>
        </w:rPr>
        <w:t>۴.۹.۲ ترکیب پرتفوی</w:t>
      </w:r>
      <w:bookmarkEnd w:id="205"/>
    </w:p>
    <w:p w14:paraId="5E7D46AF" w14:textId="77777777" w:rsidR="00410D38" w:rsidRDefault="00000000" w:rsidP="00312B08">
      <w:pPr>
        <w:spacing w:after="120" w:line="300" w:lineRule="auto"/>
        <w:ind w:left="300"/>
      </w:pPr>
      <w:r>
        <w:t xml:space="preserve">۵. </w:t>
      </w:r>
      <w:r>
        <w:rPr>
          <w:b/>
          <w:bCs/>
        </w:rPr>
        <w:t>مرابحه</w:t>
      </w:r>
      <w:r>
        <w:t xml:space="preserve"> با ۳۹.۳۷ درصد کل پرتفوی — و ۵۰.۷ درصد پرتفوی شناخته‌شده — محور اصلی است. سهم</w:t>
      </w:r>
    </w:p>
    <w:p w14:paraId="5E7D46B0" w14:textId="77777777" w:rsidR="00410D38" w:rsidRDefault="00000000" w:rsidP="00312B08">
      <w:pPr>
        <w:spacing w:after="160" w:line="300" w:lineRule="auto"/>
      </w:pPr>
      <w:r>
        <w:t>عقود مشارکتی کمتر از ۳.۷ درصد است.</w:t>
      </w:r>
    </w:p>
    <w:p w14:paraId="5E7D46B1" w14:textId="77777777" w:rsidR="00410D38" w:rsidRDefault="00000000" w:rsidP="00312B08">
      <w:pPr>
        <w:spacing w:after="120" w:line="300" w:lineRule="auto"/>
        <w:ind w:left="300"/>
      </w:pPr>
      <w:r>
        <w:t xml:space="preserve">۶. سه بخش </w:t>
      </w:r>
      <w:r>
        <w:rPr>
          <w:b/>
          <w:bCs/>
        </w:rPr>
        <w:t>خدمات، صنعتی، و مسکن و ساختمان</w:t>
      </w:r>
      <w:r>
        <w:t xml:space="preserve"> روی‌هم ۸۳.۸۹ درصد پرتفوی را تشکیل می‌دهند.</w:t>
      </w:r>
    </w:p>
    <w:p w14:paraId="5E7D46B2" w14:textId="77777777" w:rsidR="00410D38" w:rsidRDefault="00000000" w:rsidP="00312B08">
      <w:pPr>
        <w:spacing w:after="120" w:line="300" w:lineRule="auto"/>
        <w:ind w:left="300"/>
      </w:pPr>
      <w:r>
        <w:t xml:space="preserve">۷. توزیع اندازه به‌شدت نامتقارن است: </w:t>
      </w:r>
      <w:r>
        <w:rPr>
          <w:b/>
          <w:bCs/>
        </w:rPr>
        <w:t>۱.۱ درصد قراردادها، ۴۰.۵۵ درصد مبلغ اعطا</w:t>
      </w:r>
      <w:r>
        <w:t xml:space="preserve"> را در بر</w:t>
      </w:r>
    </w:p>
    <w:p w14:paraId="5E7D46B3" w14:textId="77777777" w:rsidR="00410D38" w:rsidRDefault="00000000" w:rsidP="00312B08">
      <w:pPr>
        <w:spacing w:after="160" w:line="300" w:lineRule="auto"/>
      </w:pPr>
      <w:r>
        <w:t>می‌گیرند. این الگو با عدم تقارن سمت منابع تقارن دارد، هرچند در سمت منابع شدیدتر است.</w:t>
      </w:r>
    </w:p>
    <w:p w14:paraId="5E7D46B4" w14:textId="77777777" w:rsidR="00410D38" w:rsidRDefault="00000000" w:rsidP="00312B08">
      <w:pPr>
        <w:spacing w:after="120" w:line="300" w:lineRule="auto"/>
        <w:ind w:left="300"/>
      </w:pPr>
      <w:r>
        <w:lastRenderedPageBreak/>
        <w:t>۸. ساختار سررسید متوازن است: ۴۲.۸۵ درصد ظرف یک سال، ۳۱.۴۰ درصد بیش از سه سال.</w:t>
      </w:r>
    </w:p>
    <w:p w14:paraId="5E7D46B5" w14:textId="77777777" w:rsidR="00410D38" w:rsidRDefault="00000000" w:rsidP="00312B08">
      <w:pPr>
        <w:pStyle w:val="Heading3"/>
        <w:spacing w:before="280" w:after="160"/>
      </w:pPr>
      <w:bookmarkStart w:id="206" w:name="_Toc241516076"/>
      <w:r>
        <w:rPr>
          <w:b/>
          <w:bCs/>
        </w:rPr>
        <w:t>۴.۹.۳ بازده و پوشش</w:t>
      </w:r>
      <w:bookmarkEnd w:id="206"/>
    </w:p>
    <w:p w14:paraId="5E7D46B6" w14:textId="77777777" w:rsidR="00410D38" w:rsidRDefault="00000000" w:rsidP="00312B08">
      <w:pPr>
        <w:spacing w:after="120" w:line="300" w:lineRule="auto"/>
        <w:ind w:left="300"/>
      </w:pPr>
      <w:r>
        <w:t xml:space="preserve">۹. بازده قراردادی کل پرتفوی </w:t>
      </w:r>
      <w:r>
        <w:rPr>
          <w:b/>
          <w:bCs/>
        </w:rPr>
        <w:t>۱۸.۰۸ درصد</w:t>
      </w:r>
      <w:r>
        <w:t xml:space="preserve"> و بازده پرتفوی تجاری (بدون قرض‌الحسنه) **۱۹.۷۲</w:t>
      </w:r>
    </w:p>
    <w:p w14:paraId="5E7D46B7" w14:textId="77777777" w:rsidR="00410D38" w:rsidRDefault="00000000" w:rsidP="00312B08">
      <w:pPr>
        <w:spacing w:after="160" w:line="300" w:lineRule="auto"/>
      </w:pPr>
      <w:r>
        <w:t>درصد** است.</w:t>
      </w:r>
    </w:p>
    <w:p w14:paraId="5E7D46B8" w14:textId="77777777" w:rsidR="00410D38" w:rsidRDefault="00000000" w:rsidP="00312B08">
      <w:pPr>
        <w:spacing w:after="120" w:line="300" w:lineRule="auto"/>
        <w:ind w:left="300"/>
      </w:pPr>
      <w:r>
        <w:t>۱۰. پوشش وثیقه در مجموع مطلوب است (</w:t>
      </w:r>
      <w:r>
        <w:rPr>
          <w:b/>
          <w:bCs/>
        </w:rPr>
        <w:t>۱۱۵.۷۵ درصد</w:t>
      </w:r>
      <w:r>
        <w:t>)، با سه استثنا: مشارکت مدنی، صنایع تبدیلی</w:t>
      </w:r>
    </w:p>
    <w:p w14:paraId="5E7D46B9" w14:textId="77777777" w:rsidR="00410D38" w:rsidRDefault="00000000" w:rsidP="00312B08">
      <w:pPr>
        <w:spacing w:after="160" w:line="300" w:lineRule="auto"/>
      </w:pPr>
      <w:r>
        <w:t>کشاورزی، و اعتبارات اسنادی.</w:t>
      </w:r>
    </w:p>
    <w:p w14:paraId="5E7D46BA" w14:textId="77777777" w:rsidR="00410D38" w:rsidRDefault="00000000" w:rsidP="00312B08">
      <w:pPr>
        <w:pStyle w:val="Heading3"/>
        <w:spacing w:before="280" w:after="160"/>
      </w:pPr>
      <w:bookmarkStart w:id="207" w:name="_Toc241516077"/>
      <w:r>
        <w:rPr>
          <w:b/>
          <w:bCs/>
        </w:rPr>
        <w:t>۴.۹.۴ گذار به فصل ۵</w:t>
      </w:r>
      <w:bookmarkEnd w:id="207"/>
    </w:p>
    <w:p w14:paraId="5E7D46BB" w14:textId="77777777" w:rsidR="00410D38" w:rsidRDefault="00000000" w:rsidP="00312B08">
      <w:pPr>
        <w:spacing w:after="120" w:line="300" w:lineRule="auto"/>
        <w:ind w:left="300"/>
      </w:pPr>
      <w:r>
        <w:t xml:space="preserve">۱۱. بخش </w:t>
      </w:r>
      <w:r>
        <w:rPr>
          <w:b/>
          <w:bCs/>
        </w:rPr>
        <w:t>اعتبارات اسنادی</w:t>
      </w:r>
      <w:r>
        <w:t xml:space="preserve"> با ۴.۲۲ درصد سهم از پرتفوی، </w:t>
      </w:r>
      <w:r>
        <w:rPr>
          <w:b/>
          <w:bCs/>
        </w:rPr>
        <w:t>۴۰.۴۴ درصد کل مطالبات غیرجاری بانک</w:t>
      </w:r>
    </w:p>
    <w:p w14:paraId="5E7D46BC" w14:textId="77777777" w:rsidR="00410D38" w:rsidRDefault="00000000" w:rsidP="00312B08">
      <w:pPr>
        <w:spacing w:after="160" w:line="300" w:lineRule="auto"/>
      </w:pPr>
      <w:r>
        <w:t>را تولید می‌کند و هم‌زمان پایین‌ترین پوشش وثیقه را دارد. این بخش موضوع تحلیل مستقلی در فصل ۵ است.</w:t>
      </w:r>
    </w:p>
    <w:p w14:paraId="5E7D46BD" w14:textId="77777777" w:rsidR="00410D38" w:rsidRDefault="00000000" w:rsidP="00312B08">
      <w:pPr>
        <w:pStyle w:val="Heading3"/>
        <w:spacing w:before="280" w:after="160"/>
      </w:pPr>
      <w:bookmarkStart w:id="208" w:name="_Toc241516078"/>
      <w:r>
        <w:rPr>
          <w:b/>
          <w:bCs/>
        </w:rPr>
        <w:t>۴.۹.۵ محدودیت‌های این فصل</w:t>
      </w:r>
      <w:bookmarkEnd w:id="208"/>
    </w:p>
    <w:p w14:paraId="5E7D46BE" w14:textId="77777777" w:rsidR="00410D38" w:rsidRDefault="00000000" w:rsidP="00312B08">
      <w:pPr>
        <w:spacing w:after="120" w:line="300" w:lineRule="auto"/>
        <w:ind w:left="300"/>
      </w:pPr>
      <w:r>
        <w:t xml:space="preserve">۱۲. تحلیل‌های نوع عقد، اندازه، سررسید، نرخ و وثیقه همگی بر </w:t>
      </w:r>
      <w:r>
        <w:rPr>
          <w:b/>
          <w:bCs/>
        </w:rPr>
        <w:t>۷۷.۶ درصد پرتفوی</w:t>
      </w:r>
      <w:r>
        <w:t xml:space="preserve"> استوارند.</w:t>
      </w:r>
    </w:p>
    <w:p w14:paraId="5E7D46BF" w14:textId="77777777" w:rsidR="00410D38" w:rsidRDefault="00000000" w:rsidP="00312B08">
      <w:pPr>
        <w:spacing w:after="160" w:line="300" w:lineRule="auto"/>
      </w:pPr>
      <w:r>
        <w:t>تنها تحلیل بخش اقتصادی پوشش کامل دارد.</w:t>
      </w:r>
    </w:p>
    <w:p w14:paraId="5E7D46C0" w14:textId="77777777" w:rsidR="00410D38" w:rsidRDefault="00000000" w:rsidP="00312B08">
      <w:pPr>
        <w:spacing w:after="120" w:line="300" w:lineRule="auto"/>
        <w:ind w:left="300"/>
      </w:pPr>
      <w:r>
        <w:t>۱۳. پوشش وثیقه‌ی بخش اعتبارات اسنادی بر مبنای تنها یک درصد قراردادهای آن محاسبه شده است.</w:t>
      </w:r>
    </w:p>
    <w:p w14:paraId="5E7D46C1" w14:textId="77777777" w:rsidR="00410D38" w:rsidRDefault="00000000" w:rsidP="00312B08">
      <w:pPr>
        <w:spacing w:after="120" w:line="300" w:lineRule="auto"/>
        <w:ind w:left="300"/>
      </w:pPr>
      <w:r>
        <w:t>۱۴. ارزیابی عدم تطابق سررسید مستلزم داده‌ی سررسید سپرده است که در پایگاه‌داده موجود نیست.</w:t>
      </w:r>
    </w:p>
    <w:p w14:paraId="5E7D46C2" w14:textId="77777777" w:rsidR="00410D38" w:rsidRDefault="00410D38" w:rsidP="00312B08">
      <w:pPr>
        <w:pBdr>
          <w:bottom w:val="single" w:sz="6" w:space="0" w:color="999999"/>
        </w:pBdr>
        <w:spacing w:before="120" w:after="120"/>
      </w:pPr>
    </w:p>
    <w:p w14:paraId="5E7D46C3" w14:textId="77777777" w:rsidR="00410D38" w:rsidRDefault="00410D38" w:rsidP="00312B08">
      <w:pPr>
        <w:pBdr>
          <w:bottom w:val="single" w:sz="6" w:space="0" w:color="999999"/>
        </w:pBdr>
        <w:spacing w:before="120" w:after="120"/>
      </w:pPr>
    </w:p>
    <w:p w14:paraId="5E7D46C4" w14:textId="77777777" w:rsidR="00410D38" w:rsidRDefault="00000000" w:rsidP="00312B08">
      <w:pPr>
        <w:pStyle w:val="Heading1"/>
        <w:spacing w:before="280" w:after="160"/>
      </w:pPr>
      <w:bookmarkStart w:id="209" w:name="_Toc241516079"/>
      <w:r>
        <w:rPr>
          <w:b/>
          <w:bCs/>
          <w:sz w:val="34"/>
          <w:szCs w:val="34"/>
        </w:rPr>
        <w:t>فصل ۵ — کیفیت دارایی، ریسک اعتباری و تمرکز</w:t>
      </w:r>
      <w:bookmarkEnd w:id="209"/>
    </w:p>
    <w:p w14:paraId="5E7D46C5" w14:textId="77777777" w:rsidR="00410D38" w:rsidRDefault="00000000" w:rsidP="00312B08">
      <w:pPr>
        <w:pStyle w:val="Heading2"/>
        <w:spacing w:before="280" w:after="160"/>
      </w:pPr>
      <w:bookmarkStart w:id="210" w:name="_Toc241516080"/>
      <w:r>
        <w:rPr>
          <w:b/>
          <w:bCs/>
          <w:sz w:val="28"/>
          <w:szCs w:val="28"/>
        </w:rPr>
        <w:t>۵.۰ هدف و ساختار فصل</w:t>
      </w:r>
      <w:bookmarkEnd w:id="210"/>
    </w:p>
    <w:p w14:paraId="5E7D46C6" w14:textId="77777777" w:rsidR="00410D38" w:rsidRDefault="00000000" w:rsidP="00312B08">
      <w:pPr>
        <w:pStyle w:val="Heading3"/>
        <w:spacing w:before="280" w:after="160"/>
      </w:pPr>
      <w:bookmarkStart w:id="211" w:name="_Toc241516081"/>
      <w:r>
        <w:rPr>
          <w:b/>
          <w:bCs/>
        </w:rPr>
        <w:t>۵.۰.۱ هدف</w:t>
      </w:r>
      <w:bookmarkEnd w:id="211"/>
    </w:p>
    <w:p w14:paraId="5E7D46C7" w14:textId="77777777" w:rsidR="00410D38" w:rsidRDefault="00000000" w:rsidP="00312B08">
      <w:pPr>
        <w:spacing w:after="160" w:line="300" w:lineRule="auto"/>
      </w:pPr>
      <w:r>
        <w:t xml:space="preserve">فصل ۴ ساختار پرتفوی تسهیلات را توصیف کرد. فصل حاضر به سنجش </w:t>
      </w:r>
      <w:r>
        <w:rPr>
          <w:b/>
          <w:bCs/>
        </w:rPr>
        <w:t>کیفیت</w:t>
      </w:r>
      <w:r>
        <w:t xml:space="preserve"> آن پرتفوی و ریسک‌های مترتب بر آن می‌پردازد. پرسش‌های راهنمای این فصل عبارت‌اند از: کیفیت دارایی‌های بانک در طول پنج سال گذشته چه مسیری را طی کرده، این وخامت از کدام بخش‌ها نشأت می‌گیرد، شاخص‌های پیش‌نگر چه سیگنالی می‌دهند، و تمرکز ریسک در دست چه تعداد مشتری است.</w:t>
      </w:r>
    </w:p>
    <w:p w14:paraId="5E7D46C8" w14:textId="77777777" w:rsidR="00410D38" w:rsidRDefault="00000000" w:rsidP="00312B08">
      <w:pPr>
        <w:pStyle w:val="Heading3"/>
        <w:spacing w:before="280" w:after="160"/>
      </w:pPr>
      <w:bookmarkStart w:id="212" w:name="_Toc241516082"/>
      <w:r>
        <w:rPr>
          <w:b/>
          <w:bCs/>
        </w:rPr>
        <w:t>۵.۰.۲ ساختار</w:t>
      </w:r>
      <w:bookmarkEnd w:id="212"/>
    </w:p>
    <w:p w14:paraId="5E7D46C9" w14:textId="77777777" w:rsidR="00410D38" w:rsidRDefault="00000000" w:rsidP="00312B08">
      <w:pPr>
        <w:spacing w:after="160" w:line="300" w:lineRule="auto"/>
      </w:pPr>
      <w:r>
        <w:t>فصل در چهار بخش موضوعی سازمان یافته است:</w:t>
      </w:r>
    </w:p>
    <w:p w14:paraId="5E7D46CA" w14:textId="77777777" w:rsidR="00410D38" w:rsidRDefault="00000000" w:rsidP="00312B08">
      <w:pPr>
        <w:spacing w:after="160" w:line="300" w:lineRule="auto"/>
      </w:pPr>
      <w:r>
        <w:rPr>
          <w:b/>
          <w:bCs/>
        </w:rPr>
        <w:t>بخش نخست — تصویر کلان (۵.۱ و ۵.۲).</w:t>
      </w:r>
      <w:r>
        <w:t xml:space="preserve"> روند طبقه‌بندی مطالبات و سپس تجزیه‌ی آن بر مبنای وضعیت پوشش داده، که به یافته‌ی محوری این فصل می‌انجامد.</w:t>
      </w:r>
    </w:p>
    <w:p w14:paraId="5E7D46CB" w14:textId="77777777" w:rsidR="00410D38" w:rsidRDefault="00000000" w:rsidP="00312B08">
      <w:pPr>
        <w:spacing w:after="160" w:line="300" w:lineRule="auto"/>
      </w:pPr>
      <w:r>
        <w:rPr>
          <w:b/>
          <w:bCs/>
        </w:rPr>
        <w:t>بخش دوم — منابع ریسک (۵.۳ تا ۵.۶).</w:t>
      </w:r>
      <w:r>
        <w:t xml:space="preserve"> تحلیل مستقل اعتبارات اسنادی، و سپس بررسی کیفیت بر حسب اندازه، نسل اعطا، و ساختار ضمانت.</w:t>
      </w:r>
    </w:p>
    <w:p w14:paraId="5E7D46CC" w14:textId="77777777" w:rsidR="00410D38" w:rsidRDefault="00000000" w:rsidP="00312B08">
      <w:pPr>
        <w:spacing w:after="160" w:line="300" w:lineRule="auto"/>
      </w:pPr>
      <w:r>
        <w:rPr>
          <w:b/>
          <w:bCs/>
        </w:rPr>
        <w:t>بخش سوم — شاخص‌های پیش‌نگر (۵.۷ و ۵.۸).</w:t>
      </w:r>
      <w:r>
        <w:t xml:space="preserve"> ماتریس انتقال وضعیت و الگوی دیرکرد اقساط، که برخلاف نسبت‌های ایستا، جهت حرکت آینده را نشان می‌دهند.</w:t>
      </w:r>
    </w:p>
    <w:p w14:paraId="5E7D46CD" w14:textId="77777777" w:rsidR="00410D38" w:rsidRDefault="00000000" w:rsidP="00312B08">
      <w:pPr>
        <w:spacing w:after="160" w:line="300" w:lineRule="auto"/>
      </w:pPr>
      <w:r>
        <w:rPr>
          <w:b/>
          <w:bCs/>
        </w:rPr>
        <w:t>بخش چهارم — تمرکز (۵.۹ و ۵.۱۰).</w:t>
      </w:r>
      <w:r>
        <w:t xml:space="preserve"> تمرکز تک‌نامی و جمع‌بندی نیمرخ ریسک بانک.</w:t>
      </w:r>
    </w:p>
    <w:p w14:paraId="5E7D46CE" w14:textId="77777777" w:rsidR="00410D38" w:rsidRDefault="00000000" w:rsidP="00312B08">
      <w:pPr>
        <w:pStyle w:val="Heading3"/>
        <w:spacing w:before="280" w:after="160"/>
      </w:pPr>
      <w:bookmarkStart w:id="213" w:name="_Toc241516083"/>
      <w:r>
        <w:rPr>
          <w:b/>
          <w:bCs/>
        </w:rPr>
        <w:lastRenderedPageBreak/>
        <w:t>۵.۰.۳ تعریف مطالبات غیرجاری در این گزارش</w:t>
      </w:r>
      <w:bookmarkEnd w:id="213"/>
    </w:p>
    <w:p w14:paraId="5E7D46CF" w14:textId="77777777" w:rsidR="00410D38" w:rsidRDefault="00000000" w:rsidP="00312B08">
      <w:pPr>
        <w:spacing w:after="160" w:line="300" w:lineRule="auto"/>
      </w:pPr>
      <w:r>
        <w:t xml:space="preserve">در سراسر این فصل، «مطالبات غیرجاری» مجموع سه طبقه‌ی </w:t>
      </w:r>
      <w:r>
        <w:rPr>
          <w:b/>
          <w:bCs/>
        </w:rPr>
        <w:t>سررسیدگذشته، معوق و مشکوک‌الوصول</w:t>
      </w:r>
      <w:r>
        <w:t xml:space="preserve"> است. این تعریف معادل مابه‌التفاوت مانده‌ی کل و مانده‌ی جاری هر قرارداد است و در تمام محاسبات به‌طور یکسان به کار رفته است. نسبت حاصل، مطابق مبنای </w:t>
      </w:r>
      <w:r>
        <w:rPr>
          <w:b/>
          <w:bCs/>
        </w:rPr>
        <w:t>پ</w:t>
      </w:r>
      <w:r>
        <w:t xml:space="preserve"> جدول تطبیق، برابر </w:t>
      </w:r>
      <w:r>
        <w:rPr>
          <w:b/>
          <w:bCs/>
        </w:rPr>
        <w:t>۱۱.۲ هزار میلیارد تومان معادل ۸.۷۶ درصد</w:t>
      </w:r>
      <w:r>
        <w:t xml:space="preserve"> پرتفوی در اسفند ۱۴۰۴ است.</w:t>
      </w:r>
    </w:p>
    <w:p w14:paraId="5E7D46D0" w14:textId="77777777" w:rsidR="00410D38" w:rsidRDefault="00410D38" w:rsidP="00312B08">
      <w:pPr>
        <w:pBdr>
          <w:bottom w:val="single" w:sz="6" w:space="0" w:color="999999"/>
        </w:pBdr>
        <w:spacing w:before="120" w:after="120"/>
      </w:pPr>
    </w:p>
    <w:p w14:paraId="5E7D46D1" w14:textId="77777777" w:rsidR="00410D38" w:rsidRDefault="00000000" w:rsidP="00312B08">
      <w:pPr>
        <w:pStyle w:val="Heading2"/>
        <w:spacing w:before="280" w:after="160"/>
      </w:pPr>
      <w:bookmarkStart w:id="214" w:name="_Toc241516084"/>
      <w:r>
        <w:rPr>
          <w:b/>
          <w:bCs/>
          <w:sz w:val="28"/>
          <w:szCs w:val="28"/>
        </w:rPr>
        <w:t>۵.۱ روند طبقه‌بندی مطالبات</w:t>
      </w:r>
      <w:bookmarkEnd w:id="214"/>
    </w:p>
    <w:p w14:paraId="5E7D46D2" w14:textId="77777777" w:rsidR="00410D38" w:rsidRDefault="00000000" w:rsidP="00312B08">
      <w:pPr>
        <w:pStyle w:val="Heading3"/>
        <w:spacing w:before="280" w:after="160"/>
      </w:pPr>
      <w:bookmarkStart w:id="215" w:name="_Toc241516085"/>
      <w:r>
        <w:rPr>
          <w:b/>
          <w:bCs/>
        </w:rPr>
        <w:t>۵.۱.۱ سری زمانی</w:t>
      </w:r>
      <w:bookmarkEnd w:id="215"/>
    </w:p>
    <w:p w14:paraId="5E7D46D3" w14:textId="77777777" w:rsidR="00410D38" w:rsidRDefault="00000000" w:rsidP="00312B08">
      <w:pPr>
        <w:spacing w:before="120" w:after="80"/>
      </w:pPr>
      <w:r>
        <w:rPr>
          <w:noProof/>
        </w:rPr>
        <w:drawing>
          <wp:inline distT="0" distB="0" distL="0" distR="0" wp14:anchorId="5E7D4AE1" wp14:editId="5E7D4AE2">
            <wp:extent cx="5334000" cy="2667000"/>
            <wp:effectExtent l="0" t="0" r="0" b="0"/>
            <wp:docPr id="330502219" name="Picture 33050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667000"/>
                    </a:xfrm>
                    <a:prstGeom prst="rect">
                      <a:avLst/>
                    </a:prstGeom>
                  </pic:spPr>
                </pic:pic>
              </a:graphicData>
            </a:graphic>
          </wp:inline>
        </w:drawing>
      </w:r>
    </w:p>
    <w:p w14:paraId="5E7D46D4" w14:textId="77777777" w:rsidR="00410D38" w:rsidRDefault="00000000" w:rsidP="00312B08">
      <w:pPr>
        <w:spacing w:after="220"/>
      </w:pPr>
      <w:r>
        <w:rPr>
          <w:i/>
          <w:iCs/>
          <w:sz w:val="18"/>
          <w:szCs w:val="18"/>
        </w:rPr>
        <w:t>روند طبقه‌بندی مطالبات تسهیلات، فروردین ۱۴۰۰ تا اسفند ۱۴۰۴</w:t>
      </w:r>
    </w:p>
    <w:p w14:paraId="5E7D46D5"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گیرد (فایل: </w:t>
      </w:r>
      <w:r>
        <w:rPr>
          <w:rFonts w:ascii="Consolas" w:eastAsia="Consolas" w:hAnsi="Consolas" w:cs="Consolas"/>
          <w:i/>
          <w:iCs/>
          <w:sz w:val="20"/>
          <w:szCs w:val="20"/>
          <w:rtl w:val="0"/>
        </w:rPr>
        <w:t>receivables_classification_trend.png</w:t>
      </w:r>
      <w:r>
        <w:rPr>
          <w:i/>
          <w:iCs/>
          <w:sz w:val="20"/>
          <w:szCs w:val="20"/>
        </w:rPr>
        <w:t>)</w:t>
      </w:r>
    </w:p>
    <w:p w14:paraId="5E7D46D6" w14:textId="77777777" w:rsidR="00410D38" w:rsidRDefault="00000000" w:rsidP="00312B08">
      <w:pPr>
        <w:spacing w:after="160" w:line="300" w:lineRule="auto"/>
      </w:pPr>
      <w:r>
        <w:rPr>
          <w:b/>
          <w:bCs/>
        </w:rPr>
        <w:t>جدول ۵-۱: طبقه‌بندی مطالبات در مقاطع منتخب (مبنای الف — ارقام به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1323"/>
        <w:gridCol w:w="1400"/>
        <w:gridCol w:w="1318"/>
        <w:gridCol w:w="1340"/>
        <w:gridCol w:w="1324"/>
        <w:gridCol w:w="1324"/>
      </w:tblGrid>
      <w:tr w:rsidR="00410D38" w14:paraId="5E7D46DE" w14:textId="77777777">
        <w:trPr>
          <w:tblHeader/>
        </w:trPr>
        <w:tc>
          <w:tcPr>
            <w:tcW w:w="1335" w:type="dxa"/>
            <w:shd w:val="clear" w:color="auto" w:fill="D9D9D9"/>
          </w:tcPr>
          <w:p w14:paraId="5E7D46D7" w14:textId="77777777" w:rsidR="00410D38" w:rsidRDefault="00000000" w:rsidP="00312B08">
            <w:pPr>
              <w:spacing w:after="40"/>
            </w:pPr>
            <w:r>
              <w:t>مقطع</w:t>
            </w:r>
          </w:p>
        </w:tc>
        <w:tc>
          <w:tcPr>
            <w:tcW w:w="1335" w:type="dxa"/>
            <w:shd w:val="clear" w:color="auto" w:fill="D9D9D9"/>
          </w:tcPr>
          <w:p w14:paraId="5E7D46D8" w14:textId="77777777" w:rsidR="00410D38" w:rsidRDefault="00000000" w:rsidP="00312B08">
            <w:pPr>
              <w:spacing w:after="40"/>
            </w:pPr>
            <w:r>
              <w:t>جاری</w:t>
            </w:r>
          </w:p>
        </w:tc>
        <w:tc>
          <w:tcPr>
            <w:tcW w:w="1335" w:type="dxa"/>
            <w:shd w:val="clear" w:color="auto" w:fill="D9D9D9"/>
          </w:tcPr>
          <w:p w14:paraId="5E7D46D9" w14:textId="77777777" w:rsidR="00410D38" w:rsidRDefault="00000000" w:rsidP="00312B08">
            <w:pPr>
              <w:spacing w:after="40"/>
            </w:pPr>
            <w:r>
              <w:t>سررسیدگذشته</w:t>
            </w:r>
          </w:p>
        </w:tc>
        <w:tc>
          <w:tcPr>
            <w:tcW w:w="1335" w:type="dxa"/>
            <w:shd w:val="clear" w:color="auto" w:fill="D9D9D9"/>
          </w:tcPr>
          <w:p w14:paraId="5E7D46DA" w14:textId="77777777" w:rsidR="00410D38" w:rsidRDefault="00000000" w:rsidP="00312B08">
            <w:pPr>
              <w:spacing w:after="40"/>
            </w:pPr>
            <w:r>
              <w:t>معوق</w:t>
            </w:r>
          </w:p>
        </w:tc>
        <w:tc>
          <w:tcPr>
            <w:tcW w:w="1335" w:type="dxa"/>
            <w:shd w:val="clear" w:color="auto" w:fill="D9D9D9"/>
          </w:tcPr>
          <w:p w14:paraId="5E7D46DB" w14:textId="77777777" w:rsidR="00410D38" w:rsidRDefault="00000000" w:rsidP="00312B08">
            <w:pPr>
              <w:spacing w:after="40"/>
            </w:pPr>
            <w:r>
              <w:t>مشکوک‌الوصول</w:t>
            </w:r>
          </w:p>
        </w:tc>
        <w:tc>
          <w:tcPr>
            <w:tcW w:w="1335" w:type="dxa"/>
            <w:shd w:val="clear" w:color="auto" w:fill="D9D9D9"/>
          </w:tcPr>
          <w:p w14:paraId="5E7D46DC" w14:textId="77777777" w:rsidR="00410D38" w:rsidRDefault="00000000" w:rsidP="00312B08">
            <w:pPr>
              <w:spacing w:after="40"/>
            </w:pPr>
            <w:r>
              <w:t>جمع غیرجاری</w:t>
            </w:r>
          </w:p>
        </w:tc>
        <w:tc>
          <w:tcPr>
            <w:tcW w:w="1335" w:type="dxa"/>
            <w:shd w:val="clear" w:color="auto" w:fill="D9D9D9"/>
          </w:tcPr>
          <w:p w14:paraId="5E7D46DD" w14:textId="77777777" w:rsidR="00410D38" w:rsidRDefault="00000000" w:rsidP="00312B08">
            <w:pPr>
              <w:spacing w:after="40"/>
            </w:pPr>
            <w:r>
              <w:t>نسبت غیرجاری</w:t>
            </w:r>
          </w:p>
        </w:tc>
      </w:tr>
      <w:tr w:rsidR="00410D38" w14:paraId="5E7D46E6" w14:textId="77777777">
        <w:tc>
          <w:tcPr>
            <w:tcW w:w="1335" w:type="dxa"/>
          </w:tcPr>
          <w:p w14:paraId="5E7D46DF" w14:textId="77777777" w:rsidR="00410D38" w:rsidRDefault="00000000" w:rsidP="00312B08">
            <w:pPr>
              <w:spacing w:after="40"/>
            </w:pPr>
            <w:r>
              <w:t>فروردین ۱۴۰۰</w:t>
            </w:r>
          </w:p>
        </w:tc>
        <w:tc>
          <w:tcPr>
            <w:tcW w:w="1335" w:type="dxa"/>
          </w:tcPr>
          <w:p w14:paraId="5E7D46E0" w14:textId="77777777" w:rsidR="00410D38" w:rsidRDefault="00000000" w:rsidP="00312B08">
            <w:pPr>
              <w:spacing w:after="40"/>
            </w:pPr>
            <w:r>
              <w:t>۱۹۹.۴</w:t>
            </w:r>
          </w:p>
        </w:tc>
        <w:tc>
          <w:tcPr>
            <w:tcW w:w="1335" w:type="dxa"/>
          </w:tcPr>
          <w:p w14:paraId="5E7D46E1" w14:textId="77777777" w:rsidR="00410D38" w:rsidRDefault="00000000" w:rsidP="00312B08">
            <w:pPr>
              <w:spacing w:after="40"/>
            </w:pPr>
            <w:r>
              <w:t>۳.۸</w:t>
            </w:r>
          </w:p>
        </w:tc>
        <w:tc>
          <w:tcPr>
            <w:tcW w:w="1335" w:type="dxa"/>
          </w:tcPr>
          <w:p w14:paraId="5E7D46E2" w14:textId="77777777" w:rsidR="00410D38" w:rsidRDefault="00000000" w:rsidP="00312B08">
            <w:pPr>
              <w:spacing w:after="40"/>
            </w:pPr>
            <w:r>
              <w:t>۱.۳</w:t>
            </w:r>
          </w:p>
        </w:tc>
        <w:tc>
          <w:tcPr>
            <w:tcW w:w="1335" w:type="dxa"/>
          </w:tcPr>
          <w:p w14:paraId="5E7D46E3" w14:textId="77777777" w:rsidR="00410D38" w:rsidRDefault="00000000" w:rsidP="00312B08">
            <w:pPr>
              <w:spacing w:after="40"/>
            </w:pPr>
            <w:r>
              <w:t>۵.۴</w:t>
            </w:r>
          </w:p>
        </w:tc>
        <w:tc>
          <w:tcPr>
            <w:tcW w:w="1335" w:type="dxa"/>
          </w:tcPr>
          <w:p w14:paraId="5E7D46E4" w14:textId="77777777" w:rsidR="00410D38" w:rsidRDefault="00000000" w:rsidP="00312B08">
            <w:pPr>
              <w:spacing w:after="40"/>
            </w:pPr>
            <w:r>
              <w:t>۱۰.۶</w:t>
            </w:r>
          </w:p>
        </w:tc>
        <w:tc>
          <w:tcPr>
            <w:tcW w:w="1335" w:type="dxa"/>
          </w:tcPr>
          <w:p w14:paraId="5E7D46E5" w14:textId="77777777" w:rsidR="00410D38" w:rsidRDefault="00000000" w:rsidP="00312B08">
            <w:pPr>
              <w:spacing w:after="40"/>
            </w:pPr>
            <w:r>
              <w:t>۵.۰۴٪</w:t>
            </w:r>
          </w:p>
        </w:tc>
      </w:tr>
      <w:tr w:rsidR="00410D38" w14:paraId="5E7D46EE" w14:textId="77777777">
        <w:tc>
          <w:tcPr>
            <w:tcW w:w="1335" w:type="dxa"/>
          </w:tcPr>
          <w:p w14:paraId="5E7D46E7" w14:textId="77777777" w:rsidR="00410D38" w:rsidRDefault="00000000" w:rsidP="00312B08">
            <w:pPr>
              <w:spacing w:after="40"/>
            </w:pPr>
            <w:r>
              <w:t>اسفند ۱۴۰۰</w:t>
            </w:r>
          </w:p>
        </w:tc>
        <w:tc>
          <w:tcPr>
            <w:tcW w:w="1335" w:type="dxa"/>
          </w:tcPr>
          <w:p w14:paraId="5E7D46E8" w14:textId="77777777" w:rsidR="00410D38" w:rsidRDefault="00000000" w:rsidP="00312B08">
            <w:pPr>
              <w:spacing w:after="40"/>
            </w:pPr>
            <w:r>
              <w:t>۳۰۷.۱</w:t>
            </w:r>
          </w:p>
        </w:tc>
        <w:tc>
          <w:tcPr>
            <w:tcW w:w="1335" w:type="dxa"/>
          </w:tcPr>
          <w:p w14:paraId="5E7D46E9" w14:textId="77777777" w:rsidR="00410D38" w:rsidRDefault="00000000" w:rsidP="00312B08">
            <w:pPr>
              <w:spacing w:after="40"/>
            </w:pPr>
            <w:r>
              <w:t>۲.۵</w:t>
            </w:r>
          </w:p>
        </w:tc>
        <w:tc>
          <w:tcPr>
            <w:tcW w:w="1335" w:type="dxa"/>
          </w:tcPr>
          <w:p w14:paraId="5E7D46EA" w14:textId="77777777" w:rsidR="00410D38" w:rsidRDefault="00000000" w:rsidP="00312B08">
            <w:pPr>
              <w:spacing w:after="40"/>
            </w:pPr>
            <w:r>
              <w:t>۲.۰</w:t>
            </w:r>
          </w:p>
        </w:tc>
        <w:tc>
          <w:tcPr>
            <w:tcW w:w="1335" w:type="dxa"/>
          </w:tcPr>
          <w:p w14:paraId="5E7D46EB" w14:textId="77777777" w:rsidR="00410D38" w:rsidRDefault="00000000" w:rsidP="00312B08">
            <w:pPr>
              <w:spacing w:after="40"/>
            </w:pPr>
            <w:r>
              <w:t>۵.۲</w:t>
            </w:r>
          </w:p>
        </w:tc>
        <w:tc>
          <w:tcPr>
            <w:tcW w:w="1335" w:type="dxa"/>
          </w:tcPr>
          <w:p w14:paraId="5E7D46EC" w14:textId="77777777" w:rsidR="00410D38" w:rsidRDefault="00000000" w:rsidP="00312B08">
            <w:pPr>
              <w:spacing w:after="40"/>
            </w:pPr>
            <w:r>
              <w:t>۹.۷</w:t>
            </w:r>
          </w:p>
        </w:tc>
        <w:tc>
          <w:tcPr>
            <w:tcW w:w="1335" w:type="dxa"/>
          </w:tcPr>
          <w:p w14:paraId="5E7D46ED" w14:textId="77777777" w:rsidR="00410D38" w:rsidRDefault="00000000" w:rsidP="00312B08">
            <w:pPr>
              <w:spacing w:after="40"/>
            </w:pPr>
            <w:r>
              <w:t>۳.۰۷٪</w:t>
            </w:r>
          </w:p>
        </w:tc>
      </w:tr>
      <w:tr w:rsidR="00410D38" w14:paraId="5E7D46F6" w14:textId="77777777">
        <w:tc>
          <w:tcPr>
            <w:tcW w:w="1335" w:type="dxa"/>
          </w:tcPr>
          <w:p w14:paraId="5E7D46EF" w14:textId="77777777" w:rsidR="00410D38" w:rsidRDefault="00000000" w:rsidP="00312B08">
            <w:pPr>
              <w:spacing w:after="40"/>
            </w:pPr>
            <w:r>
              <w:t>اسفند ۱۴۰۱</w:t>
            </w:r>
          </w:p>
        </w:tc>
        <w:tc>
          <w:tcPr>
            <w:tcW w:w="1335" w:type="dxa"/>
          </w:tcPr>
          <w:p w14:paraId="5E7D46F0" w14:textId="77777777" w:rsidR="00410D38" w:rsidRDefault="00000000" w:rsidP="00312B08">
            <w:pPr>
              <w:spacing w:after="40"/>
            </w:pPr>
            <w:r>
              <w:t>۴۱۰.۴</w:t>
            </w:r>
          </w:p>
        </w:tc>
        <w:tc>
          <w:tcPr>
            <w:tcW w:w="1335" w:type="dxa"/>
          </w:tcPr>
          <w:p w14:paraId="5E7D46F1" w14:textId="77777777" w:rsidR="00410D38" w:rsidRDefault="00000000" w:rsidP="00312B08">
            <w:pPr>
              <w:spacing w:after="40"/>
            </w:pPr>
            <w:r>
              <w:t>۴.۴</w:t>
            </w:r>
          </w:p>
        </w:tc>
        <w:tc>
          <w:tcPr>
            <w:tcW w:w="1335" w:type="dxa"/>
          </w:tcPr>
          <w:p w14:paraId="5E7D46F2" w14:textId="77777777" w:rsidR="00410D38" w:rsidRDefault="00000000" w:rsidP="00312B08">
            <w:pPr>
              <w:spacing w:after="40"/>
            </w:pPr>
            <w:r>
              <w:t>۲.۰</w:t>
            </w:r>
          </w:p>
        </w:tc>
        <w:tc>
          <w:tcPr>
            <w:tcW w:w="1335" w:type="dxa"/>
          </w:tcPr>
          <w:p w14:paraId="5E7D46F3" w14:textId="77777777" w:rsidR="00410D38" w:rsidRDefault="00000000" w:rsidP="00312B08">
            <w:pPr>
              <w:spacing w:after="40"/>
            </w:pPr>
            <w:r>
              <w:t>۶.۲</w:t>
            </w:r>
          </w:p>
        </w:tc>
        <w:tc>
          <w:tcPr>
            <w:tcW w:w="1335" w:type="dxa"/>
          </w:tcPr>
          <w:p w14:paraId="5E7D46F4" w14:textId="77777777" w:rsidR="00410D38" w:rsidRDefault="00000000" w:rsidP="00312B08">
            <w:pPr>
              <w:spacing w:after="40"/>
            </w:pPr>
            <w:r>
              <w:t>۱۲.۵</w:t>
            </w:r>
          </w:p>
        </w:tc>
        <w:tc>
          <w:tcPr>
            <w:tcW w:w="1335" w:type="dxa"/>
          </w:tcPr>
          <w:p w14:paraId="5E7D46F5" w14:textId="77777777" w:rsidR="00410D38" w:rsidRDefault="00000000" w:rsidP="00312B08">
            <w:pPr>
              <w:spacing w:after="40"/>
            </w:pPr>
            <w:r>
              <w:t>۲.۹۶٪</w:t>
            </w:r>
          </w:p>
        </w:tc>
      </w:tr>
      <w:tr w:rsidR="00410D38" w14:paraId="5E7D46FE" w14:textId="77777777">
        <w:tc>
          <w:tcPr>
            <w:tcW w:w="1335" w:type="dxa"/>
          </w:tcPr>
          <w:p w14:paraId="5E7D46F7" w14:textId="77777777" w:rsidR="00410D38" w:rsidRDefault="00000000" w:rsidP="00312B08">
            <w:pPr>
              <w:spacing w:after="40"/>
            </w:pPr>
            <w:r>
              <w:t>اسفند ۱۴۰۲</w:t>
            </w:r>
          </w:p>
        </w:tc>
        <w:tc>
          <w:tcPr>
            <w:tcW w:w="1335" w:type="dxa"/>
          </w:tcPr>
          <w:p w14:paraId="5E7D46F8" w14:textId="77777777" w:rsidR="00410D38" w:rsidRDefault="00000000" w:rsidP="00312B08">
            <w:pPr>
              <w:spacing w:after="40"/>
            </w:pPr>
            <w:r>
              <w:t>۵۹۱.۶</w:t>
            </w:r>
          </w:p>
        </w:tc>
        <w:tc>
          <w:tcPr>
            <w:tcW w:w="1335" w:type="dxa"/>
          </w:tcPr>
          <w:p w14:paraId="5E7D46F9" w14:textId="77777777" w:rsidR="00410D38" w:rsidRDefault="00000000" w:rsidP="00312B08">
            <w:pPr>
              <w:spacing w:after="40"/>
            </w:pPr>
            <w:r>
              <w:t>۴.۶</w:t>
            </w:r>
          </w:p>
        </w:tc>
        <w:tc>
          <w:tcPr>
            <w:tcW w:w="1335" w:type="dxa"/>
          </w:tcPr>
          <w:p w14:paraId="5E7D46FA" w14:textId="77777777" w:rsidR="00410D38" w:rsidRDefault="00000000" w:rsidP="00312B08">
            <w:pPr>
              <w:spacing w:after="40"/>
            </w:pPr>
            <w:r>
              <w:t>۴.۲</w:t>
            </w:r>
          </w:p>
        </w:tc>
        <w:tc>
          <w:tcPr>
            <w:tcW w:w="1335" w:type="dxa"/>
          </w:tcPr>
          <w:p w14:paraId="5E7D46FB" w14:textId="77777777" w:rsidR="00410D38" w:rsidRDefault="00000000" w:rsidP="00312B08">
            <w:pPr>
              <w:spacing w:after="40"/>
            </w:pPr>
            <w:r>
              <w:t>۸.۵</w:t>
            </w:r>
          </w:p>
        </w:tc>
        <w:tc>
          <w:tcPr>
            <w:tcW w:w="1335" w:type="dxa"/>
          </w:tcPr>
          <w:p w14:paraId="5E7D46FC" w14:textId="77777777" w:rsidR="00410D38" w:rsidRDefault="00000000" w:rsidP="00312B08">
            <w:pPr>
              <w:spacing w:after="40"/>
            </w:pPr>
            <w:r>
              <w:t>۱۷.۳</w:t>
            </w:r>
          </w:p>
        </w:tc>
        <w:tc>
          <w:tcPr>
            <w:tcW w:w="1335" w:type="dxa"/>
          </w:tcPr>
          <w:p w14:paraId="5E7D46FD" w14:textId="77777777" w:rsidR="00410D38" w:rsidRDefault="00000000" w:rsidP="00312B08">
            <w:pPr>
              <w:spacing w:after="40"/>
            </w:pPr>
            <w:r>
              <w:rPr>
                <w:b/>
                <w:bCs/>
              </w:rPr>
              <w:t>۲.۸۴٪</w:t>
            </w:r>
          </w:p>
        </w:tc>
      </w:tr>
      <w:tr w:rsidR="00410D38" w14:paraId="5E7D4706" w14:textId="77777777">
        <w:tc>
          <w:tcPr>
            <w:tcW w:w="1335" w:type="dxa"/>
          </w:tcPr>
          <w:p w14:paraId="5E7D46FF" w14:textId="77777777" w:rsidR="00410D38" w:rsidRDefault="00000000" w:rsidP="00312B08">
            <w:pPr>
              <w:spacing w:after="40"/>
            </w:pPr>
            <w:r>
              <w:t>اسفند ۱۴۰۳</w:t>
            </w:r>
          </w:p>
        </w:tc>
        <w:tc>
          <w:tcPr>
            <w:tcW w:w="1335" w:type="dxa"/>
          </w:tcPr>
          <w:p w14:paraId="5E7D4700" w14:textId="77777777" w:rsidR="00410D38" w:rsidRDefault="00000000" w:rsidP="00312B08">
            <w:pPr>
              <w:spacing w:after="40"/>
            </w:pPr>
            <w:r>
              <w:t>۸۴۴.۳</w:t>
            </w:r>
          </w:p>
        </w:tc>
        <w:tc>
          <w:tcPr>
            <w:tcW w:w="1335" w:type="dxa"/>
          </w:tcPr>
          <w:p w14:paraId="5E7D4701" w14:textId="77777777" w:rsidR="00410D38" w:rsidRDefault="00000000" w:rsidP="00312B08">
            <w:pPr>
              <w:spacing w:after="40"/>
            </w:pPr>
            <w:r>
              <w:t>۸.۶</w:t>
            </w:r>
          </w:p>
        </w:tc>
        <w:tc>
          <w:tcPr>
            <w:tcW w:w="1335" w:type="dxa"/>
          </w:tcPr>
          <w:p w14:paraId="5E7D4702" w14:textId="77777777" w:rsidR="00410D38" w:rsidRDefault="00000000" w:rsidP="00312B08">
            <w:pPr>
              <w:spacing w:after="40"/>
            </w:pPr>
            <w:r>
              <w:t>۷.۰</w:t>
            </w:r>
          </w:p>
        </w:tc>
        <w:tc>
          <w:tcPr>
            <w:tcW w:w="1335" w:type="dxa"/>
          </w:tcPr>
          <w:p w14:paraId="5E7D4703" w14:textId="77777777" w:rsidR="00410D38" w:rsidRDefault="00000000" w:rsidP="00312B08">
            <w:pPr>
              <w:spacing w:after="40"/>
            </w:pPr>
            <w:r>
              <w:t>۲۸.۲</w:t>
            </w:r>
          </w:p>
        </w:tc>
        <w:tc>
          <w:tcPr>
            <w:tcW w:w="1335" w:type="dxa"/>
          </w:tcPr>
          <w:p w14:paraId="5E7D4704" w14:textId="77777777" w:rsidR="00410D38" w:rsidRDefault="00000000" w:rsidP="00312B08">
            <w:pPr>
              <w:spacing w:after="40"/>
            </w:pPr>
            <w:r>
              <w:t>۴۳.۷</w:t>
            </w:r>
          </w:p>
        </w:tc>
        <w:tc>
          <w:tcPr>
            <w:tcW w:w="1335" w:type="dxa"/>
          </w:tcPr>
          <w:p w14:paraId="5E7D4705" w14:textId="77777777" w:rsidR="00410D38" w:rsidRDefault="00000000" w:rsidP="00312B08">
            <w:pPr>
              <w:spacing w:after="40"/>
            </w:pPr>
            <w:r>
              <w:t>۴.۹۳٪</w:t>
            </w:r>
          </w:p>
        </w:tc>
      </w:tr>
      <w:tr w:rsidR="00410D38" w14:paraId="5E7D470E" w14:textId="77777777">
        <w:tc>
          <w:tcPr>
            <w:tcW w:w="1335" w:type="dxa"/>
          </w:tcPr>
          <w:p w14:paraId="5E7D4707" w14:textId="77777777" w:rsidR="00410D38" w:rsidRDefault="00000000" w:rsidP="00312B08">
            <w:pPr>
              <w:spacing w:after="40"/>
            </w:pPr>
            <w:r>
              <w:t>اسفند ۱۴۰۴</w:t>
            </w:r>
          </w:p>
        </w:tc>
        <w:tc>
          <w:tcPr>
            <w:tcW w:w="1335" w:type="dxa"/>
          </w:tcPr>
          <w:p w14:paraId="5E7D4708" w14:textId="77777777" w:rsidR="00410D38" w:rsidRDefault="00000000" w:rsidP="00312B08">
            <w:pPr>
              <w:spacing w:after="40"/>
            </w:pPr>
            <w:r>
              <w:t>۱,۱۶۹.۴</w:t>
            </w:r>
          </w:p>
        </w:tc>
        <w:tc>
          <w:tcPr>
            <w:tcW w:w="1335" w:type="dxa"/>
          </w:tcPr>
          <w:p w14:paraId="5E7D4709" w14:textId="77777777" w:rsidR="00410D38" w:rsidRDefault="00000000" w:rsidP="00312B08">
            <w:pPr>
              <w:spacing w:after="40"/>
            </w:pPr>
            <w:r>
              <w:t>۲۳.۷</w:t>
            </w:r>
          </w:p>
        </w:tc>
        <w:tc>
          <w:tcPr>
            <w:tcW w:w="1335" w:type="dxa"/>
          </w:tcPr>
          <w:p w14:paraId="5E7D470A" w14:textId="77777777" w:rsidR="00410D38" w:rsidRDefault="00000000" w:rsidP="00312B08">
            <w:pPr>
              <w:spacing w:after="40"/>
            </w:pPr>
            <w:r>
              <w:t>۵۰.۲</w:t>
            </w:r>
          </w:p>
        </w:tc>
        <w:tc>
          <w:tcPr>
            <w:tcW w:w="1335" w:type="dxa"/>
          </w:tcPr>
          <w:p w14:paraId="5E7D470B" w14:textId="77777777" w:rsidR="00410D38" w:rsidRDefault="00000000" w:rsidP="00312B08">
            <w:pPr>
              <w:spacing w:after="40"/>
            </w:pPr>
            <w:r>
              <w:t>۳۸.۴</w:t>
            </w:r>
          </w:p>
        </w:tc>
        <w:tc>
          <w:tcPr>
            <w:tcW w:w="1335" w:type="dxa"/>
          </w:tcPr>
          <w:p w14:paraId="5E7D470C" w14:textId="77777777" w:rsidR="00410D38" w:rsidRDefault="00000000" w:rsidP="00312B08">
            <w:pPr>
              <w:spacing w:after="40"/>
            </w:pPr>
            <w:r>
              <w:rPr>
                <w:b/>
                <w:bCs/>
              </w:rPr>
              <w:t>۱۱۲.۲</w:t>
            </w:r>
          </w:p>
        </w:tc>
        <w:tc>
          <w:tcPr>
            <w:tcW w:w="1335" w:type="dxa"/>
          </w:tcPr>
          <w:p w14:paraId="5E7D470D" w14:textId="77777777" w:rsidR="00410D38" w:rsidRDefault="00000000" w:rsidP="00312B08">
            <w:pPr>
              <w:spacing w:after="40"/>
            </w:pPr>
            <w:r>
              <w:rPr>
                <w:b/>
                <w:bCs/>
              </w:rPr>
              <w:t>۸.۷۶٪</w:t>
            </w:r>
          </w:p>
        </w:tc>
      </w:tr>
    </w:tbl>
    <w:p w14:paraId="5E7D470F" w14:textId="77777777" w:rsidR="00410D38" w:rsidRDefault="00410D38" w:rsidP="00312B08">
      <w:pPr>
        <w:spacing w:after="160"/>
      </w:pPr>
    </w:p>
    <w:p w14:paraId="5E7D4710" w14:textId="77777777" w:rsidR="00410D38" w:rsidRDefault="00000000" w:rsidP="00312B08">
      <w:pPr>
        <w:pStyle w:val="Heading3"/>
        <w:spacing w:before="280" w:after="160"/>
      </w:pPr>
      <w:bookmarkStart w:id="216" w:name="_Toc241516086"/>
      <w:r>
        <w:rPr>
          <w:b/>
          <w:bCs/>
        </w:rPr>
        <w:t>۵.۱.۲ تحلیل</w:t>
      </w:r>
      <w:bookmarkEnd w:id="216"/>
    </w:p>
    <w:p w14:paraId="5E7D4711" w14:textId="77777777" w:rsidR="00410D38" w:rsidRDefault="00000000" w:rsidP="00312B08">
      <w:pPr>
        <w:spacing w:after="160" w:line="300" w:lineRule="auto"/>
      </w:pPr>
      <w:r>
        <w:rPr>
          <w:b/>
          <w:bCs/>
        </w:rPr>
        <w:t>مسیر دو مرحله‌ای.</w:t>
      </w:r>
      <w:r>
        <w:t xml:space="preserve"> برخلاف تصور رایج از یک وخامت تدریجی، داده یک مسیر کاملاً دومرحله‌ای را نشان می‌دهد:</w:t>
      </w:r>
    </w:p>
    <w:p w14:paraId="5E7D4712" w14:textId="77777777" w:rsidR="00410D38" w:rsidRDefault="00000000" w:rsidP="00312B08">
      <w:pPr>
        <w:spacing w:after="160" w:line="300" w:lineRule="auto"/>
      </w:pPr>
      <w:r>
        <w:t xml:space="preserve">در مرحله‌ی نخست (فروردین ۱۴۰۰ تا اسفند ۱۴۰۲)، نسبت مطالبات غیرجاری </w:t>
      </w:r>
      <w:r>
        <w:rPr>
          <w:b/>
          <w:bCs/>
        </w:rPr>
        <w:t>بهبود</w:t>
      </w:r>
      <w:r>
        <w:t xml:space="preserve"> یافته است: از ۵.۰۴ درصد به ۲.۸۴ درصد. این بهبود عمدتاً از رشد سریع مخرج (پرتفوی) ناشی می‌شود، نه از کاهش مطالبات معوق؛ مانده‌ی غیرجاری در همین بازه از ۱.۱ به ۱.۷ هزار میلیارد تومان افزایش یافته اما پرتفوی نزدیک به سه برابر شده است.</w:t>
      </w:r>
    </w:p>
    <w:p w14:paraId="5E7D4713" w14:textId="77777777" w:rsidR="00410D38" w:rsidRDefault="00000000" w:rsidP="00312B08">
      <w:pPr>
        <w:spacing w:after="160" w:line="300" w:lineRule="auto"/>
      </w:pPr>
      <w:r>
        <w:lastRenderedPageBreak/>
        <w:t xml:space="preserve">در مرحله‌ی دوم (اسفند ۱۴۰۲ تا اسفند ۱۴۰۴)، مسیر معکوس می‌شود و نسبت </w:t>
      </w:r>
      <w:r>
        <w:rPr>
          <w:b/>
          <w:bCs/>
        </w:rPr>
        <w:t>بیش از سه برابر</w:t>
      </w:r>
      <w:r>
        <w:t xml:space="preserve"> می‌شود: از ۲.۸۴ به ۸.۷۶ درصد. در این دو سال، مانده‌ی غیرجاری از ۱.۷ به ۱۱.۲ هزار میلیارد تومان یعنی </w:t>
      </w:r>
      <w:r>
        <w:rPr>
          <w:b/>
          <w:bCs/>
        </w:rPr>
        <w:t>۶.۵ برابر</w:t>
      </w:r>
      <w:r>
        <w:t xml:space="preserve"> رسیده، در حالی که پرتفوی تنها ۲.۱ برابر شده است.</w:t>
      </w:r>
    </w:p>
    <w:p w14:paraId="5E7D4714" w14:textId="77777777" w:rsidR="00410D38" w:rsidRDefault="00000000" w:rsidP="00312B08">
      <w:pPr>
        <w:pBdr>
          <w:right w:val="single" w:sz="18" w:space="0" w:color="808080"/>
        </w:pBdr>
        <w:shd w:val="clear" w:color="auto" w:fill="F2F2F2"/>
        <w:spacing w:before="100" w:after="160"/>
        <w:ind w:left="400"/>
      </w:pPr>
      <w:r>
        <w:rPr>
          <w:b/>
          <w:bCs/>
          <w:i/>
          <w:iCs/>
          <w:sz w:val="20"/>
          <w:szCs w:val="20"/>
        </w:rPr>
        <w:t>نتیجه‌ی کلیدی:</w:t>
      </w:r>
      <w:r>
        <w:rPr>
          <w:i/>
          <w:iCs/>
          <w:sz w:val="20"/>
          <w:szCs w:val="20"/>
        </w:rPr>
        <w:t xml:space="preserve"> وخامت کیفیت دارایی بانک پدیده‌ای </w:t>
      </w:r>
      <w:r>
        <w:rPr>
          <w:b/>
          <w:bCs/>
          <w:i/>
          <w:iCs/>
          <w:sz w:val="20"/>
          <w:szCs w:val="20"/>
        </w:rPr>
        <w:t>تازه و شتابان</w:t>
      </w:r>
      <w:r>
        <w:rPr>
          <w:i/>
          <w:iCs/>
          <w:sz w:val="20"/>
          <w:szCs w:val="20"/>
        </w:rPr>
        <w:t xml:space="preserve"> است که عمدتاً در دو سال اخیر رخ داده است. تحلیل‌هایی که بازه‌ی بلندمدت پنج‌ساله را میانگین می‌گیرند، شدت این تحول را پنهان می‌کنند.</w:t>
      </w:r>
    </w:p>
    <w:p w14:paraId="5E7D4715" w14:textId="77777777" w:rsidR="00410D38" w:rsidRDefault="00000000" w:rsidP="00312B08">
      <w:pPr>
        <w:spacing w:after="160" w:line="300" w:lineRule="auto"/>
      </w:pPr>
      <w:r>
        <w:rPr>
          <w:b/>
          <w:bCs/>
        </w:rPr>
        <w:t>تغییر ترکیب طبقات.</w:t>
      </w:r>
      <w:r>
        <w:t xml:space="preserve"> ترکیب درونی مطالبات غیرجاری نیز دگرگون شده است. در اسفند ۱۴۰۲، طبقه‌ی مشکوک‌الوصول ۴۹ درصد کل غیرجاری را تشکیل می‌داد. در اسفند ۱۴۰۴، بزرگ‌ترین طبقه </w:t>
      </w:r>
      <w:r>
        <w:rPr>
          <w:b/>
          <w:bCs/>
        </w:rPr>
        <w:t>معوق</w:t>
      </w:r>
      <w:r>
        <w:t xml:space="preserve"> با ۴۴.۷ درصد است و مشکوک‌الوصول به ۳۴.۲ درصد رسیده است.</w:t>
      </w:r>
    </w:p>
    <w:p w14:paraId="5E7D4716" w14:textId="77777777" w:rsidR="00410D38" w:rsidRDefault="00000000" w:rsidP="00312B08">
      <w:pPr>
        <w:spacing w:after="160" w:line="300" w:lineRule="auto"/>
      </w:pPr>
      <w:r>
        <w:t xml:space="preserve">رشد طبقه‌ی معوق از ۰.۷ به ۵.۰ هزار میلیارد تومان — یعنی </w:t>
      </w:r>
      <w:r>
        <w:rPr>
          <w:b/>
          <w:bCs/>
        </w:rPr>
        <w:t>۷.۲ برابر در یک سال</w:t>
      </w:r>
      <w:r>
        <w:t xml:space="preserve"> — سریع‌ترین تحول کل جدول است. از آنجا که طبقه‌ی معوق مرحله‌ی میانی مسیر نکول است، این الگو نشان می‌دهد حجم قابل توجهی از مطالبات در حال حرکت به سمت طبقات بدتر است و </w:t>
      </w:r>
      <w:r>
        <w:rPr>
          <w:b/>
          <w:bCs/>
        </w:rPr>
        <w:t>فشار مطالبات غیرجاری در ماه‌های آتی محتملاً ادامه خواهد یافت</w:t>
      </w:r>
      <w:r>
        <w:t>. شاخص‌های پیش‌نگر بخش ۵.۷ این استنباط را تأیید می‌کنند.</w:t>
      </w:r>
    </w:p>
    <w:p w14:paraId="5E7D4717" w14:textId="77777777" w:rsidR="00410D38" w:rsidRDefault="00000000" w:rsidP="00312B08">
      <w:pPr>
        <w:pStyle w:val="Heading3"/>
        <w:spacing w:before="280" w:after="160"/>
      </w:pPr>
      <w:bookmarkStart w:id="217" w:name="_Toc241516087"/>
      <w:r>
        <w:rPr>
          <w:b/>
          <w:bCs/>
        </w:rPr>
        <w:t>۵.۱.۳ تذکر درباره‌ی یک جابه‌جایی طبقاتی در ماه‌های پایانی</w:t>
      </w:r>
      <w:bookmarkEnd w:id="217"/>
    </w:p>
    <w:p w14:paraId="5E7D4718" w14:textId="77777777" w:rsidR="00410D38" w:rsidRDefault="00000000" w:rsidP="00312B08">
      <w:pPr>
        <w:spacing w:after="160" w:line="300" w:lineRule="auto"/>
      </w:pPr>
      <w:r>
        <w:t>بررسی سری ماهانه یک ناپیوستگی را در فاصله‌ی دی تا بهمن ۱۴۰۴ آشکار کرد که باید ثبت شود:</w:t>
      </w:r>
    </w:p>
    <w:p w14:paraId="5E7D4719" w14:textId="77777777" w:rsidR="00410D38" w:rsidRDefault="00000000" w:rsidP="00312B08">
      <w:pPr>
        <w:spacing w:after="160" w:line="300" w:lineRule="auto"/>
      </w:pPr>
      <w:r>
        <w:rPr>
          <w:b/>
          <w:bCs/>
        </w:rPr>
        <w:t>جدول ۵-۲: جابه‌جایی میان طبقات در ماه‌های پایانی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71E" w14:textId="77777777">
        <w:trPr>
          <w:tblHeader/>
        </w:trPr>
        <w:tc>
          <w:tcPr>
            <w:tcW w:w="2337" w:type="dxa"/>
            <w:shd w:val="clear" w:color="auto" w:fill="D9D9D9"/>
          </w:tcPr>
          <w:p w14:paraId="5E7D471A" w14:textId="77777777" w:rsidR="00410D38" w:rsidRDefault="00000000" w:rsidP="00312B08">
            <w:pPr>
              <w:spacing w:after="40"/>
            </w:pPr>
            <w:r>
              <w:t>مقطع</w:t>
            </w:r>
          </w:p>
        </w:tc>
        <w:tc>
          <w:tcPr>
            <w:tcW w:w="2337" w:type="dxa"/>
            <w:shd w:val="clear" w:color="auto" w:fill="D9D9D9"/>
          </w:tcPr>
          <w:p w14:paraId="5E7D471B" w14:textId="77777777" w:rsidR="00410D38" w:rsidRDefault="00000000" w:rsidP="00312B08">
            <w:pPr>
              <w:spacing w:after="40"/>
            </w:pPr>
            <w:r>
              <w:t>معوق</w:t>
            </w:r>
          </w:p>
        </w:tc>
        <w:tc>
          <w:tcPr>
            <w:tcW w:w="2337" w:type="dxa"/>
            <w:shd w:val="clear" w:color="auto" w:fill="D9D9D9"/>
          </w:tcPr>
          <w:p w14:paraId="5E7D471C" w14:textId="77777777" w:rsidR="00410D38" w:rsidRDefault="00000000" w:rsidP="00312B08">
            <w:pPr>
              <w:spacing w:after="40"/>
            </w:pPr>
            <w:r>
              <w:t>مشکوک‌الوصول</w:t>
            </w:r>
          </w:p>
        </w:tc>
        <w:tc>
          <w:tcPr>
            <w:tcW w:w="2337" w:type="dxa"/>
            <w:shd w:val="clear" w:color="auto" w:fill="D9D9D9"/>
          </w:tcPr>
          <w:p w14:paraId="5E7D471D" w14:textId="77777777" w:rsidR="00410D38" w:rsidRDefault="00000000" w:rsidP="00312B08">
            <w:pPr>
              <w:spacing w:after="40"/>
            </w:pPr>
            <w:r>
              <w:t>جمع غیرجاری</w:t>
            </w:r>
          </w:p>
        </w:tc>
      </w:tr>
      <w:tr w:rsidR="00410D38" w14:paraId="5E7D4723" w14:textId="77777777">
        <w:tc>
          <w:tcPr>
            <w:tcW w:w="2337" w:type="dxa"/>
          </w:tcPr>
          <w:p w14:paraId="5E7D471F" w14:textId="77777777" w:rsidR="00410D38" w:rsidRDefault="00000000" w:rsidP="00312B08">
            <w:pPr>
              <w:spacing w:after="40"/>
            </w:pPr>
            <w:r>
              <w:t>دی ۱۴۰۴</w:t>
            </w:r>
          </w:p>
        </w:tc>
        <w:tc>
          <w:tcPr>
            <w:tcW w:w="2337" w:type="dxa"/>
          </w:tcPr>
          <w:p w14:paraId="5E7D4720" w14:textId="77777777" w:rsidR="00410D38" w:rsidRDefault="00000000" w:rsidP="00312B08">
            <w:pPr>
              <w:spacing w:after="40"/>
            </w:pPr>
            <w:r>
              <w:t>۲۲.۴</w:t>
            </w:r>
          </w:p>
        </w:tc>
        <w:tc>
          <w:tcPr>
            <w:tcW w:w="2337" w:type="dxa"/>
          </w:tcPr>
          <w:p w14:paraId="5E7D4721" w14:textId="77777777" w:rsidR="00410D38" w:rsidRDefault="00000000" w:rsidP="00312B08">
            <w:pPr>
              <w:spacing w:after="40"/>
            </w:pPr>
            <w:r>
              <w:t>۶۱.۸</w:t>
            </w:r>
          </w:p>
        </w:tc>
        <w:tc>
          <w:tcPr>
            <w:tcW w:w="2337" w:type="dxa"/>
          </w:tcPr>
          <w:p w14:paraId="5E7D4722" w14:textId="77777777" w:rsidR="00410D38" w:rsidRDefault="00000000" w:rsidP="00312B08">
            <w:pPr>
              <w:spacing w:after="40"/>
            </w:pPr>
            <w:r>
              <w:t>۱۰۵.۹</w:t>
            </w:r>
          </w:p>
        </w:tc>
      </w:tr>
      <w:tr w:rsidR="00410D38" w14:paraId="5E7D4728" w14:textId="77777777">
        <w:tc>
          <w:tcPr>
            <w:tcW w:w="2337" w:type="dxa"/>
          </w:tcPr>
          <w:p w14:paraId="5E7D4724" w14:textId="77777777" w:rsidR="00410D38" w:rsidRDefault="00000000" w:rsidP="00312B08">
            <w:pPr>
              <w:spacing w:after="40"/>
            </w:pPr>
            <w:r>
              <w:t>بهمن ۱۴۰۴</w:t>
            </w:r>
          </w:p>
        </w:tc>
        <w:tc>
          <w:tcPr>
            <w:tcW w:w="2337" w:type="dxa"/>
          </w:tcPr>
          <w:p w14:paraId="5E7D4725" w14:textId="77777777" w:rsidR="00410D38" w:rsidRDefault="00000000" w:rsidP="00312B08">
            <w:pPr>
              <w:spacing w:after="40"/>
            </w:pPr>
            <w:r>
              <w:t>۴۷.۶</w:t>
            </w:r>
          </w:p>
        </w:tc>
        <w:tc>
          <w:tcPr>
            <w:tcW w:w="2337" w:type="dxa"/>
          </w:tcPr>
          <w:p w14:paraId="5E7D4726" w14:textId="77777777" w:rsidR="00410D38" w:rsidRDefault="00000000" w:rsidP="00312B08">
            <w:pPr>
              <w:spacing w:after="40"/>
            </w:pPr>
            <w:r>
              <w:t>۳۲.۷</w:t>
            </w:r>
          </w:p>
        </w:tc>
        <w:tc>
          <w:tcPr>
            <w:tcW w:w="2337" w:type="dxa"/>
          </w:tcPr>
          <w:p w14:paraId="5E7D4727" w14:textId="77777777" w:rsidR="00410D38" w:rsidRDefault="00000000" w:rsidP="00312B08">
            <w:pPr>
              <w:spacing w:after="40"/>
            </w:pPr>
            <w:r>
              <w:t>۱۰۵.۳</w:t>
            </w:r>
          </w:p>
        </w:tc>
      </w:tr>
      <w:tr w:rsidR="00410D38" w14:paraId="5E7D472D" w14:textId="77777777">
        <w:tc>
          <w:tcPr>
            <w:tcW w:w="2337" w:type="dxa"/>
          </w:tcPr>
          <w:p w14:paraId="5E7D4729" w14:textId="77777777" w:rsidR="00410D38" w:rsidRDefault="00000000" w:rsidP="00312B08">
            <w:pPr>
              <w:spacing w:after="40"/>
            </w:pPr>
            <w:r>
              <w:t>تغییر</w:t>
            </w:r>
          </w:p>
        </w:tc>
        <w:tc>
          <w:tcPr>
            <w:tcW w:w="2337" w:type="dxa"/>
          </w:tcPr>
          <w:p w14:paraId="5E7D472A" w14:textId="77777777" w:rsidR="00410D38" w:rsidRDefault="00000000" w:rsidP="00312B08">
            <w:pPr>
              <w:spacing w:after="40"/>
            </w:pPr>
            <w:r>
              <w:rPr>
                <w:b/>
                <w:bCs/>
              </w:rPr>
              <w:t>۲۵.۲+</w:t>
            </w:r>
          </w:p>
        </w:tc>
        <w:tc>
          <w:tcPr>
            <w:tcW w:w="2337" w:type="dxa"/>
          </w:tcPr>
          <w:p w14:paraId="5E7D472B" w14:textId="77777777" w:rsidR="00410D38" w:rsidRDefault="00000000" w:rsidP="00312B08">
            <w:pPr>
              <w:spacing w:after="40"/>
            </w:pPr>
            <w:r>
              <w:rPr>
                <w:b/>
                <w:bCs/>
              </w:rPr>
              <w:t>۲۹.۱−</w:t>
            </w:r>
          </w:p>
        </w:tc>
        <w:tc>
          <w:tcPr>
            <w:tcW w:w="2337" w:type="dxa"/>
          </w:tcPr>
          <w:p w14:paraId="5E7D472C" w14:textId="77777777" w:rsidR="00410D38" w:rsidRDefault="00000000" w:rsidP="00312B08">
            <w:pPr>
              <w:spacing w:after="40"/>
            </w:pPr>
            <w:r>
              <w:t>۰.۶−</w:t>
            </w:r>
          </w:p>
        </w:tc>
      </w:tr>
    </w:tbl>
    <w:p w14:paraId="5E7D472E" w14:textId="77777777" w:rsidR="00410D38" w:rsidRDefault="00410D38" w:rsidP="00312B08">
      <w:pPr>
        <w:spacing w:after="160"/>
      </w:pPr>
    </w:p>
    <w:p w14:paraId="5E7D472F" w14:textId="77777777" w:rsidR="00410D38" w:rsidRDefault="00000000" w:rsidP="00312B08">
      <w:pPr>
        <w:spacing w:after="160" w:line="300" w:lineRule="auto"/>
      </w:pPr>
      <w:r>
        <w:rPr>
          <w:b/>
          <w:bCs/>
        </w:rPr>
        <w:t>ارزیابی.</w:t>
      </w:r>
      <w:r>
        <w:t xml:space="preserve"> در یک ماه، حدود ۲.۹ هزار میلیارد تومان از طبقه‌ی مشکوک‌الوصول کاسته و حدود ۲.۵ هزار میلیارد تومان به طبقه‌ی معوق افزوده شده، در حالی که </w:t>
      </w:r>
      <w:r>
        <w:rPr>
          <w:b/>
          <w:bCs/>
        </w:rPr>
        <w:t>جمع کل مطالبات غیرجاری تقریباً بدون تغییر مانده است</w:t>
      </w:r>
      <w:r>
        <w:t xml:space="preserve">. این الگو با یک رویداد اقتصادی — نکول جدید یا بازیافت — سازگار نیست؛ مشخصه‌ی یک </w:t>
      </w:r>
      <w:r>
        <w:rPr>
          <w:b/>
          <w:bCs/>
        </w:rPr>
        <w:t>بازطبقه‌بندی حسابداری</w:t>
      </w:r>
      <w:r>
        <w:t xml:space="preserve"> است.</w:t>
      </w:r>
    </w:p>
    <w:p w14:paraId="5E7D4730" w14:textId="77777777" w:rsidR="00410D38" w:rsidRDefault="00000000" w:rsidP="00312B08">
      <w:pPr>
        <w:spacing w:after="160" w:line="300" w:lineRule="auto"/>
      </w:pPr>
      <w:r>
        <w:t xml:space="preserve">پیامد عملی: </w:t>
      </w:r>
      <w:r>
        <w:rPr>
          <w:b/>
          <w:bCs/>
        </w:rPr>
        <w:t>روند تک‌تک طبقات در ماه‌های پایانی دوره قابل اتکا نیست</w:t>
      </w:r>
      <w:r>
        <w:t>، هرچند جمع کل مطالبات غیرجاری معتبر باقی می‌ماند. تحلیل‌های این فصل به همین دلیل بر جمع کل استوار شده‌اند و نه بر تفکیک طبقات. علت این بازطبقه‌بندی از بانک استعلام شده است (فصل ۸).</w:t>
      </w:r>
    </w:p>
    <w:p w14:paraId="5E7D4731" w14:textId="77777777" w:rsidR="00410D38" w:rsidRDefault="00410D38" w:rsidP="00312B08">
      <w:pPr>
        <w:pBdr>
          <w:bottom w:val="single" w:sz="6" w:space="0" w:color="999999"/>
        </w:pBdr>
        <w:spacing w:before="120" w:after="120"/>
      </w:pPr>
    </w:p>
    <w:p w14:paraId="5E7D4732" w14:textId="77777777" w:rsidR="00410D38" w:rsidRDefault="00000000" w:rsidP="00312B08">
      <w:pPr>
        <w:pStyle w:val="Heading2"/>
        <w:spacing w:before="280" w:after="160"/>
      </w:pPr>
      <w:bookmarkStart w:id="218" w:name="_Toc241516088"/>
      <w:r>
        <w:rPr>
          <w:b/>
          <w:bCs/>
          <w:sz w:val="28"/>
          <w:szCs w:val="28"/>
        </w:rPr>
        <w:t>۵.۲ تجزیه‌ی مطالبات غیرجاری بر مبنای پوشش داده</w:t>
      </w:r>
      <w:bookmarkEnd w:id="218"/>
    </w:p>
    <w:p w14:paraId="5E7D4733" w14:textId="77777777" w:rsidR="00410D38" w:rsidRDefault="00000000" w:rsidP="00312B08">
      <w:pPr>
        <w:pStyle w:val="Heading3"/>
        <w:spacing w:before="280" w:after="160"/>
      </w:pPr>
      <w:bookmarkStart w:id="219" w:name="_Toc241516089"/>
      <w:r>
        <w:rPr>
          <w:b/>
          <w:bCs/>
        </w:rPr>
        <w:t>۵.۲.۱ زمینه</w:t>
      </w:r>
      <w:bookmarkEnd w:id="219"/>
    </w:p>
    <w:p w14:paraId="5E7D4734" w14:textId="77777777" w:rsidR="00410D38" w:rsidRDefault="00000000" w:rsidP="00312B08">
      <w:pPr>
        <w:spacing w:after="160" w:line="300" w:lineRule="auto"/>
      </w:pPr>
      <w:r>
        <w:t>در بخش ۱.۴.۲ نشان داده شد که ۲۲.۴۰ درصد پرتفوی، هم‌زمان فاقد رکورد قرارداد و فاقد نگاشت شعبه است و این دو مجموعه دقیقاً بر هم منطبق‌اند. در آنجا این موضوع به‌عنوان یک محدودیت داده‌ای مطرح شد. تحلیل حاضر نشان می‌دهد که موضوع فراتر از یک محدودیت است.</w:t>
      </w:r>
    </w:p>
    <w:p w14:paraId="5E7D4735" w14:textId="77777777" w:rsidR="00410D38" w:rsidRDefault="00000000" w:rsidP="00312B08">
      <w:pPr>
        <w:pStyle w:val="Heading3"/>
        <w:spacing w:before="280" w:after="160"/>
      </w:pPr>
      <w:bookmarkStart w:id="220" w:name="_Toc241516090"/>
      <w:r>
        <w:rPr>
          <w:b/>
          <w:bCs/>
        </w:rPr>
        <w:t>۵.۲.۲ یافته</w:t>
      </w:r>
      <w:bookmarkEnd w:id="220"/>
    </w:p>
    <w:p w14:paraId="5E7D4736" w14:textId="77777777" w:rsidR="00410D38" w:rsidRDefault="00000000" w:rsidP="00312B08">
      <w:pPr>
        <w:spacing w:after="160" w:line="300" w:lineRule="auto"/>
      </w:pPr>
      <w:r>
        <w:rPr>
          <w:b/>
          <w:bCs/>
        </w:rPr>
        <w:t>جدول ۵-۳: کیفیت دارایی بر حسب وضعیت پوشش داده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73C" w14:textId="77777777">
        <w:trPr>
          <w:tblHeader/>
        </w:trPr>
        <w:tc>
          <w:tcPr>
            <w:tcW w:w="1870" w:type="dxa"/>
            <w:shd w:val="clear" w:color="auto" w:fill="D9D9D9"/>
          </w:tcPr>
          <w:p w14:paraId="5E7D4737" w14:textId="77777777" w:rsidR="00410D38" w:rsidRDefault="00000000" w:rsidP="00312B08">
            <w:pPr>
              <w:spacing w:after="40"/>
            </w:pPr>
            <w:r>
              <w:lastRenderedPageBreak/>
              <w:t>بخش پرتفوی</w:t>
            </w:r>
          </w:p>
        </w:tc>
        <w:tc>
          <w:tcPr>
            <w:tcW w:w="1870" w:type="dxa"/>
            <w:shd w:val="clear" w:color="auto" w:fill="D9D9D9"/>
          </w:tcPr>
          <w:p w14:paraId="5E7D4738" w14:textId="77777777" w:rsidR="00410D38" w:rsidRDefault="00000000" w:rsidP="00312B08">
            <w:pPr>
              <w:spacing w:after="40"/>
            </w:pPr>
            <w:r>
              <w:t>مانده (هزار میلیارد تومان)</w:t>
            </w:r>
          </w:p>
        </w:tc>
        <w:tc>
          <w:tcPr>
            <w:tcW w:w="1870" w:type="dxa"/>
            <w:shd w:val="clear" w:color="auto" w:fill="D9D9D9"/>
          </w:tcPr>
          <w:p w14:paraId="5E7D4739" w14:textId="77777777" w:rsidR="00410D38" w:rsidRDefault="00000000" w:rsidP="00312B08">
            <w:pPr>
              <w:spacing w:after="40"/>
            </w:pPr>
            <w:r>
              <w:t>سهم</w:t>
            </w:r>
          </w:p>
        </w:tc>
        <w:tc>
          <w:tcPr>
            <w:tcW w:w="1870" w:type="dxa"/>
            <w:shd w:val="clear" w:color="auto" w:fill="D9D9D9"/>
          </w:tcPr>
          <w:p w14:paraId="5E7D473A" w14:textId="77777777" w:rsidR="00410D38" w:rsidRDefault="00000000" w:rsidP="00312B08">
            <w:pPr>
              <w:spacing w:after="40"/>
            </w:pPr>
            <w:r>
              <w:t>مطالبات غیرجاری</w:t>
            </w:r>
          </w:p>
        </w:tc>
        <w:tc>
          <w:tcPr>
            <w:tcW w:w="1870" w:type="dxa"/>
            <w:shd w:val="clear" w:color="auto" w:fill="D9D9D9"/>
          </w:tcPr>
          <w:p w14:paraId="5E7D473B" w14:textId="77777777" w:rsidR="00410D38" w:rsidRDefault="00000000" w:rsidP="00312B08">
            <w:pPr>
              <w:spacing w:after="40"/>
            </w:pPr>
            <w:r>
              <w:t>نسبت غیرجاری</w:t>
            </w:r>
          </w:p>
        </w:tc>
      </w:tr>
      <w:tr w:rsidR="00410D38" w14:paraId="5E7D4742" w14:textId="77777777">
        <w:tc>
          <w:tcPr>
            <w:tcW w:w="1870" w:type="dxa"/>
          </w:tcPr>
          <w:p w14:paraId="5E7D473D" w14:textId="77777777" w:rsidR="00410D38" w:rsidRDefault="00000000" w:rsidP="00312B08">
            <w:pPr>
              <w:spacing w:after="40"/>
            </w:pPr>
            <w:r>
              <w:t>دارای رکورد قرارداد و شعبه</w:t>
            </w:r>
          </w:p>
        </w:tc>
        <w:tc>
          <w:tcPr>
            <w:tcW w:w="1870" w:type="dxa"/>
          </w:tcPr>
          <w:p w14:paraId="5E7D473E" w14:textId="77777777" w:rsidR="00410D38" w:rsidRDefault="00000000" w:rsidP="00312B08">
            <w:pPr>
              <w:spacing w:after="40"/>
            </w:pPr>
            <w:r>
              <w:t>۹۹.۵</w:t>
            </w:r>
          </w:p>
        </w:tc>
        <w:tc>
          <w:tcPr>
            <w:tcW w:w="1870" w:type="dxa"/>
          </w:tcPr>
          <w:p w14:paraId="5E7D473F" w14:textId="77777777" w:rsidR="00410D38" w:rsidRDefault="00000000" w:rsidP="00312B08">
            <w:pPr>
              <w:spacing w:after="40"/>
            </w:pPr>
            <w:r>
              <w:t>۷۷.۶۰٪</w:t>
            </w:r>
          </w:p>
        </w:tc>
        <w:tc>
          <w:tcPr>
            <w:tcW w:w="1870" w:type="dxa"/>
          </w:tcPr>
          <w:p w14:paraId="5E7D4740" w14:textId="77777777" w:rsidR="00410D38" w:rsidRDefault="00000000" w:rsidP="00312B08">
            <w:pPr>
              <w:spacing w:after="40"/>
            </w:pPr>
            <w:r>
              <w:t>۵۱.۹</w:t>
            </w:r>
          </w:p>
        </w:tc>
        <w:tc>
          <w:tcPr>
            <w:tcW w:w="1870" w:type="dxa"/>
          </w:tcPr>
          <w:p w14:paraId="5E7D4741" w14:textId="77777777" w:rsidR="00410D38" w:rsidRDefault="00000000" w:rsidP="00312B08">
            <w:pPr>
              <w:spacing w:after="40"/>
            </w:pPr>
            <w:r>
              <w:rPr>
                <w:b/>
                <w:bCs/>
              </w:rPr>
              <w:t>۵.۲۱٪</w:t>
            </w:r>
          </w:p>
        </w:tc>
      </w:tr>
      <w:tr w:rsidR="00410D38" w14:paraId="5E7D4748" w14:textId="77777777">
        <w:tc>
          <w:tcPr>
            <w:tcW w:w="1870" w:type="dxa"/>
          </w:tcPr>
          <w:p w14:paraId="5E7D4743" w14:textId="77777777" w:rsidR="00410D38" w:rsidRDefault="00000000" w:rsidP="00312B08">
            <w:pPr>
              <w:spacing w:after="40"/>
            </w:pPr>
            <w:r>
              <w:t>فاقد رکورد قرارداد و شعبه</w:t>
            </w:r>
          </w:p>
        </w:tc>
        <w:tc>
          <w:tcPr>
            <w:tcW w:w="1870" w:type="dxa"/>
          </w:tcPr>
          <w:p w14:paraId="5E7D4744" w14:textId="77777777" w:rsidR="00410D38" w:rsidRDefault="00000000" w:rsidP="00312B08">
            <w:pPr>
              <w:spacing w:after="40"/>
            </w:pPr>
            <w:r>
              <w:t>۲۸.۷</w:t>
            </w:r>
          </w:p>
        </w:tc>
        <w:tc>
          <w:tcPr>
            <w:tcW w:w="1870" w:type="dxa"/>
          </w:tcPr>
          <w:p w14:paraId="5E7D4745" w14:textId="77777777" w:rsidR="00410D38" w:rsidRDefault="00000000" w:rsidP="00312B08">
            <w:pPr>
              <w:spacing w:after="40"/>
            </w:pPr>
            <w:r>
              <w:t>۲۲.۴۰٪</w:t>
            </w:r>
          </w:p>
        </w:tc>
        <w:tc>
          <w:tcPr>
            <w:tcW w:w="1870" w:type="dxa"/>
          </w:tcPr>
          <w:p w14:paraId="5E7D4746" w14:textId="77777777" w:rsidR="00410D38" w:rsidRDefault="00000000" w:rsidP="00312B08">
            <w:pPr>
              <w:spacing w:after="40"/>
            </w:pPr>
            <w:r>
              <w:t>۶۰.۴</w:t>
            </w:r>
          </w:p>
        </w:tc>
        <w:tc>
          <w:tcPr>
            <w:tcW w:w="1870" w:type="dxa"/>
          </w:tcPr>
          <w:p w14:paraId="5E7D4747" w14:textId="77777777" w:rsidR="00410D38" w:rsidRDefault="00000000" w:rsidP="00312B08">
            <w:pPr>
              <w:spacing w:after="40"/>
            </w:pPr>
            <w:r>
              <w:rPr>
                <w:b/>
                <w:bCs/>
              </w:rPr>
              <w:t>۲۱.۰۴٪</w:t>
            </w:r>
          </w:p>
        </w:tc>
      </w:tr>
      <w:tr w:rsidR="00410D38" w14:paraId="5E7D474E" w14:textId="77777777">
        <w:tc>
          <w:tcPr>
            <w:tcW w:w="1870" w:type="dxa"/>
          </w:tcPr>
          <w:p w14:paraId="5E7D4749" w14:textId="77777777" w:rsidR="00410D38" w:rsidRDefault="00000000" w:rsidP="00312B08">
            <w:pPr>
              <w:spacing w:after="40"/>
            </w:pPr>
            <w:r>
              <w:rPr>
                <w:b/>
                <w:bCs/>
              </w:rPr>
              <w:t>کل پرتفوی</w:t>
            </w:r>
          </w:p>
        </w:tc>
        <w:tc>
          <w:tcPr>
            <w:tcW w:w="1870" w:type="dxa"/>
          </w:tcPr>
          <w:p w14:paraId="5E7D474A" w14:textId="77777777" w:rsidR="00410D38" w:rsidRDefault="00000000" w:rsidP="00312B08">
            <w:pPr>
              <w:spacing w:after="40"/>
            </w:pPr>
            <w:r>
              <w:rPr>
                <w:b/>
                <w:bCs/>
              </w:rPr>
              <w:t>۱۲۸.۲</w:t>
            </w:r>
          </w:p>
        </w:tc>
        <w:tc>
          <w:tcPr>
            <w:tcW w:w="1870" w:type="dxa"/>
          </w:tcPr>
          <w:p w14:paraId="5E7D474B" w14:textId="77777777" w:rsidR="00410D38" w:rsidRDefault="00000000" w:rsidP="00312B08">
            <w:pPr>
              <w:spacing w:after="40"/>
            </w:pPr>
            <w:r>
              <w:t>۱۰۰٪</w:t>
            </w:r>
          </w:p>
        </w:tc>
        <w:tc>
          <w:tcPr>
            <w:tcW w:w="1870" w:type="dxa"/>
          </w:tcPr>
          <w:p w14:paraId="5E7D474C" w14:textId="77777777" w:rsidR="00410D38" w:rsidRDefault="00000000" w:rsidP="00312B08">
            <w:pPr>
              <w:spacing w:after="40"/>
            </w:pPr>
            <w:r>
              <w:rPr>
                <w:b/>
                <w:bCs/>
              </w:rPr>
              <w:t>۱۱۲.۲</w:t>
            </w:r>
          </w:p>
        </w:tc>
        <w:tc>
          <w:tcPr>
            <w:tcW w:w="1870" w:type="dxa"/>
          </w:tcPr>
          <w:p w14:paraId="5E7D474D" w14:textId="77777777" w:rsidR="00410D38" w:rsidRDefault="00000000" w:rsidP="00312B08">
            <w:pPr>
              <w:spacing w:after="40"/>
            </w:pPr>
            <w:r>
              <w:rPr>
                <w:b/>
                <w:bCs/>
              </w:rPr>
              <w:t>۸.۷۶٪</w:t>
            </w:r>
          </w:p>
        </w:tc>
      </w:tr>
    </w:tbl>
    <w:p w14:paraId="5E7D474F" w14:textId="77777777" w:rsidR="00410D38" w:rsidRDefault="00410D38" w:rsidP="00312B08">
      <w:pPr>
        <w:spacing w:after="160"/>
      </w:pPr>
    </w:p>
    <w:p w14:paraId="5E7D4750" w14:textId="77777777" w:rsidR="00410D38" w:rsidRDefault="00000000" w:rsidP="00312B08">
      <w:pPr>
        <w:spacing w:after="160" w:line="300" w:lineRule="auto"/>
      </w:pPr>
      <w:r>
        <w:rPr>
          <w:b/>
          <w:bCs/>
        </w:rPr>
        <w:t>نسبت مطالبات غیرجاری در بخش فاقد اطلاعات، بیش از چهار برابر بخش شناخته‌شده است.</w:t>
      </w:r>
      <w:r>
        <w:t xml:space="preserve"> افزون بر آن، این بخش با کمتر از یک‌چهارم پرتفوی، </w:t>
      </w:r>
      <w:r>
        <w:rPr>
          <w:b/>
          <w:bCs/>
        </w:rPr>
        <w:t>۵۳.۸ درصد کل مطالبات غیرجاری بانک</w:t>
      </w:r>
      <w:r>
        <w:t xml:space="preserve"> را در خود دارد.</w:t>
      </w:r>
    </w:p>
    <w:p w14:paraId="5E7D4751" w14:textId="77777777" w:rsidR="00410D38" w:rsidRDefault="00000000" w:rsidP="00312B08">
      <w:pPr>
        <w:pStyle w:val="Heading3"/>
        <w:spacing w:before="280" w:after="160"/>
      </w:pPr>
      <w:bookmarkStart w:id="221" w:name="_Toc241516091"/>
      <w:r>
        <w:rPr>
          <w:b/>
          <w:bCs/>
        </w:rPr>
        <w:t>۵.۲.۳ تجزیه‌ی سه‌گانه</w:t>
      </w:r>
      <w:bookmarkEnd w:id="221"/>
    </w:p>
    <w:p w14:paraId="5E7D4752" w14:textId="77777777" w:rsidR="00410D38" w:rsidRDefault="00000000" w:rsidP="00312B08">
      <w:pPr>
        <w:spacing w:after="160" w:line="300" w:lineRule="auto"/>
      </w:pPr>
      <w:r>
        <w:t>ترکیب این یافته با تحلیل بخش اقتصادی فصل ۴، تصویر دقیق‌تری به دست می‌دهد. بخش اعتبارات اسنادی تقریباً به‌طور کامل درون ناحیه‌ی فاقد اطلاعات قرار دارد؛ لذا جداسازی آن، ساختار واقعی ریسک را آشکار می‌کند:</w:t>
      </w:r>
    </w:p>
    <w:p w14:paraId="5E7D4753" w14:textId="77777777" w:rsidR="00410D38" w:rsidRDefault="00000000" w:rsidP="00312B08">
      <w:pPr>
        <w:spacing w:after="160" w:line="300" w:lineRule="auto"/>
      </w:pPr>
      <w:r>
        <w:rPr>
          <w:b/>
          <w:bCs/>
        </w:rPr>
        <w:t>جدول ۵-۴: تجزیه‌ی سه‌گانه‌ی پرتفوی بر حسب ریسک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759" w14:textId="77777777">
        <w:trPr>
          <w:tblHeader/>
        </w:trPr>
        <w:tc>
          <w:tcPr>
            <w:tcW w:w="1870" w:type="dxa"/>
            <w:shd w:val="clear" w:color="auto" w:fill="D9D9D9"/>
          </w:tcPr>
          <w:p w14:paraId="5E7D4754" w14:textId="77777777" w:rsidR="00410D38" w:rsidRDefault="00000000" w:rsidP="00312B08">
            <w:pPr>
              <w:spacing w:after="40"/>
            </w:pPr>
            <w:r>
              <w:t>بخش</w:t>
            </w:r>
          </w:p>
        </w:tc>
        <w:tc>
          <w:tcPr>
            <w:tcW w:w="1870" w:type="dxa"/>
            <w:shd w:val="clear" w:color="auto" w:fill="D9D9D9"/>
          </w:tcPr>
          <w:p w14:paraId="5E7D4755" w14:textId="77777777" w:rsidR="00410D38" w:rsidRDefault="00000000" w:rsidP="00312B08">
            <w:pPr>
              <w:spacing w:after="40"/>
            </w:pPr>
            <w:r>
              <w:t>مانده (هزار میلیارد تومان)</w:t>
            </w:r>
          </w:p>
        </w:tc>
        <w:tc>
          <w:tcPr>
            <w:tcW w:w="1870" w:type="dxa"/>
            <w:shd w:val="clear" w:color="auto" w:fill="D9D9D9"/>
          </w:tcPr>
          <w:p w14:paraId="5E7D4756" w14:textId="77777777" w:rsidR="00410D38" w:rsidRDefault="00000000" w:rsidP="00312B08">
            <w:pPr>
              <w:spacing w:after="40"/>
            </w:pPr>
            <w:r>
              <w:t>سهم پرتفوی</w:t>
            </w:r>
          </w:p>
        </w:tc>
        <w:tc>
          <w:tcPr>
            <w:tcW w:w="1870" w:type="dxa"/>
            <w:shd w:val="clear" w:color="auto" w:fill="D9D9D9"/>
          </w:tcPr>
          <w:p w14:paraId="5E7D4757" w14:textId="77777777" w:rsidR="00410D38" w:rsidRDefault="00000000" w:rsidP="00312B08">
            <w:pPr>
              <w:spacing w:after="40"/>
            </w:pPr>
            <w:r>
              <w:t>مطالبات غیرجاری</w:t>
            </w:r>
          </w:p>
        </w:tc>
        <w:tc>
          <w:tcPr>
            <w:tcW w:w="1870" w:type="dxa"/>
            <w:shd w:val="clear" w:color="auto" w:fill="D9D9D9"/>
          </w:tcPr>
          <w:p w14:paraId="5E7D4758" w14:textId="77777777" w:rsidR="00410D38" w:rsidRDefault="00000000" w:rsidP="00312B08">
            <w:pPr>
              <w:spacing w:after="40"/>
            </w:pPr>
            <w:r>
              <w:t>نسبت غیرجاری</w:t>
            </w:r>
          </w:p>
        </w:tc>
      </w:tr>
      <w:tr w:rsidR="00410D38" w14:paraId="5E7D475F" w14:textId="77777777">
        <w:tc>
          <w:tcPr>
            <w:tcW w:w="1870" w:type="dxa"/>
          </w:tcPr>
          <w:p w14:paraId="5E7D475A" w14:textId="77777777" w:rsidR="00410D38" w:rsidRDefault="00000000" w:rsidP="00312B08">
            <w:pPr>
              <w:spacing w:after="40"/>
            </w:pPr>
            <w:r>
              <w:t>شناخته‌شده، غیر از اعتبارات اسنادی</w:t>
            </w:r>
          </w:p>
        </w:tc>
        <w:tc>
          <w:tcPr>
            <w:tcW w:w="1870" w:type="dxa"/>
          </w:tcPr>
          <w:p w14:paraId="5E7D475B" w14:textId="77777777" w:rsidR="00410D38" w:rsidRDefault="00000000" w:rsidP="00312B08">
            <w:pPr>
              <w:spacing w:after="40"/>
            </w:pPr>
            <w:r>
              <w:t>۹۸.۸</w:t>
            </w:r>
          </w:p>
        </w:tc>
        <w:tc>
          <w:tcPr>
            <w:tcW w:w="1870" w:type="dxa"/>
          </w:tcPr>
          <w:p w14:paraId="5E7D475C" w14:textId="77777777" w:rsidR="00410D38" w:rsidRDefault="00000000" w:rsidP="00312B08">
            <w:pPr>
              <w:spacing w:after="40"/>
            </w:pPr>
            <w:r>
              <w:t>۷۷.۱٪</w:t>
            </w:r>
          </w:p>
        </w:tc>
        <w:tc>
          <w:tcPr>
            <w:tcW w:w="1870" w:type="dxa"/>
          </w:tcPr>
          <w:p w14:paraId="5E7D475D" w14:textId="77777777" w:rsidR="00410D38" w:rsidRDefault="00000000" w:rsidP="00312B08">
            <w:pPr>
              <w:spacing w:after="40"/>
            </w:pPr>
            <w:r>
              <w:t>۴۵.۳</w:t>
            </w:r>
          </w:p>
        </w:tc>
        <w:tc>
          <w:tcPr>
            <w:tcW w:w="1870" w:type="dxa"/>
          </w:tcPr>
          <w:p w14:paraId="5E7D475E" w14:textId="77777777" w:rsidR="00410D38" w:rsidRDefault="00000000" w:rsidP="00312B08">
            <w:pPr>
              <w:spacing w:after="40"/>
            </w:pPr>
            <w:r>
              <w:rPr>
                <w:b/>
                <w:bCs/>
              </w:rPr>
              <w:t>۴.۵۹٪</w:t>
            </w:r>
          </w:p>
        </w:tc>
      </w:tr>
      <w:tr w:rsidR="00410D38" w14:paraId="5E7D4765" w14:textId="77777777">
        <w:tc>
          <w:tcPr>
            <w:tcW w:w="1870" w:type="dxa"/>
          </w:tcPr>
          <w:p w14:paraId="5E7D4760" w14:textId="77777777" w:rsidR="00410D38" w:rsidRDefault="00000000" w:rsidP="00312B08">
            <w:pPr>
              <w:spacing w:after="40"/>
            </w:pPr>
            <w:r>
              <w:t>فاقد اطلاعات، غیر از اعتبارات اسنادی</w:t>
            </w:r>
          </w:p>
        </w:tc>
        <w:tc>
          <w:tcPr>
            <w:tcW w:w="1870" w:type="dxa"/>
          </w:tcPr>
          <w:p w14:paraId="5E7D4761" w14:textId="77777777" w:rsidR="00410D38" w:rsidRDefault="00000000" w:rsidP="00312B08">
            <w:pPr>
              <w:spacing w:after="40"/>
            </w:pPr>
            <w:r>
              <w:t>۲۴.۰</w:t>
            </w:r>
          </w:p>
        </w:tc>
        <w:tc>
          <w:tcPr>
            <w:tcW w:w="1870" w:type="dxa"/>
          </w:tcPr>
          <w:p w14:paraId="5E7D4762" w14:textId="77777777" w:rsidR="00410D38" w:rsidRDefault="00000000" w:rsidP="00312B08">
            <w:pPr>
              <w:spacing w:after="40"/>
            </w:pPr>
            <w:r>
              <w:t>۱۸.۷٪</w:t>
            </w:r>
          </w:p>
        </w:tc>
        <w:tc>
          <w:tcPr>
            <w:tcW w:w="1870" w:type="dxa"/>
          </w:tcPr>
          <w:p w14:paraId="5E7D4763" w14:textId="77777777" w:rsidR="00410D38" w:rsidRDefault="00000000" w:rsidP="00312B08">
            <w:pPr>
              <w:spacing w:after="40"/>
            </w:pPr>
            <w:r>
              <w:t>۲۱.۶</w:t>
            </w:r>
          </w:p>
        </w:tc>
        <w:tc>
          <w:tcPr>
            <w:tcW w:w="1870" w:type="dxa"/>
          </w:tcPr>
          <w:p w14:paraId="5E7D4764" w14:textId="77777777" w:rsidR="00410D38" w:rsidRDefault="00000000" w:rsidP="00312B08">
            <w:pPr>
              <w:spacing w:after="40"/>
            </w:pPr>
            <w:r>
              <w:rPr>
                <w:b/>
                <w:bCs/>
              </w:rPr>
              <w:t>۸.۹۹٪</w:t>
            </w:r>
          </w:p>
        </w:tc>
      </w:tr>
      <w:tr w:rsidR="00410D38" w14:paraId="5E7D476B" w14:textId="77777777">
        <w:tc>
          <w:tcPr>
            <w:tcW w:w="1870" w:type="dxa"/>
          </w:tcPr>
          <w:p w14:paraId="5E7D4766" w14:textId="77777777" w:rsidR="00410D38" w:rsidRDefault="00000000" w:rsidP="00312B08">
            <w:pPr>
              <w:spacing w:after="40"/>
            </w:pPr>
            <w:r>
              <w:t>اعتبارات اسنادی (کل)</w:t>
            </w:r>
          </w:p>
        </w:tc>
        <w:tc>
          <w:tcPr>
            <w:tcW w:w="1870" w:type="dxa"/>
          </w:tcPr>
          <w:p w14:paraId="5E7D4767" w14:textId="77777777" w:rsidR="00410D38" w:rsidRDefault="00000000" w:rsidP="00312B08">
            <w:pPr>
              <w:spacing w:after="40"/>
            </w:pPr>
            <w:r>
              <w:t>۵.۴</w:t>
            </w:r>
          </w:p>
        </w:tc>
        <w:tc>
          <w:tcPr>
            <w:tcW w:w="1870" w:type="dxa"/>
          </w:tcPr>
          <w:p w14:paraId="5E7D4768" w14:textId="77777777" w:rsidR="00410D38" w:rsidRDefault="00000000" w:rsidP="00312B08">
            <w:pPr>
              <w:spacing w:after="40"/>
            </w:pPr>
            <w:r>
              <w:t>۴.۲٪</w:t>
            </w:r>
          </w:p>
        </w:tc>
        <w:tc>
          <w:tcPr>
            <w:tcW w:w="1870" w:type="dxa"/>
          </w:tcPr>
          <w:p w14:paraId="5E7D4769" w14:textId="77777777" w:rsidR="00410D38" w:rsidRDefault="00000000" w:rsidP="00312B08">
            <w:pPr>
              <w:spacing w:after="40"/>
            </w:pPr>
            <w:r>
              <w:t>۴۵.۴</w:t>
            </w:r>
          </w:p>
        </w:tc>
        <w:tc>
          <w:tcPr>
            <w:tcW w:w="1870" w:type="dxa"/>
          </w:tcPr>
          <w:p w14:paraId="5E7D476A" w14:textId="77777777" w:rsidR="00410D38" w:rsidRDefault="00000000" w:rsidP="00312B08">
            <w:pPr>
              <w:spacing w:after="40"/>
            </w:pPr>
            <w:r>
              <w:rPr>
                <w:b/>
                <w:bCs/>
              </w:rPr>
              <w:t>۸۴.۰۱٪</w:t>
            </w:r>
          </w:p>
        </w:tc>
      </w:tr>
      <w:tr w:rsidR="00410D38" w14:paraId="5E7D4771" w14:textId="77777777">
        <w:tc>
          <w:tcPr>
            <w:tcW w:w="1870" w:type="dxa"/>
          </w:tcPr>
          <w:p w14:paraId="5E7D476C" w14:textId="77777777" w:rsidR="00410D38" w:rsidRDefault="00000000" w:rsidP="00312B08">
            <w:pPr>
              <w:spacing w:after="40"/>
            </w:pPr>
            <w:r>
              <w:rPr>
                <w:b/>
                <w:bCs/>
              </w:rPr>
              <w:t>جمع</w:t>
            </w:r>
          </w:p>
        </w:tc>
        <w:tc>
          <w:tcPr>
            <w:tcW w:w="1870" w:type="dxa"/>
          </w:tcPr>
          <w:p w14:paraId="5E7D476D" w14:textId="77777777" w:rsidR="00410D38" w:rsidRDefault="00000000" w:rsidP="00312B08">
            <w:pPr>
              <w:spacing w:after="40"/>
            </w:pPr>
            <w:r>
              <w:rPr>
                <w:b/>
                <w:bCs/>
              </w:rPr>
              <w:t>۱۲۸.۲</w:t>
            </w:r>
          </w:p>
        </w:tc>
        <w:tc>
          <w:tcPr>
            <w:tcW w:w="1870" w:type="dxa"/>
          </w:tcPr>
          <w:p w14:paraId="5E7D476E" w14:textId="77777777" w:rsidR="00410D38" w:rsidRDefault="00000000" w:rsidP="00312B08">
            <w:pPr>
              <w:spacing w:after="40"/>
            </w:pPr>
            <w:r>
              <w:t>۱۰۰٪</w:t>
            </w:r>
          </w:p>
        </w:tc>
        <w:tc>
          <w:tcPr>
            <w:tcW w:w="1870" w:type="dxa"/>
          </w:tcPr>
          <w:p w14:paraId="5E7D476F" w14:textId="77777777" w:rsidR="00410D38" w:rsidRDefault="00000000" w:rsidP="00312B08">
            <w:pPr>
              <w:spacing w:after="40"/>
            </w:pPr>
            <w:r>
              <w:rPr>
                <w:b/>
                <w:bCs/>
              </w:rPr>
              <w:t>۱۱۲.۲</w:t>
            </w:r>
          </w:p>
        </w:tc>
        <w:tc>
          <w:tcPr>
            <w:tcW w:w="1870" w:type="dxa"/>
          </w:tcPr>
          <w:p w14:paraId="5E7D4770" w14:textId="77777777" w:rsidR="00410D38" w:rsidRDefault="00000000" w:rsidP="00312B08">
            <w:pPr>
              <w:spacing w:after="40"/>
            </w:pPr>
            <w:r>
              <w:t>۸.۷۶٪</w:t>
            </w:r>
          </w:p>
        </w:tc>
      </w:tr>
    </w:tbl>
    <w:p w14:paraId="5E7D4772" w14:textId="77777777" w:rsidR="00410D38" w:rsidRDefault="00410D38" w:rsidP="00312B08">
      <w:pPr>
        <w:spacing w:after="160"/>
      </w:pPr>
    </w:p>
    <w:p w14:paraId="5E7D4773" w14:textId="77777777" w:rsidR="00410D38" w:rsidRDefault="00000000" w:rsidP="00312B08">
      <w:pPr>
        <w:pStyle w:val="Heading3"/>
        <w:spacing w:before="280" w:after="160"/>
      </w:pPr>
      <w:bookmarkStart w:id="222" w:name="_Toc241516092"/>
      <w:r>
        <w:rPr>
          <w:b/>
          <w:bCs/>
        </w:rPr>
        <w:t>۵.۲.۴ تحلیل</w:t>
      </w:r>
      <w:bookmarkEnd w:id="222"/>
    </w:p>
    <w:p w14:paraId="5E7D4774" w14:textId="77777777" w:rsidR="00410D38" w:rsidRDefault="00000000" w:rsidP="00312B08">
      <w:pPr>
        <w:spacing w:after="160" w:line="300" w:lineRule="auto"/>
      </w:pPr>
      <w:r>
        <w:rPr>
          <w:b/>
          <w:bCs/>
        </w:rPr>
        <w:t>سه نیمرخ ریسک کاملاً متمایز.</w:t>
      </w:r>
      <w:r>
        <w:t xml:space="preserve"> جدول ۵-۴ نشان می‌دهد آنچه به‌عنوان یک پرتفوی با نسبت غیرجاری ۸.۷۶ درصد گزارش می‌شود، در واقع از سه پرتفوی با ماهیت کاملاً متفاوت تشکیل شده است:</w:t>
      </w:r>
    </w:p>
    <w:p w14:paraId="5E7D4775" w14:textId="77777777" w:rsidR="00410D38" w:rsidRDefault="00000000" w:rsidP="00312B08">
      <w:pPr>
        <w:spacing w:after="160" w:line="300" w:lineRule="auto"/>
      </w:pPr>
      <w:r>
        <w:t xml:space="preserve">بخش اصلی پرتفوی — ۷۷.۱ درصد — نسبت غیرجاری ۴.۵۹ درصد دارد که برای یک بانک توسعه‌ای در شرایط اقتصادی کشور، </w:t>
      </w:r>
      <w:r>
        <w:rPr>
          <w:b/>
          <w:bCs/>
        </w:rPr>
        <w:t>وضعیتی قابل قبول</w:t>
      </w:r>
      <w:r>
        <w:t xml:space="preserve"> محسوب می‌شود.</w:t>
      </w:r>
    </w:p>
    <w:p w14:paraId="5E7D4776" w14:textId="77777777" w:rsidR="00410D38" w:rsidRDefault="00000000" w:rsidP="00312B08">
      <w:pPr>
        <w:spacing w:after="160" w:line="300" w:lineRule="auto"/>
      </w:pPr>
      <w:r>
        <w:t>بخش فاقد اطلاعات غیر از اعتبارات اسنادی، با نسبت ۸.۹۹ درصد، حدود دو برابر بخش اصلی است. اعتبارات اسنادی با ۸۴.۰۱ درصد در طبقه‌ای کاملاً جداگانه قرار دارد.</w:t>
      </w:r>
    </w:p>
    <w:p w14:paraId="5E7D4777" w14:textId="77777777" w:rsidR="00410D38" w:rsidRDefault="00000000" w:rsidP="00312B08">
      <w:pPr>
        <w:pBdr>
          <w:right w:val="single" w:sz="18" w:space="0" w:color="808080"/>
        </w:pBdr>
        <w:shd w:val="clear" w:color="auto" w:fill="F2F2F2"/>
        <w:spacing w:before="100" w:after="160"/>
        <w:ind w:left="400"/>
      </w:pPr>
      <w:r>
        <w:rPr>
          <w:b/>
          <w:bCs/>
          <w:i/>
          <w:iCs/>
          <w:sz w:val="20"/>
          <w:szCs w:val="20"/>
        </w:rPr>
        <w:t>پیامد مدیریتی:</w:t>
      </w:r>
      <w:r>
        <w:rPr>
          <w:i/>
          <w:iCs/>
          <w:sz w:val="20"/>
          <w:szCs w:val="20"/>
        </w:rPr>
        <w:t xml:space="preserve"> نسبت ۸.۷۶ درصدی کل، یک میانگین گمراه‌کننده است. ارائه‌ی آن به‌تنهایی، هم‌زمان وضعیت بخش اصلی پرتفوی را بدتر از واقع و وخامت اعتبارات اسنادی را کمتر از واقع نشان می‌دهد. </w:t>
      </w:r>
      <w:r>
        <w:rPr>
          <w:b/>
          <w:bCs/>
          <w:i/>
          <w:iCs/>
          <w:sz w:val="20"/>
          <w:szCs w:val="20"/>
        </w:rPr>
        <w:t>توصیه‌ی این گزارش، جایگزینی شاخص واحد با همین تفکیک سه‌گانه در گزارش‌های مدیریتی است.</w:t>
      </w:r>
    </w:p>
    <w:p w14:paraId="5E7D4778" w14:textId="77777777" w:rsidR="00410D38" w:rsidRDefault="00000000" w:rsidP="00312B08">
      <w:pPr>
        <w:spacing w:after="160" w:line="300" w:lineRule="auto"/>
      </w:pPr>
      <w:r>
        <w:rPr>
          <w:b/>
          <w:bCs/>
        </w:rPr>
        <w:t>ارزیابی سطر میانی.</w:t>
      </w:r>
      <w:r>
        <w:t xml:space="preserve"> نسبت ۸.۹۹ درصدی بخش فاقد اطلاعات، حتی پس از جداسازی اعتبارات اسنادی، همچنان حدود دو برابر بخش اصلی است. دو تبیین ممکن است:</w:t>
      </w:r>
    </w:p>
    <w:p w14:paraId="5E7D4779" w14:textId="77777777" w:rsidR="00410D38" w:rsidRDefault="00000000" w:rsidP="00312B08">
      <w:pPr>
        <w:spacing w:after="160" w:line="300" w:lineRule="auto"/>
      </w:pPr>
      <w:r>
        <w:t xml:space="preserve">نخست آن‌که فرآیند استخراج داده به‌گونه‌ای عمل کرده که قراردادهای قدیمی‌تر، آرشیوشده یا مسئله‌دار را از جداول قرارداد کنار گذاشته است. در این صورت، بالاتر بودن نسبت غیرجاری یک </w:t>
      </w:r>
      <w:r>
        <w:rPr>
          <w:b/>
          <w:bCs/>
        </w:rPr>
        <w:t>نتیجه‌ی طبیعی</w:t>
      </w:r>
      <w:r>
        <w:t xml:space="preserve"> از همبستگی میان قدمت و نکول است.</w:t>
      </w:r>
    </w:p>
    <w:p w14:paraId="5E7D477A" w14:textId="77777777" w:rsidR="00410D38" w:rsidRDefault="00000000" w:rsidP="00312B08">
      <w:pPr>
        <w:spacing w:after="160" w:line="300" w:lineRule="auto"/>
      </w:pPr>
      <w:r>
        <w:t>دوم آن‌که این بخش واقعاً پرتفویی با ریسک بالاتر باشد. تفکیک این دو تبیین مستلزم پاسخ بانک به پرسش «علت عدم حضور ۶۳۷,۹۷۵ قرارداد در جدول قرارداد» است (فصل ۸).</w:t>
      </w:r>
    </w:p>
    <w:p w14:paraId="5E7D477B" w14:textId="77777777" w:rsidR="00410D38" w:rsidRDefault="00000000" w:rsidP="00312B08">
      <w:pPr>
        <w:spacing w:after="160" w:line="300" w:lineRule="auto"/>
      </w:pPr>
      <w:r>
        <w:rPr>
          <w:b/>
          <w:bCs/>
        </w:rPr>
        <w:lastRenderedPageBreak/>
        <w:t>نکته‌ی حائز اهمیت برای تفسیر سایر بخش‌های این فصل.</w:t>
      </w:r>
      <w:r>
        <w:t xml:space="preserve"> از آنجا که تحلیل‌های اندازه‌ی وام (بخش ۵.۵)، نسل اعطا (بخش ۵.۶) و تمرکز تک‌نامی (بخش ۵.۹) همگی بر مبنای الف-۱ استوارند، نسبت‌های غیرجاری آن‌ها حول میانگین </w:t>
      </w:r>
      <w:r>
        <w:rPr>
          <w:b/>
          <w:bCs/>
        </w:rPr>
        <w:t>۵.۲۱ درصد</w:t>
      </w:r>
      <w:r>
        <w:t xml:space="preserve"> نوسان می‌کنند و نه ۸.۷۶ درصد. این تفاوت خطا نیست و در هر جدول تصریح شده است.</w:t>
      </w:r>
    </w:p>
    <w:p w14:paraId="5E7D477C" w14:textId="77777777" w:rsidR="00410D38" w:rsidRDefault="00410D38" w:rsidP="00312B08">
      <w:pPr>
        <w:pBdr>
          <w:bottom w:val="single" w:sz="6" w:space="0" w:color="999999"/>
        </w:pBdr>
        <w:spacing w:before="120" w:after="120"/>
      </w:pPr>
    </w:p>
    <w:p w14:paraId="5E7D477D" w14:textId="77777777" w:rsidR="00410D38" w:rsidRDefault="00000000" w:rsidP="00312B08">
      <w:pPr>
        <w:pStyle w:val="Heading2"/>
        <w:spacing w:before="280" w:after="160"/>
      </w:pPr>
      <w:bookmarkStart w:id="223" w:name="_Toc241516093"/>
      <w:r>
        <w:rPr>
          <w:b/>
          <w:bCs/>
          <w:sz w:val="28"/>
          <w:szCs w:val="28"/>
        </w:rPr>
        <w:t>۵.۳ اعتبارات اسنادی</w:t>
      </w:r>
      <w:bookmarkEnd w:id="223"/>
    </w:p>
    <w:p w14:paraId="5E7D477E" w14:textId="77777777" w:rsidR="00410D38" w:rsidRDefault="00000000" w:rsidP="00312B08">
      <w:pPr>
        <w:pStyle w:val="Heading3"/>
        <w:spacing w:before="280" w:after="160"/>
      </w:pPr>
      <w:bookmarkStart w:id="224" w:name="_Toc241516094"/>
      <w:r>
        <w:rPr>
          <w:b/>
          <w:bCs/>
        </w:rPr>
        <w:t>۵.۳.۱ چرایی اختصاص بخش مستقل</w:t>
      </w:r>
      <w:bookmarkEnd w:id="224"/>
    </w:p>
    <w:p w14:paraId="5E7D477F" w14:textId="77777777" w:rsidR="00410D38" w:rsidRDefault="00000000" w:rsidP="00312B08">
      <w:pPr>
        <w:spacing w:after="160" w:line="300" w:lineRule="auto"/>
      </w:pPr>
      <w:r>
        <w:t>این بخش با ۴.۲۲ درصد سهم از پرتفوی، در نگاه نخست فرعی به نظر می‌رسد. چهار دلیل، اختصاص یک بخش مستقل به آن را ایجاب می‌کند:</w:t>
      </w:r>
    </w:p>
    <w:p w14:paraId="5E7D4780" w14:textId="77777777" w:rsidR="00410D38" w:rsidRDefault="00000000" w:rsidP="00312B08">
      <w:pPr>
        <w:spacing w:after="120" w:line="300" w:lineRule="auto"/>
        <w:ind w:left="300"/>
      </w:pPr>
      <w:r>
        <w:t xml:space="preserve">۱. </w:t>
      </w:r>
      <w:r>
        <w:rPr>
          <w:b/>
          <w:bCs/>
        </w:rPr>
        <w:t>۴۰.۴۴ درصد کل مطالبات غیرجاری بانک</w:t>
      </w:r>
      <w:r>
        <w:t xml:space="preserve"> را تولید می‌کند (جدول ۴-۹).</w:t>
      </w:r>
    </w:p>
    <w:p w14:paraId="5E7D4781" w14:textId="77777777" w:rsidR="00410D38" w:rsidRDefault="00000000" w:rsidP="00312B08">
      <w:pPr>
        <w:spacing w:after="120" w:line="300" w:lineRule="auto"/>
        <w:ind w:left="300"/>
      </w:pPr>
      <w:r>
        <w:t xml:space="preserve">۲. نسبت غیرجاری آن </w:t>
      </w:r>
      <w:r>
        <w:rPr>
          <w:b/>
          <w:bCs/>
        </w:rPr>
        <w:t>۸۴.۰۱ درصد</w:t>
      </w:r>
      <w:r>
        <w:t xml:space="preserve"> است؛ حدود ده برابر هر بخش دیگر.</w:t>
      </w:r>
    </w:p>
    <w:p w14:paraId="5E7D4782" w14:textId="77777777" w:rsidR="00410D38" w:rsidRDefault="00000000" w:rsidP="00312B08">
      <w:pPr>
        <w:spacing w:after="120" w:line="300" w:lineRule="auto"/>
        <w:ind w:left="300"/>
      </w:pPr>
      <w:r>
        <w:t>۳. سریع‌ترین وخامت کل پرتفوی را داشته است (جدول ۵-۵).</w:t>
      </w:r>
    </w:p>
    <w:p w14:paraId="5E7D4783" w14:textId="77777777" w:rsidR="00410D38" w:rsidRDefault="00000000" w:rsidP="00312B08">
      <w:pPr>
        <w:spacing w:after="120" w:line="300" w:lineRule="auto"/>
        <w:ind w:left="300"/>
      </w:pPr>
      <w:r>
        <w:t xml:space="preserve">۴. </w:t>
      </w:r>
      <w:r>
        <w:rPr>
          <w:b/>
          <w:bCs/>
        </w:rPr>
        <w:t>پایین‌ترین پوشش وثیقه</w:t>
      </w:r>
      <w:r>
        <w:t xml:space="preserve"> را در میان تمام بخش‌ها دارد (بخش ۴.۸.۳).</w:t>
      </w:r>
    </w:p>
    <w:p w14:paraId="5E7D4784" w14:textId="77777777" w:rsidR="00410D38" w:rsidRDefault="00000000" w:rsidP="00312B08">
      <w:pPr>
        <w:pStyle w:val="Heading3"/>
        <w:spacing w:before="280" w:after="160"/>
      </w:pPr>
      <w:bookmarkStart w:id="225" w:name="_Toc241516095"/>
      <w:r>
        <w:rPr>
          <w:b/>
          <w:bCs/>
        </w:rPr>
        <w:t>۵.۳.۲ مسیر وخامت</w:t>
      </w:r>
      <w:bookmarkEnd w:id="225"/>
    </w:p>
    <w:p w14:paraId="5E7D4785" w14:textId="77777777" w:rsidR="00410D38" w:rsidRDefault="00000000" w:rsidP="00312B08">
      <w:pPr>
        <w:spacing w:before="120" w:after="80"/>
      </w:pPr>
      <w:r>
        <w:rPr>
          <w:noProof/>
        </w:rPr>
        <w:drawing>
          <wp:inline distT="0" distB="0" distL="0" distR="0" wp14:anchorId="5E7D4AE3" wp14:editId="5E7D4AE4">
            <wp:extent cx="5334000" cy="2219325"/>
            <wp:effectExtent l="0" t="0" r="0" b="0"/>
            <wp:docPr id="323398725" name="Picture 32339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219325"/>
                    </a:xfrm>
                    <a:prstGeom prst="rect">
                      <a:avLst/>
                    </a:prstGeom>
                  </pic:spPr>
                </pic:pic>
              </a:graphicData>
            </a:graphic>
          </wp:inline>
        </w:drawing>
      </w:r>
    </w:p>
    <w:p w14:paraId="5E7D4786" w14:textId="77777777" w:rsidR="00410D38" w:rsidRDefault="00000000" w:rsidP="00312B08">
      <w:pPr>
        <w:spacing w:after="220"/>
      </w:pPr>
      <w:r>
        <w:rPr>
          <w:i/>
          <w:iCs/>
          <w:sz w:val="18"/>
          <w:szCs w:val="18"/>
        </w:rPr>
        <w:t>روند نسبت مطالبات غیرجاری اعتبارات اسنادی در برابر سایر پرتفوی</w:t>
      </w:r>
    </w:p>
    <w:p w14:paraId="5E7D4787"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قرار گیرد (فایل: </w:t>
      </w:r>
      <w:r>
        <w:rPr>
          <w:rFonts w:ascii="Consolas" w:eastAsia="Consolas" w:hAnsi="Consolas" w:cs="Consolas"/>
          <w:i/>
          <w:iCs/>
          <w:sz w:val="20"/>
          <w:szCs w:val="20"/>
          <w:rtl w:val="0"/>
        </w:rPr>
        <w:t>letters_of_credit_npl_trend.png</w:t>
      </w:r>
      <w:r>
        <w:rPr>
          <w:i/>
          <w:iCs/>
          <w:sz w:val="20"/>
          <w:szCs w:val="20"/>
        </w:rPr>
        <w:t>)</w:t>
      </w:r>
    </w:p>
    <w:p w14:paraId="5E7D4788" w14:textId="77777777" w:rsidR="00410D38" w:rsidRDefault="00000000" w:rsidP="00312B08">
      <w:pPr>
        <w:spacing w:after="160" w:line="300" w:lineRule="auto"/>
      </w:pPr>
      <w:r>
        <w:rPr>
          <w:b/>
          <w:bCs/>
        </w:rPr>
        <w:t>جدول ۵-۵: روند اعتبارات اسنادی در برابر سایر پرتفوی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78D" w14:textId="77777777">
        <w:trPr>
          <w:tblHeader/>
        </w:trPr>
        <w:tc>
          <w:tcPr>
            <w:tcW w:w="2337" w:type="dxa"/>
            <w:shd w:val="clear" w:color="auto" w:fill="D9D9D9"/>
          </w:tcPr>
          <w:p w14:paraId="5E7D4789" w14:textId="77777777" w:rsidR="00410D38" w:rsidRDefault="00000000" w:rsidP="00312B08">
            <w:pPr>
              <w:spacing w:after="40"/>
            </w:pPr>
            <w:r>
              <w:t>مقطع</w:t>
            </w:r>
          </w:p>
        </w:tc>
        <w:tc>
          <w:tcPr>
            <w:tcW w:w="2337" w:type="dxa"/>
            <w:shd w:val="clear" w:color="auto" w:fill="D9D9D9"/>
          </w:tcPr>
          <w:p w14:paraId="5E7D478A" w14:textId="77777777" w:rsidR="00410D38" w:rsidRDefault="00000000" w:rsidP="00312B08">
            <w:pPr>
              <w:spacing w:after="40"/>
            </w:pPr>
            <w:r>
              <w:t>مانده‌ی اعتبارات اسنادی</w:t>
            </w:r>
          </w:p>
        </w:tc>
        <w:tc>
          <w:tcPr>
            <w:tcW w:w="2337" w:type="dxa"/>
            <w:shd w:val="clear" w:color="auto" w:fill="D9D9D9"/>
          </w:tcPr>
          <w:p w14:paraId="5E7D478B" w14:textId="77777777" w:rsidR="00410D38" w:rsidRDefault="00000000" w:rsidP="00312B08">
            <w:pPr>
              <w:spacing w:after="40"/>
            </w:pPr>
            <w:r>
              <w:t>نسبت غیرجاری آن</w:t>
            </w:r>
          </w:p>
        </w:tc>
        <w:tc>
          <w:tcPr>
            <w:tcW w:w="2337" w:type="dxa"/>
            <w:shd w:val="clear" w:color="auto" w:fill="D9D9D9"/>
          </w:tcPr>
          <w:p w14:paraId="5E7D478C" w14:textId="77777777" w:rsidR="00410D38" w:rsidRDefault="00000000" w:rsidP="00312B08">
            <w:pPr>
              <w:spacing w:after="40"/>
            </w:pPr>
            <w:r>
              <w:t>نسبت غیرجاری سایر پرتفوی</w:t>
            </w:r>
          </w:p>
        </w:tc>
      </w:tr>
      <w:tr w:rsidR="00410D38" w14:paraId="5E7D4792" w14:textId="77777777">
        <w:tc>
          <w:tcPr>
            <w:tcW w:w="2337" w:type="dxa"/>
          </w:tcPr>
          <w:p w14:paraId="5E7D478E" w14:textId="77777777" w:rsidR="00410D38" w:rsidRDefault="00000000" w:rsidP="00312B08">
            <w:pPr>
              <w:spacing w:after="40"/>
            </w:pPr>
            <w:r>
              <w:t>فروردین ۱۴۰۰</w:t>
            </w:r>
          </w:p>
        </w:tc>
        <w:tc>
          <w:tcPr>
            <w:tcW w:w="2337" w:type="dxa"/>
          </w:tcPr>
          <w:p w14:paraId="5E7D478F" w14:textId="77777777" w:rsidR="00410D38" w:rsidRDefault="00000000" w:rsidP="00312B08">
            <w:pPr>
              <w:spacing w:after="40"/>
            </w:pPr>
            <w:r>
              <w:t>۴.۳</w:t>
            </w:r>
          </w:p>
        </w:tc>
        <w:tc>
          <w:tcPr>
            <w:tcW w:w="2337" w:type="dxa"/>
          </w:tcPr>
          <w:p w14:paraId="5E7D4790" w14:textId="77777777" w:rsidR="00410D38" w:rsidRDefault="00000000" w:rsidP="00312B08">
            <w:pPr>
              <w:spacing w:after="40"/>
            </w:pPr>
            <w:r>
              <w:t>۱۶.۸٪</w:t>
            </w:r>
          </w:p>
        </w:tc>
        <w:tc>
          <w:tcPr>
            <w:tcW w:w="2337" w:type="dxa"/>
          </w:tcPr>
          <w:p w14:paraId="5E7D4791" w14:textId="77777777" w:rsidR="00410D38" w:rsidRDefault="00000000" w:rsidP="00312B08">
            <w:pPr>
              <w:spacing w:after="40"/>
            </w:pPr>
            <w:r>
              <w:t>۴.۸٪</w:t>
            </w:r>
          </w:p>
        </w:tc>
      </w:tr>
      <w:tr w:rsidR="00410D38" w14:paraId="5E7D4797" w14:textId="77777777">
        <w:tc>
          <w:tcPr>
            <w:tcW w:w="2337" w:type="dxa"/>
          </w:tcPr>
          <w:p w14:paraId="5E7D4793" w14:textId="77777777" w:rsidR="00410D38" w:rsidRDefault="00000000" w:rsidP="00312B08">
            <w:pPr>
              <w:spacing w:after="40"/>
            </w:pPr>
            <w:r>
              <w:t>اسفند ۱۴۰۰</w:t>
            </w:r>
          </w:p>
        </w:tc>
        <w:tc>
          <w:tcPr>
            <w:tcW w:w="2337" w:type="dxa"/>
          </w:tcPr>
          <w:p w14:paraId="5E7D4794" w14:textId="77777777" w:rsidR="00410D38" w:rsidRDefault="00000000" w:rsidP="00312B08">
            <w:pPr>
              <w:spacing w:after="40"/>
            </w:pPr>
            <w:r>
              <w:t>۲.۹</w:t>
            </w:r>
          </w:p>
        </w:tc>
        <w:tc>
          <w:tcPr>
            <w:tcW w:w="2337" w:type="dxa"/>
          </w:tcPr>
          <w:p w14:paraId="5E7D4795" w14:textId="77777777" w:rsidR="00410D38" w:rsidRDefault="00000000" w:rsidP="00312B08">
            <w:pPr>
              <w:spacing w:after="40"/>
            </w:pPr>
            <w:r>
              <w:t>۳۵.۳٪</w:t>
            </w:r>
          </w:p>
        </w:tc>
        <w:tc>
          <w:tcPr>
            <w:tcW w:w="2337" w:type="dxa"/>
          </w:tcPr>
          <w:p w14:paraId="5E7D4796" w14:textId="77777777" w:rsidR="00410D38" w:rsidRDefault="00000000" w:rsidP="00312B08">
            <w:pPr>
              <w:spacing w:after="40"/>
            </w:pPr>
            <w:r>
              <w:t>۲.۸٪</w:t>
            </w:r>
          </w:p>
        </w:tc>
      </w:tr>
      <w:tr w:rsidR="00410D38" w14:paraId="5E7D479C" w14:textId="77777777">
        <w:tc>
          <w:tcPr>
            <w:tcW w:w="2337" w:type="dxa"/>
          </w:tcPr>
          <w:p w14:paraId="5E7D4798" w14:textId="77777777" w:rsidR="00410D38" w:rsidRDefault="00000000" w:rsidP="00312B08">
            <w:pPr>
              <w:spacing w:after="40"/>
            </w:pPr>
            <w:r>
              <w:t>اسفند ۱۴۰۱</w:t>
            </w:r>
          </w:p>
        </w:tc>
        <w:tc>
          <w:tcPr>
            <w:tcW w:w="2337" w:type="dxa"/>
          </w:tcPr>
          <w:p w14:paraId="5E7D4799" w14:textId="77777777" w:rsidR="00410D38" w:rsidRDefault="00000000" w:rsidP="00312B08">
            <w:pPr>
              <w:spacing w:after="40"/>
            </w:pPr>
            <w:r>
              <w:t>۶.۴</w:t>
            </w:r>
          </w:p>
        </w:tc>
        <w:tc>
          <w:tcPr>
            <w:tcW w:w="2337" w:type="dxa"/>
          </w:tcPr>
          <w:p w14:paraId="5E7D479A" w14:textId="77777777" w:rsidR="00410D38" w:rsidRDefault="00000000" w:rsidP="00312B08">
            <w:pPr>
              <w:spacing w:after="40"/>
            </w:pPr>
            <w:r>
              <w:t>۳۶.۰٪</w:t>
            </w:r>
          </w:p>
        </w:tc>
        <w:tc>
          <w:tcPr>
            <w:tcW w:w="2337" w:type="dxa"/>
          </w:tcPr>
          <w:p w14:paraId="5E7D479B" w14:textId="77777777" w:rsidR="00410D38" w:rsidRDefault="00000000" w:rsidP="00312B08">
            <w:pPr>
              <w:spacing w:after="40"/>
            </w:pPr>
            <w:r>
              <w:t>۲.۴٪</w:t>
            </w:r>
          </w:p>
        </w:tc>
      </w:tr>
      <w:tr w:rsidR="00410D38" w14:paraId="5E7D47A1" w14:textId="77777777">
        <w:tc>
          <w:tcPr>
            <w:tcW w:w="2337" w:type="dxa"/>
          </w:tcPr>
          <w:p w14:paraId="5E7D479D" w14:textId="77777777" w:rsidR="00410D38" w:rsidRDefault="00000000" w:rsidP="00312B08">
            <w:pPr>
              <w:spacing w:after="40"/>
            </w:pPr>
            <w:r>
              <w:t>اسفند ۱۴۰۲</w:t>
            </w:r>
          </w:p>
        </w:tc>
        <w:tc>
          <w:tcPr>
            <w:tcW w:w="2337" w:type="dxa"/>
          </w:tcPr>
          <w:p w14:paraId="5E7D479E" w14:textId="77777777" w:rsidR="00410D38" w:rsidRDefault="00000000" w:rsidP="00312B08">
            <w:pPr>
              <w:spacing w:after="40"/>
            </w:pPr>
            <w:r>
              <w:t>۲۲.۴</w:t>
            </w:r>
          </w:p>
        </w:tc>
        <w:tc>
          <w:tcPr>
            <w:tcW w:w="2337" w:type="dxa"/>
          </w:tcPr>
          <w:p w14:paraId="5E7D479F" w14:textId="77777777" w:rsidR="00410D38" w:rsidRDefault="00000000" w:rsidP="00312B08">
            <w:pPr>
              <w:spacing w:after="40"/>
            </w:pPr>
            <w:r>
              <w:t>۱۸.۰٪</w:t>
            </w:r>
          </w:p>
        </w:tc>
        <w:tc>
          <w:tcPr>
            <w:tcW w:w="2337" w:type="dxa"/>
          </w:tcPr>
          <w:p w14:paraId="5E7D47A0" w14:textId="77777777" w:rsidR="00410D38" w:rsidRDefault="00000000" w:rsidP="00312B08">
            <w:pPr>
              <w:spacing w:after="40"/>
            </w:pPr>
            <w:r>
              <w:t>۲.۳٪</w:t>
            </w:r>
          </w:p>
        </w:tc>
      </w:tr>
      <w:tr w:rsidR="00410D38" w14:paraId="5E7D47A6" w14:textId="77777777">
        <w:tc>
          <w:tcPr>
            <w:tcW w:w="2337" w:type="dxa"/>
          </w:tcPr>
          <w:p w14:paraId="5E7D47A2" w14:textId="77777777" w:rsidR="00410D38" w:rsidRDefault="00000000" w:rsidP="00312B08">
            <w:pPr>
              <w:spacing w:after="40"/>
            </w:pPr>
            <w:r>
              <w:t>اسفند ۱۴۰۳</w:t>
            </w:r>
          </w:p>
        </w:tc>
        <w:tc>
          <w:tcPr>
            <w:tcW w:w="2337" w:type="dxa"/>
          </w:tcPr>
          <w:p w14:paraId="5E7D47A3" w14:textId="77777777" w:rsidR="00410D38" w:rsidRDefault="00000000" w:rsidP="00312B08">
            <w:pPr>
              <w:spacing w:after="40"/>
            </w:pPr>
            <w:r>
              <w:t>۳۹.۹</w:t>
            </w:r>
          </w:p>
        </w:tc>
        <w:tc>
          <w:tcPr>
            <w:tcW w:w="2337" w:type="dxa"/>
          </w:tcPr>
          <w:p w14:paraId="5E7D47A4" w14:textId="77777777" w:rsidR="00410D38" w:rsidRDefault="00000000" w:rsidP="00312B08">
            <w:pPr>
              <w:spacing w:after="40"/>
            </w:pPr>
            <w:r>
              <w:t>۵۴.۴٪</w:t>
            </w:r>
          </w:p>
        </w:tc>
        <w:tc>
          <w:tcPr>
            <w:tcW w:w="2337" w:type="dxa"/>
          </w:tcPr>
          <w:p w14:paraId="5E7D47A5" w14:textId="77777777" w:rsidR="00410D38" w:rsidRDefault="00000000" w:rsidP="00312B08">
            <w:pPr>
              <w:spacing w:after="40"/>
            </w:pPr>
            <w:r>
              <w:t>۲.۶٪</w:t>
            </w:r>
          </w:p>
        </w:tc>
      </w:tr>
      <w:tr w:rsidR="00410D38" w14:paraId="5E7D47AB" w14:textId="77777777">
        <w:tc>
          <w:tcPr>
            <w:tcW w:w="2337" w:type="dxa"/>
          </w:tcPr>
          <w:p w14:paraId="5E7D47A7" w14:textId="77777777" w:rsidR="00410D38" w:rsidRDefault="00000000" w:rsidP="00312B08">
            <w:pPr>
              <w:spacing w:after="40"/>
            </w:pPr>
            <w:r>
              <w:t>اسفند ۱۴۰۴</w:t>
            </w:r>
          </w:p>
        </w:tc>
        <w:tc>
          <w:tcPr>
            <w:tcW w:w="2337" w:type="dxa"/>
          </w:tcPr>
          <w:p w14:paraId="5E7D47A8" w14:textId="77777777" w:rsidR="00410D38" w:rsidRDefault="00000000" w:rsidP="00312B08">
            <w:pPr>
              <w:spacing w:after="40"/>
            </w:pPr>
            <w:r>
              <w:rPr>
                <w:b/>
                <w:bCs/>
              </w:rPr>
              <w:t>۵۴.۰</w:t>
            </w:r>
          </w:p>
        </w:tc>
        <w:tc>
          <w:tcPr>
            <w:tcW w:w="2337" w:type="dxa"/>
          </w:tcPr>
          <w:p w14:paraId="5E7D47A9" w14:textId="77777777" w:rsidR="00410D38" w:rsidRDefault="00000000" w:rsidP="00312B08">
            <w:pPr>
              <w:spacing w:after="40"/>
            </w:pPr>
            <w:r>
              <w:rPr>
                <w:b/>
                <w:bCs/>
              </w:rPr>
              <w:t>۸۴.۰٪</w:t>
            </w:r>
          </w:p>
        </w:tc>
        <w:tc>
          <w:tcPr>
            <w:tcW w:w="2337" w:type="dxa"/>
          </w:tcPr>
          <w:p w14:paraId="5E7D47AA" w14:textId="77777777" w:rsidR="00410D38" w:rsidRDefault="00000000" w:rsidP="00312B08">
            <w:pPr>
              <w:spacing w:after="40"/>
            </w:pPr>
            <w:r>
              <w:t>۵.۴٪</w:t>
            </w:r>
          </w:p>
        </w:tc>
      </w:tr>
    </w:tbl>
    <w:p w14:paraId="5E7D47AC" w14:textId="77777777" w:rsidR="00410D38" w:rsidRDefault="00410D38" w:rsidP="00312B08">
      <w:pPr>
        <w:spacing w:after="160"/>
      </w:pPr>
    </w:p>
    <w:p w14:paraId="5E7D47AD" w14:textId="77777777" w:rsidR="00410D38" w:rsidRDefault="00000000" w:rsidP="00312B08">
      <w:pPr>
        <w:spacing w:after="160" w:line="300" w:lineRule="auto"/>
      </w:pPr>
      <w:r>
        <w:rPr>
          <w:b/>
          <w:bCs/>
        </w:rPr>
        <w:t>تحلیل.</w:t>
      </w:r>
      <w:r>
        <w:t xml:space="preserve"> دو تحول هم‌زمان در این جدول دیده می‌شود.</w:t>
      </w:r>
    </w:p>
    <w:p w14:paraId="5E7D47AE" w14:textId="77777777" w:rsidR="00410D38" w:rsidRDefault="00000000" w:rsidP="00312B08">
      <w:pPr>
        <w:spacing w:after="160" w:line="300" w:lineRule="auto"/>
      </w:pPr>
      <w:r>
        <w:lastRenderedPageBreak/>
        <w:t xml:space="preserve">نخست، </w:t>
      </w:r>
      <w:r>
        <w:rPr>
          <w:b/>
          <w:bCs/>
        </w:rPr>
        <w:t>رشد سریع مانده</w:t>
      </w:r>
      <w:r>
        <w:t xml:space="preserve">: از ۰.۴ به ۵.۴ هزار میلیارد تومان، یعنی </w:t>
      </w:r>
      <w:r>
        <w:rPr>
          <w:b/>
          <w:bCs/>
        </w:rPr>
        <w:t>۱۲.۵ برابر</w:t>
      </w:r>
      <w:r>
        <w:t xml:space="preserve"> — در حالی که کل پرتفوی ۶.۱ برابر شده است. بانک در این بخش با سرعتی دو برابر متوسط پرتفوی گسترش یافته است.</w:t>
      </w:r>
    </w:p>
    <w:p w14:paraId="5E7D47AF" w14:textId="77777777" w:rsidR="00410D38" w:rsidRDefault="00000000" w:rsidP="00312B08">
      <w:pPr>
        <w:spacing w:after="160" w:line="300" w:lineRule="auto"/>
      </w:pPr>
      <w:r>
        <w:t xml:space="preserve">دوم، </w:t>
      </w:r>
      <w:r>
        <w:rPr>
          <w:b/>
          <w:bCs/>
        </w:rPr>
        <w:t>وخامت شدید کیفیت</w:t>
      </w:r>
      <w:r>
        <w:t xml:space="preserve">: نسبت غیرجاری از ۱۶.۸ به ۸۴.۰ درصد. نکته‌ی قابل تأمل آن است که این نسبت حتی در ابتدای دوره نیز (۱۶.۸ درصد) بیش از سه برابر سایر پرتفوی بوده است. یعنی </w:t>
      </w:r>
      <w:r>
        <w:rPr>
          <w:b/>
          <w:bCs/>
        </w:rPr>
        <w:t>این بخش از همان آغاز پرریسک بوده و با وجود آن، دوازده برابر رشد داده شده است.</w:t>
      </w:r>
    </w:p>
    <w:p w14:paraId="5E7D47B0" w14:textId="77777777" w:rsidR="00410D38" w:rsidRDefault="00000000" w:rsidP="00312B08">
      <w:pPr>
        <w:spacing w:after="160" w:line="300" w:lineRule="auto"/>
      </w:pPr>
      <w:r>
        <w:t>افت موقت نسبت در اسفند ۱۴۰۲ به ۱۸.۰ درصد، نتیجه‌ی رشد سریع مخرج در آن سال است (مانده از ۶.۴ به ۲.۲ هزار میلیارد تومان) و نه بهبود کیفیت؛ مانده‌ی غیرجاری در همان بازه از ۲.۳ به ۰.۴ هزار میلیارد تومان افزایش یافته است.</w:t>
      </w:r>
    </w:p>
    <w:p w14:paraId="5E7D47B1" w14:textId="77777777" w:rsidR="00410D38" w:rsidRDefault="00000000" w:rsidP="00312B08">
      <w:pPr>
        <w:pStyle w:val="Heading3"/>
        <w:spacing w:before="280" w:after="160"/>
      </w:pPr>
      <w:bookmarkStart w:id="226" w:name="_Toc241516096"/>
      <w:r>
        <w:rPr>
          <w:b/>
          <w:bCs/>
        </w:rPr>
        <w:t>۵.۳.۳ تصحیح یک برداشت رایج</w:t>
      </w:r>
      <w:bookmarkEnd w:id="226"/>
    </w:p>
    <w:p w14:paraId="5E7D47B2" w14:textId="77777777" w:rsidR="00410D38" w:rsidRDefault="00000000" w:rsidP="00312B08">
      <w:pPr>
        <w:spacing w:after="160" w:line="300" w:lineRule="auto"/>
      </w:pPr>
      <w:r>
        <w:t>در اسناد کاری پیشین این پروژه، بر مبنای مقایسه‌ی دو ستون آخر جدول ۵-۵، این نتیجه ثبت شده بود که «تقریباً تمام وخامت کیفیت پرتفوی بانک از یک محصول ناشی می‌شود». بازبینی نشان می‌دهد این گزاره در شکل مطلق خود قابل دفاع نیست و نیازمند تدقیق است.</w:t>
      </w:r>
    </w:p>
    <w:p w14:paraId="5E7D47B3" w14:textId="77777777" w:rsidR="00410D38" w:rsidRDefault="00000000" w:rsidP="00312B08">
      <w:pPr>
        <w:spacing w:after="160" w:line="300" w:lineRule="auto"/>
      </w:pPr>
      <w:r>
        <w:rPr>
          <w:b/>
          <w:bCs/>
        </w:rPr>
        <w:t>جدول ۵-۶: سهم هر بخش از افزایش مطالبات غیرجاری (فروردین ۱۴۰۰ تا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7B9" w14:textId="77777777">
        <w:trPr>
          <w:tblHeader/>
        </w:trPr>
        <w:tc>
          <w:tcPr>
            <w:tcW w:w="1870" w:type="dxa"/>
            <w:shd w:val="clear" w:color="auto" w:fill="D9D9D9"/>
          </w:tcPr>
          <w:p w14:paraId="5E7D47B4" w14:textId="77777777" w:rsidR="00410D38" w:rsidRDefault="00000000" w:rsidP="00312B08">
            <w:pPr>
              <w:spacing w:after="40"/>
            </w:pPr>
            <w:r>
              <w:t>بخش</w:t>
            </w:r>
          </w:p>
        </w:tc>
        <w:tc>
          <w:tcPr>
            <w:tcW w:w="1870" w:type="dxa"/>
            <w:shd w:val="clear" w:color="auto" w:fill="D9D9D9"/>
          </w:tcPr>
          <w:p w14:paraId="5E7D47B5" w14:textId="77777777" w:rsidR="00410D38" w:rsidRDefault="00000000" w:rsidP="00312B08">
            <w:pPr>
              <w:spacing w:after="40"/>
            </w:pPr>
            <w:r>
              <w:t>مطالبات غیرجاری ابتدای دوره</w:t>
            </w:r>
          </w:p>
        </w:tc>
        <w:tc>
          <w:tcPr>
            <w:tcW w:w="1870" w:type="dxa"/>
            <w:shd w:val="clear" w:color="auto" w:fill="D9D9D9"/>
          </w:tcPr>
          <w:p w14:paraId="5E7D47B6" w14:textId="77777777" w:rsidR="00410D38" w:rsidRDefault="00000000" w:rsidP="00312B08">
            <w:pPr>
              <w:spacing w:after="40"/>
            </w:pPr>
            <w:r>
              <w:t>پایان دوره</w:t>
            </w:r>
          </w:p>
        </w:tc>
        <w:tc>
          <w:tcPr>
            <w:tcW w:w="1870" w:type="dxa"/>
            <w:shd w:val="clear" w:color="auto" w:fill="D9D9D9"/>
          </w:tcPr>
          <w:p w14:paraId="5E7D47B7" w14:textId="77777777" w:rsidR="00410D38" w:rsidRDefault="00000000" w:rsidP="00312B08">
            <w:pPr>
              <w:spacing w:after="40"/>
            </w:pPr>
            <w:r>
              <w:t>افزایش</w:t>
            </w:r>
          </w:p>
        </w:tc>
        <w:tc>
          <w:tcPr>
            <w:tcW w:w="1870" w:type="dxa"/>
            <w:shd w:val="clear" w:color="auto" w:fill="D9D9D9"/>
          </w:tcPr>
          <w:p w14:paraId="5E7D47B8" w14:textId="77777777" w:rsidR="00410D38" w:rsidRDefault="00000000" w:rsidP="00312B08">
            <w:pPr>
              <w:spacing w:after="40"/>
            </w:pPr>
            <w:r>
              <w:t>سهم از کل افزایش</w:t>
            </w:r>
          </w:p>
        </w:tc>
      </w:tr>
      <w:tr w:rsidR="00410D38" w14:paraId="5E7D47BF" w14:textId="77777777">
        <w:tc>
          <w:tcPr>
            <w:tcW w:w="1870" w:type="dxa"/>
          </w:tcPr>
          <w:p w14:paraId="5E7D47BA" w14:textId="77777777" w:rsidR="00410D38" w:rsidRDefault="00000000" w:rsidP="00312B08">
            <w:pPr>
              <w:spacing w:after="40"/>
            </w:pPr>
            <w:r>
              <w:t>اعتبارات اسنادی</w:t>
            </w:r>
          </w:p>
        </w:tc>
        <w:tc>
          <w:tcPr>
            <w:tcW w:w="1870" w:type="dxa"/>
          </w:tcPr>
          <w:p w14:paraId="5E7D47BB" w14:textId="77777777" w:rsidR="00410D38" w:rsidRDefault="00000000" w:rsidP="00312B08">
            <w:pPr>
              <w:spacing w:after="40"/>
            </w:pPr>
            <w:r>
              <w:t>۰.۷</w:t>
            </w:r>
          </w:p>
        </w:tc>
        <w:tc>
          <w:tcPr>
            <w:tcW w:w="1870" w:type="dxa"/>
          </w:tcPr>
          <w:p w14:paraId="5E7D47BC" w14:textId="77777777" w:rsidR="00410D38" w:rsidRDefault="00000000" w:rsidP="00312B08">
            <w:pPr>
              <w:spacing w:after="40"/>
            </w:pPr>
            <w:r>
              <w:t>۴۵.۴</w:t>
            </w:r>
          </w:p>
        </w:tc>
        <w:tc>
          <w:tcPr>
            <w:tcW w:w="1870" w:type="dxa"/>
          </w:tcPr>
          <w:p w14:paraId="5E7D47BD" w14:textId="77777777" w:rsidR="00410D38" w:rsidRDefault="00000000" w:rsidP="00312B08">
            <w:pPr>
              <w:spacing w:after="40"/>
            </w:pPr>
            <w:r>
              <w:t>۴۴.۷</w:t>
            </w:r>
          </w:p>
        </w:tc>
        <w:tc>
          <w:tcPr>
            <w:tcW w:w="1870" w:type="dxa"/>
          </w:tcPr>
          <w:p w14:paraId="5E7D47BE" w14:textId="77777777" w:rsidR="00410D38" w:rsidRDefault="00000000" w:rsidP="00312B08">
            <w:pPr>
              <w:spacing w:after="40"/>
            </w:pPr>
            <w:r>
              <w:rPr>
                <w:b/>
                <w:bCs/>
              </w:rPr>
              <w:t>۴۳.۹٪</w:t>
            </w:r>
          </w:p>
        </w:tc>
      </w:tr>
      <w:tr w:rsidR="00410D38" w14:paraId="5E7D47C5" w14:textId="77777777">
        <w:tc>
          <w:tcPr>
            <w:tcW w:w="1870" w:type="dxa"/>
          </w:tcPr>
          <w:p w14:paraId="5E7D47C0" w14:textId="77777777" w:rsidR="00410D38" w:rsidRDefault="00000000" w:rsidP="00312B08">
            <w:pPr>
              <w:spacing w:after="40"/>
            </w:pPr>
            <w:r>
              <w:t>سایر پرتفوی</w:t>
            </w:r>
          </w:p>
        </w:tc>
        <w:tc>
          <w:tcPr>
            <w:tcW w:w="1870" w:type="dxa"/>
          </w:tcPr>
          <w:p w14:paraId="5E7D47C1" w14:textId="77777777" w:rsidR="00410D38" w:rsidRDefault="00000000" w:rsidP="00312B08">
            <w:pPr>
              <w:spacing w:after="40"/>
            </w:pPr>
            <w:r>
              <w:t>۹.۹</w:t>
            </w:r>
          </w:p>
        </w:tc>
        <w:tc>
          <w:tcPr>
            <w:tcW w:w="1870" w:type="dxa"/>
          </w:tcPr>
          <w:p w14:paraId="5E7D47C2" w14:textId="77777777" w:rsidR="00410D38" w:rsidRDefault="00000000" w:rsidP="00312B08">
            <w:pPr>
              <w:spacing w:after="40"/>
            </w:pPr>
            <w:r>
              <w:t>۶۶.۹</w:t>
            </w:r>
          </w:p>
        </w:tc>
        <w:tc>
          <w:tcPr>
            <w:tcW w:w="1870" w:type="dxa"/>
          </w:tcPr>
          <w:p w14:paraId="5E7D47C3" w14:textId="77777777" w:rsidR="00410D38" w:rsidRDefault="00000000" w:rsidP="00312B08">
            <w:pPr>
              <w:spacing w:after="40"/>
            </w:pPr>
            <w:r>
              <w:t>۵۷.۰</w:t>
            </w:r>
          </w:p>
        </w:tc>
        <w:tc>
          <w:tcPr>
            <w:tcW w:w="1870" w:type="dxa"/>
          </w:tcPr>
          <w:p w14:paraId="5E7D47C4" w14:textId="77777777" w:rsidR="00410D38" w:rsidRDefault="00000000" w:rsidP="00312B08">
            <w:pPr>
              <w:spacing w:after="40"/>
            </w:pPr>
            <w:r>
              <w:rPr>
                <w:b/>
                <w:bCs/>
              </w:rPr>
              <w:t>۵۶.۱٪</w:t>
            </w:r>
          </w:p>
        </w:tc>
      </w:tr>
      <w:tr w:rsidR="00410D38" w14:paraId="5E7D47CB" w14:textId="77777777">
        <w:tc>
          <w:tcPr>
            <w:tcW w:w="1870" w:type="dxa"/>
          </w:tcPr>
          <w:p w14:paraId="5E7D47C6" w14:textId="77777777" w:rsidR="00410D38" w:rsidRDefault="00000000" w:rsidP="00312B08">
            <w:pPr>
              <w:spacing w:after="40"/>
            </w:pPr>
            <w:r>
              <w:rPr>
                <w:b/>
                <w:bCs/>
              </w:rPr>
              <w:t>جمع</w:t>
            </w:r>
          </w:p>
        </w:tc>
        <w:tc>
          <w:tcPr>
            <w:tcW w:w="1870" w:type="dxa"/>
          </w:tcPr>
          <w:p w14:paraId="5E7D47C7" w14:textId="77777777" w:rsidR="00410D38" w:rsidRDefault="00000000" w:rsidP="00312B08">
            <w:pPr>
              <w:spacing w:after="40"/>
            </w:pPr>
            <w:r>
              <w:rPr>
                <w:b/>
                <w:bCs/>
              </w:rPr>
              <w:t>۱۰.۶</w:t>
            </w:r>
          </w:p>
        </w:tc>
        <w:tc>
          <w:tcPr>
            <w:tcW w:w="1870" w:type="dxa"/>
          </w:tcPr>
          <w:p w14:paraId="5E7D47C8" w14:textId="77777777" w:rsidR="00410D38" w:rsidRDefault="00000000" w:rsidP="00312B08">
            <w:pPr>
              <w:spacing w:after="40"/>
            </w:pPr>
            <w:r>
              <w:rPr>
                <w:b/>
                <w:bCs/>
              </w:rPr>
              <w:t>۱۱۲.۲</w:t>
            </w:r>
          </w:p>
        </w:tc>
        <w:tc>
          <w:tcPr>
            <w:tcW w:w="1870" w:type="dxa"/>
          </w:tcPr>
          <w:p w14:paraId="5E7D47C9" w14:textId="77777777" w:rsidR="00410D38" w:rsidRDefault="00000000" w:rsidP="00312B08">
            <w:pPr>
              <w:spacing w:after="40"/>
            </w:pPr>
            <w:r>
              <w:rPr>
                <w:b/>
                <w:bCs/>
              </w:rPr>
              <w:t>۱۰۱.۷</w:t>
            </w:r>
          </w:p>
        </w:tc>
        <w:tc>
          <w:tcPr>
            <w:tcW w:w="1870" w:type="dxa"/>
          </w:tcPr>
          <w:p w14:paraId="5E7D47CA" w14:textId="77777777" w:rsidR="00410D38" w:rsidRDefault="00000000" w:rsidP="00312B08">
            <w:pPr>
              <w:spacing w:after="40"/>
            </w:pPr>
            <w:r>
              <w:t>۱۰۰٪</w:t>
            </w:r>
          </w:p>
        </w:tc>
      </w:tr>
    </w:tbl>
    <w:p w14:paraId="5E7D47CC" w14:textId="77777777" w:rsidR="00410D38" w:rsidRDefault="00410D38" w:rsidP="00312B08">
      <w:pPr>
        <w:spacing w:after="160"/>
      </w:pPr>
    </w:p>
    <w:p w14:paraId="5E7D47CD" w14:textId="77777777" w:rsidR="00410D38" w:rsidRDefault="00000000" w:rsidP="00312B08">
      <w:pPr>
        <w:spacing w:after="160" w:line="300" w:lineRule="auto"/>
      </w:pPr>
      <w:r>
        <w:rPr>
          <w:b/>
          <w:bCs/>
        </w:rPr>
        <w:t>ارزیابی.</w:t>
      </w:r>
      <w:r>
        <w:t xml:space="preserve"> به بیان مطلق، </w:t>
      </w:r>
      <w:r>
        <w:rPr>
          <w:b/>
          <w:bCs/>
        </w:rPr>
        <w:t>بیش از نیمی از افزایش مطالبات غیرجاری بانک از خارج اعتبارات اسنادی آمده است.</w:t>
      </w:r>
      <w:r>
        <w:t xml:space="preserve"> علت آن‌که این واقعیت در ستون نسبت‌ها پنهان می‌ماند، رشد هم‌زمان مخرج سایر پرتفوی است: نسبت غیرجاری آن از ۴.۸ به ۵.۴ درصد تغییری اندک داشته، اما مانده‌ی غیرجاری‌اش ۵.۸ برابر شده است.</w:t>
      </w:r>
    </w:p>
    <w:p w14:paraId="5E7D47CE" w14:textId="77777777" w:rsidR="00410D38" w:rsidRDefault="00000000" w:rsidP="00312B08">
      <w:pPr>
        <w:spacing w:after="160" w:line="300" w:lineRule="auto"/>
      </w:pPr>
      <w:r>
        <w:t xml:space="preserve">افزون بر این، نسبت غیرجاری سایر پرتفوی در سال ۱۴۰۴ از ۲.۶ به ۵.۴ درصد رسیده — یعنی در یک سال </w:t>
      </w:r>
      <w:r>
        <w:rPr>
          <w:b/>
          <w:bCs/>
        </w:rPr>
        <w:t>دو برابر</w:t>
      </w:r>
      <w:r>
        <w:t xml:space="preserve"> شده است. این خود یک سیگنال مستقل و نگران‌کننده است که نباید زیر سایه‌ی اعتبارات اسنادی پنهان بماند.</w:t>
      </w:r>
    </w:p>
    <w:p w14:paraId="5E7D47CF" w14:textId="77777777" w:rsidR="00410D38" w:rsidRDefault="00000000" w:rsidP="00312B08">
      <w:pPr>
        <w:pBdr>
          <w:right w:val="single" w:sz="18" w:space="0" w:color="808080"/>
        </w:pBdr>
        <w:shd w:val="clear" w:color="auto" w:fill="F2F2F2"/>
        <w:spacing w:before="100" w:after="160"/>
        <w:ind w:left="400"/>
      </w:pPr>
      <w:r>
        <w:rPr>
          <w:b/>
          <w:bCs/>
          <w:i/>
          <w:iCs/>
          <w:sz w:val="20"/>
          <w:szCs w:val="20"/>
        </w:rPr>
        <w:t>صورت‌بندی دقیق یافته:</w:t>
      </w:r>
      <w:r>
        <w:rPr>
          <w:i/>
          <w:iCs/>
          <w:sz w:val="20"/>
          <w:szCs w:val="20"/>
        </w:rPr>
        <w:t xml:space="preserve"> اعتبارات اسنادی </w:t>
      </w:r>
      <w:r>
        <w:rPr>
          <w:b/>
          <w:bCs/>
          <w:i/>
          <w:iCs/>
          <w:sz w:val="20"/>
          <w:szCs w:val="20"/>
        </w:rPr>
        <w:t>حادترین</w:t>
      </w:r>
      <w:r>
        <w:rPr>
          <w:i/>
          <w:iCs/>
          <w:sz w:val="20"/>
          <w:szCs w:val="20"/>
        </w:rPr>
        <w:t xml:space="preserve"> کانون ریسک بانک است — از نظر نسبت، سرعت وخامت، و پوشش وثیقه. اما </w:t>
      </w:r>
      <w:r>
        <w:rPr>
          <w:b/>
          <w:bCs/>
          <w:i/>
          <w:iCs/>
          <w:sz w:val="20"/>
          <w:szCs w:val="20"/>
        </w:rPr>
        <w:t>بزرگ‌ترین</w:t>
      </w:r>
      <w:r>
        <w:rPr>
          <w:i/>
          <w:iCs/>
          <w:sz w:val="20"/>
          <w:szCs w:val="20"/>
        </w:rPr>
        <w:t xml:space="preserve"> منبع افزایش مطالبات غیرجاری به‌صورت مطلق، مابقی پرتفوی است. این دو گزاره هر دو درست‌اند و برنامه‌ی اصلاحی بانک باید به هر دو بپردازد.</w:t>
      </w:r>
    </w:p>
    <w:p w14:paraId="5E7D47D0" w14:textId="77777777" w:rsidR="00410D38" w:rsidRDefault="00000000" w:rsidP="00312B08">
      <w:pPr>
        <w:pStyle w:val="Heading3"/>
        <w:spacing w:before="280" w:after="160"/>
      </w:pPr>
      <w:bookmarkStart w:id="227" w:name="_Toc241516097"/>
      <w:r>
        <w:rPr>
          <w:b/>
          <w:bCs/>
        </w:rPr>
        <w:t>۵.۳.۴ تمرکز مشتری در این بخش</w:t>
      </w:r>
      <w:bookmarkEnd w:id="227"/>
    </w:p>
    <w:p w14:paraId="5E7D47D1" w14:textId="77777777" w:rsidR="00410D38" w:rsidRDefault="00000000" w:rsidP="00312B08">
      <w:pPr>
        <w:spacing w:before="120" w:after="80"/>
      </w:pPr>
      <w:r>
        <w:rPr>
          <w:noProof/>
        </w:rPr>
        <w:lastRenderedPageBreak/>
        <w:drawing>
          <wp:inline distT="0" distB="0" distL="0" distR="0" wp14:anchorId="5E7D4AE5" wp14:editId="5E7D4AE6">
            <wp:extent cx="5334000" cy="2667000"/>
            <wp:effectExtent l="0" t="0" r="0" b="0"/>
            <wp:docPr id="845148897" name="Picture 84514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667000"/>
                    </a:xfrm>
                    <a:prstGeom prst="rect">
                      <a:avLst/>
                    </a:prstGeom>
                  </pic:spPr>
                </pic:pic>
              </a:graphicData>
            </a:graphic>
          </wp:inline>
        </w:drawing>
      </w:r>
    </w:p>
    <w:p w14:paraId="5E7D47D2" w14:textId="77777777" w:rsidR="00410D38" w:rsidRDefault="00000000" w:rsidP="00312B08">
      <w:pPr>
        <w:spacing w:after="220"/>
      </w:pPr>
      <w:r>
        <w:rPr>
          <w:i/>
          <w:iCs/>
          <w:sz w:val="18"/>
          <w:szCs w:val="18"/>
        </w:rPr>
        <w:t>تمرکز مشتری در بخش اعتبارات اسنادی — ده مشتری برتر</w:t>
      </w:r>
    </w:p>
    <w:p w14:paraId="5E7D47D3"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loc_customer_concentration_top10.png</w:t>
      </w:r>
      <w:r>
        <w:rPr>
          <w:i/>
          <w:iCs/>
          <w:sz w:val="20"/>
          <w:szCs w:val="20"/>
        </w:rPr>
        <w:t>)</w:t>
      </w:r>
    </w:p>
    <w:p w14:paraId="5E7D47D4" w14:textId="77777777" w:rsidR="00410D38" w:rsidRDefault="00000000" w:rsidP="00312B08">
      <w:pPr>
        <w:spacing w:after="160" w:line="300" w:lineRule="auto"/>
      </w:pPr>
      <w:r>
        <w:rPr>
          <w:b/>
          <w:bCs/>
        </w:rPr>
        <w:t>جدول ۵-۷: تمرکز مشتری در اعتبارات اسنادی (بخش قابل‌انتساب)</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47D7" w14:textId="77777777">
        <w:trPr>
          <w:tblHeader/>
        </w:trPr>
        <w:tc>
          <w:tcPr>
            <w:tcW w:w="4675" w:type="dxa"/>
            <w:shd w:val="clear" w:color="auto" w:fill="D9D9D9"/>
          </w:tcPr>
          <w:p w14:paraId="5E7D47D5" w14:textId="77777777" w:rsidR="00410D38" w:rsidRDefault="00000000" w:rsidP="00312B08">
            <w:pPr>
              <w:spacing w:after="40"/>
            </w:pPr>
            <w:r>
              <w:t>سنجه</w:t>
            </w:r>
          </w:p>
        </w:tc>
        <w:tc>
          <w:tcPr>
            <w:tcW w:w="4675" w:type="dxa"/>
            <w:shd w:val="clear" w:color="auto" w:fill="D9D9D9"/>
          </w:tcPr>
          <w:p w14:paraId="5E7D47D6" w14:textId="77777777" w:rsidR="00410D38" w:rsidRDefault="00000000" w:rsidP="00312B08">
            <w:pPr>
              <w:spacing w:after="40"/>
            </w:pPr>
            <w:r>
              <w:t>مقدار</w:t>
            </w:r>
          </w:p>
        </w:tc>
      </w:tr>
      <w:tr w:rsidR="00410D38" w14:paraId="5E7D47DA" w14:textId="77777777">
        <w:tc>
          <w:tcPr>
            <w:tcW w:w="4675" w:type="dxa"/>
          </w:tcPr>
          <w:p w14:paraId="5E7D47D8" w14:textId="77777777" w:rsidR="00410D38" w:rsidRDefault="00000000" w:rsidP="00312B08">
            <w:pPr>
              <w:spacing w:after="40"/>
            </w:pPr>
            <w:r>
              <w:t>مشتریان منحصربه‌فرد قابل‌انتساب</w:t>
            </w:r>
          </w:p>
        </w:tc>
        <w:tc>
          <w:tcPr>
            <w:tcW w:w="4675" w:type="dxa"/>
          </w:tcPr>
          <w:p w14:paraId="5E7D47D9" w14:textId="77777777" w:rsidR="00410D38" w:rsidRDefault="00000000" w:rsidP="00312B08">
            <w:pPr>
              <w:spacing w:after="40"/>
            </w:pPr>
            <w:r>
              <w:rPr>
                <w:b/>
                <w:bCs/>
              </w:rPr>
              <w:t>۳۳</w:t>
            </w:r>
          </w:p>
        </w:tc>
      </w:tr>
      <w:tr w:rsidR="00410D38" w14:paraId="5E7D47DD" w14:textId="77777777">
        <w:tc>
          <w:tcPr>
            <w:tcW w:w="4675" w:type="dxa"/>
          </w:tcPr>
          <w:p w14:paraId="5E7D47DB" w14:textId="77777777" w:rsidR="00410D38" w:rsidRDefault="00000000" w:rsidP="00312B08">
            <w:pPr>
              <w:spacing w:after="40"/>
            </w:pPr>
            <w:r>
              <w:t>مانده‌ی قابل‌انتساب</w:t>
            </w:r>
          </w:p>
        </w:tc>
        <w:tc>
          <w:tcPr>
            <w:tcW w:w="4675" w:type="dxa"/>
          </w:tcPr>
          <w:p w14:paraId="5E7D47DC" w14:textId="77777777" w:rsidR="00410D38" w:rsidRDefault="00000000" w:rsidP="00312B08">
            <w:pPr>
              <w:spacing w:after="40"/>
            </w:pPr>
            <w:r>
              <w:t>۰.۷ هزار میلیارد تومان</w:t>
            </w:r>
          </w:p>
        </w:tc>
      </w:tr>
      <w:tr w:rsidR="00410D38" w14:paraId="5E7D47E0" w14:textId="77777777">
        <w:tc>
          <w:tcPr>
            <w:tcW w:w="4675" w:type="dxa"/>
          </w:tcPr>
          <w:p w14:paraId="5E7D47DE" w14:textId="77777777" w:rsidR="00410D38" w:rsidRDefault="00000000" w:rsidP="00312B08">
            <w:pPr>
              <w:spacing w:after="40"/>
            </w:pPr>
            <w:r>
              <w:t>نسبت غیرجاری در بخش قابل‌انتساب</w:t>
            </w:r>
          </w:p>
        </w:tc>
        <w:tc>
          <w:tcPr>
            <w:tcW w:w="4675" w:type="dxa"/>
          </w:tcPr>
          <w:p w14:paraId="5E7D47DF" w14:textId="77777777" w:rsidR="00410D38" w:rsidRDefault="00000000" w:rsidP="00312B08">
            <w:pPr>
              <w:spacing w:after="40"/>
            </w:pPr>
            <w:r>
              <w:rPr>
                <w:b/>
                <w:bCs/>
              </w:rPr>
              <w:t>۹۴.۵۱٪</w:t>
            </w:r>
          </w:p>
        </w:tc>
      </w:tr>
      <w:tr w:rsidR="00410D38" w14:paraId="5E7D47E3" w14:textId="77777777">
        <w:tc>
          <w:tcPr>
            <w:tcW w:w="4675" w:type="dxa"/>
          </w:tcPr>
          <w:p w14:paraId="5E7D47E1" w14:textId="77777777" w:rsidR="00410D38" w:rsidRDefault="00000000" w:rsidP="00312B08">
            <w:pPr>
              <w:spacing w:after="40"/>
            </w:pPr>
            <w:r>
              <w:t>سهم ده مشتری برتر از بخش قابل‌انتساب</w:t>
            </w:r>
          </w:p>
        </w:tc>
        <w:tc>
          <w:tcPr>
            <w:tcW w:w="4675" w:type="dxa"/>
          </w:tcPr>
          <w:p w14:paraId="5E7D47E2" w14:textId="77777777" w:rsidR="00410D38" w:rsidRDefault="00000000" w:rsidP="00312B08">
            <w:pPr>
              <w:spacing w:after="40"/>
            </w:pPr>
            <w:r>
              <w:rPr>
                <w:b/>
                <w:bCs/>
              </w:rPr>
              <w:t>۷۸.۴۲٪</w:t>
            </w:r>
          </w:p>
        </w:tc>
      </w:tr>
      <w:tr w:rsidR="00410D38" w14:paraId="5E7D47E6" w14:textId="77777777">
        <w:tc>
          <w:tcPr>
            <w:tcW w:w="4675" w:type="dxa"/>
          </w:tcPr>
          <w:p w14:paraId="5E7D47E4" w14:textId="77777777" w:rsidR="00410D38" w:rsidRDefault="00000000" w:rsidP="00312B08">
            <w:pPr>
              <w:spacing w:after="40"/>
            </w:pPr>
            <w:r>
              <w:t>بزرگ‌ترین مشتری منفرد</w:t>
            </w:r>
          </w:p>
        </w:tc>
        <w:tc>
          <w:tcPr>
            <w:tcW w:w="4675" w:type="dxa"/>
          </w:tcPr>
          <w:p w14:paraId="5E7D47E5" w14:textId="77777777" w:rsidR="00410D38" w:rsidRDefault="00000000" w:rsidP="00312B08">
            <w:pPr>
              <w:spacing w:after="40"/>
            </w:pPr>
            <w:r>
              <w:t>۰.۲ هزار میلیارد تومان با نسبت غیرجاری ۹۱.۰٪</w:t>
            </w:r>
          </w:p>
        </w:tc>
      </w:tr>
    </w:tbl>
    <w:p w14:paraId="5E7D47E7" w14:textId="77777777" w:rsidR="00410D38" w:rsidRDefault="00410D38" w:rsidP="00312B08">
      <w:pPr>
        <w:spacing w:after="160"/>
      </w:pPr>
    </w:p>
    <w:p w14:paraId="5E7D47E8" w14:textId="77777777" w:rsidR="00410D38" w:rsidRDefault="00000000" w:rsidP="00312B08">
      <w:pPr>
        <w:spacing w:after="160" w:line="300" w:lineRule="auto"/>
      </w:pPr>
      <w:r>
        <w:rPr>
          <w:b/>
          <w:bCs/>
        </w:rPr>
        <w:t>تذکر روش‌شناختی حائز اهمیت.</w:t>
      </w:r>
      <w:r>
        <w:t xml:space="preserve"> دامنه‌ی این تحلیل به‌شدت محدود است و ارقام آن نباید به کل بخش تعمیم داده شود: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47EB" w14:textId="77777777">
        <w:trPr>
          <w:tblHeader/>
        </w:trPr>
        <w:tc>
          <w:tcPr>
            <w:tcW w:w="4675" w:type="dxa"/>
            <w:shd w:val="clear" w:color="auto" w:fill="D9D9D9"/>
          </w:tcPr>
          <w:p w14:paraId="5E7D47E9" w14:textId="77777777" w:rsidR="00410D38" w:rsidRDefault="00000000" w:rsidP="00312B08">
            <w:pPr>
              <w:spacing w:after="40"/>
            </w:pPr>
            <w:r>
              <w:t>سنجه‌ی پوشش</w:t>
            </w:r>
          </w:p>
        </w:tc>
        <w:tc>
          <w:tcPr>
            <w:tcW w:w="4675" w:type="dxa"/>
            <w:shd w:val="clear" w:color="auto" w:fill="D9D9D9"/>
          </w:tcPr>
          <w:p w14:paraId="5E7D47EA" w14:textId="77777777" w:rsidR="00410D38" w:rsidRDefault="00000000" w:rsidP="00312B08">
            <w:pPr>
              <w:spacing w:after="40"/>
            </w:pPr>
            <w:r>
              <w:t>مقدار</w:t>
            </w:r>
          </w:p>
        </w:tc>
      </w:tr>
      <w:tr w:rsidR="00410D38" w14:paraId="5E7D47EE" w14:textId="77777777">
        <w:tc>
          <w:tcPr>
            <w:tcW w:w="4675" w:type="dxa"/>
          </w:tcPr>
          <w:p w14:paraId="5E7D47EC" w14:textId="77777777" w:rsidR="00410D38" w:rsidRDefault="00000000" w:rsidP="00312B08">
            <w:pPr>
              <w:spacing w:after="40"/>
            </w:pPr>
            <w:r>
              <w:t>پوشش ارزشی (۶.۹ از ۵۴.۰)</w:t>
            </w:r>
          </w:p>
        </w:tc>
        <w:tc>
          <w:tcPr>
            <w:tcW w:w="4675" w:type="dxa"/>
          </w:tcPr>
          <w:p w14:paraId="5E7D47ED" w14:textId="77777777" w:rsidR="00410D38" w:rsidRDefault="00000000" w:rsidP="00312B08">
            <w:pPr>
              <w:spacing w:after="40"/>
            </w:pPr>
            <w:r>
              <w:rPr>
                <w:b/>
                <w:bCs/>
              </w:rPr>
              <w:t>۱۲.۸۶٪</w:t>
            </w:r>
          </w:p>
        </w:tc>
      </w:tr>
      <w:tr w:rsidR="00410D38" w14:paraId="5E7D47F1" w14:textId="77777777">
        <w:tc>
          <w:tcPr>
            <w:tcW w:w="4675" w:type="dxa"/>
          </w:tcPr>
          <w:p w14:paraId="5E7D47EF" w14:textId="77777777" w:rsidR="00410D38" w:rsidRDefault="00000000" w:rsidP="00312B08">
            <w:pPr>
              <w:spacing w:after="40"/>
            </w:pPr>
            <w:r>
              <w:t>پوشش تعدادی (۲۱۱ از ۲۰,۷۳۳ قرارداد)</w:t>
            </w:r>
          </w:p>
        </w:tc>
        <w:tc>
          <w:tcPr>
            <w:tcW w:w="4675" w:type="dxa"/>
          </w:tcPr>
          <w:p w14:paraId="5E7D47F0" w14:textId="77777777" w:rsidR="00410D38" w:rsidRDefault="00000000" w:rsidP="00312B08">
            <w:pPr>
              <w:spacing w:after="40"/>
            </w:pPr>
            <w:r>
              <w:rPr>
                <w:b/>
                <w:bCs/>
              </w:rPr>
              <w:t>۱.۰۲٪</w:t>
            </w:r>
          </w:p>
        </w:tc>
      </w:tr>
    </w:tbl>
    <w:p w14:paraId="5E7D47F2" w14:textId="77777777" w:rsidR="00410D38" w:rsidRDefault="00410D38" w:rsidP="00312B08">
      <w:pPr>
        <w:spacing w:after="160"/>
      </w:pPr>
    </w:p>
    <w:p w14:paraId="5E7D47F3" w14:textId="77777777" w:rsidR="00410D38" w:rsidRDefault="00000000" w:rsidP="00312B08">
      <w:pPr>
        <w:spacing w:after="160" w:line="300" w:lineRule="auto"/>
      </w:pPr>
      <w:r>
        <w:t xml:space="preserve">یعنی </w:t>
      </w:r>
      <w:r>
        <w:rPr>
          <w:b/>
          <w:bCs/>
        </w:rPr>
        <w:t>بیش از ۸۷ درصد مانده‌ی اعتبارات اسنادی به هیچ مشتری مشخصی قابل انتساب نیست.</w:t>
      </w:r>
      <w:r>
        <w:t xml:space="preserve"> عبارت «ده مشتری برتر ۷۸.۴۲ درصد این بخش را در اختیار دارند» صرفاً درباره‌ی همان ۱۲.۸۶ درصد قابل‌انتساب صادق است.</w:t>
      </w:r>
    </w:p>
    <w:p w14:paraId="5E7D47F4" w14:textId="77777777" w:rsidR="00410D38" w:rsidRDefault="00000000" w:rsidP="00312B08">
      <w:pPr>
        <w:pStyle w:val="Heading3"/>
        <w:spacing w:before="280" w:after="160"/>
      </w:pPr>
      <w:bookmarkStart w:id="228" w:name="_Toc241516098"/>
      <w:r>
        <w:rPr>
          <w:b/>
          <w:bCs/>
        </w:rPr>
        <w:t>۵.۳.۵ ارزیابی و توصیه</w:t>
      </w:r>
      <w:bookmarkEnd w:id="228"/>
    </w:p>
    <w:p w14:paraId="5E7D47F5" w14:textId="77777777" w:rsidR="00410D38" w:rsidRDefault="00000000" w:rsidP="00312B08">
      <w:pPr>
        <w:spacing w:after="160" w:line="300" w:lineRule="auto"/>
      </w:pPr>
      <w:r>
        <w:t xml:space="preserve">بخش اعتبارات اسنادی وضعیتی را نشان می‌دهد که در آن </w:t>
      </w:r>
      <w:r>
        <w:rPr>
          <w:b/>
          <w:bCs/>
        </w:rPr>
        <w:t>بدترین کیفیت دارایی با کمترین شفافیت اطلاعاتی و پایین‌ترین پوشش وثیقه هم‌زمان شده است</w:t>
      </w:r>
      <w:r>
        <w:t>:</w:t>
      </w:r>
    </w:p>
    <w:p w14:paraId="5E7D47F6" w14:textId="77777777" w:rsidR="00410D38" w:rsidRDefault="00000000" w:rsidP="00312B08">
      <w:pPr>
        <w:spacing w:after="120" w:line="300" w:lineRule="auto"/>
        <w:ind w:left="300"/>
      </w:pPr>
      <w:r>
        <w:t>• ۸۴.۰۱ درصد مانده غیرجاری است</w:t>
      </w:r>
    </w:p>
    <w:p w14:paraId="5E7D47F7" w14:textId="77777777" w:rsidR="00410D38" w:rsidRDefault="00000000" w:rsidP="00312B08">
      <w:pPr>
        <w:spacing w:after="120" w:line="300" w:lineRule="auto"/>
        <w:ind w:left="300"/>
      </w:pPr>
      <w:r>
        <w:t>• ۸۷ درصد مانده به مشتری مشخصی قابل انتساب نیست</w:t>
      </w:r>
    </w:p>
    <w:p w14:paraId="5E7D47F8" w14:textId="77777777" w:rsidR="00410D38" w:rsidRDefault="00000000" w:rsidP="00312B08">
      <w:pPr>
        <w:spacing w:after="120" w:line="300" w:lineRule="auto"/>
        <w:ind w:left="300"/>
      </w:pPr>
      <w:r>
        <w:t>• پوشش وثیقه (بر مبنای نمونه‌ی یک‌درصدی) ۷۹.۳۰ درصد است</w:t>
      </w:r>
    </w:p>
    <w:p w14:paraId="5E7D47F9" w14:textId="77777777" w:rsidR="00410D38" w:rsidRDefault="00000000" w:rsidP="00312B08">
      <w:pPr>
        <w:spacing w:after="120" w:line="300" w:lineRule="auto"/>
        <w:ind w:left="300"/>
      </w:pPr>
      <w:r>
        <w:t>• مانده در پنج سال ۱۲.۵ برابر شده است</w:t>
      </w:r>
    </w:p>
    <w:p w14:paraId="5E7D47FA" w14:textId="77777777" w:rsidR="00410D38" w:rsidRDefault="00000000" w:rsidP="00312B08">
      <w:pPr>
        <w:pBdr>
          <w:right w:val="single" w:sz="18" w:space="0" w:color="808080"/>
        </w:pBdr>
        <w:shd w:val="clear" w:color="auto" w:fill="F2F2F2"/>
        <w:spacing w:before="100" w:after="160"/>
        <w:ind w:left="400"/>
      </w:pPr>
      <w:r>
        <w:rPr>
          <w:b/>
          <w:bCs/>
          <w:i/>
          <w:iCs/>
          <w:sz w:val="20"/>
          <w:szCs w:val="20"/>
        </w:rPr>
        <w:lastRenderedPageBreak/>
        <w:t>توصیه:</w:t>
      </w:r>
      <w:r>
        <w:rPr>
          <w:i/>
          <w:iCs/>
          <w:sz w:val="20"/>
          <w:szCs w:val="20"/>
        </w:rPr>
        <w:t xml:space="preserve"> پیش از هر اقدام تحلیلی دیگر، بانک باید فهرست کامل قراردادهای اعتبارات اسنادی به‌همراه مشتری، وثیقه و وضعیت طبقه‌بندی هر یک را در اختیار قرار دهد. در وضعیت فعلی، </w:t>
      </w:r>
      <w:r>
        <w:rPr>
          <w:b/>
          <w:bCs/>
          <w:i/>
          <w:iCs/>
          <w:sz w:val="20"/>
          <w:szCs w:val="20"/>
        </w:rPr>
        <w:t>بانک عملاً نمی‌داند ۴۰ درصد مطالبات غیرجاری‌اش در دست چه کسانی است.</w:t>
      </w:r>
      <w:r>
        <w:rPr>
          <w:i/>
          <w:iCs/>
          <w:sz w:val="20"/>
          <w:szCs w:val="20"/>
        </w:rPr>
        <w:t xml:space="preserve"> این مهم‌ترین درخواست اطلاعاتی این گزارش است.</w:t>
      </w:r>
    </w:p>
    <w:p w14:paraId="5E7D47FB" w14:textId="77777777" w:rsidR="00410D38" w:rsidRDefault="00410D38" w:rsidP="00312B08">
      <w:pPr>
        <w:pBdr>
          <w:bottom w:val="single" w:sz="6" w:space="0" w:color="999999"/>
        </w:pBdr>
        <w:spacing w:before="120" w:after="120"/>
      </w:pPr>
    </w:p>
    <w:p w14:paraId="5E7D47FC" w14:textId="77777777" w:rsidR="00410D38" w:rsidRDefault="00000000" w:rsidP="00312B08">
      <w:pPr>
        <w:spacing w:after="160" w:line="300" w:lineRule="auto"/>
      </w:pPr>
      <w:r>
        <w:rPr>
          <w:b/>
          <w:bCs/>
        </w:rPr>
        <w:t>تفاوت تعریفی با آمار رسمی بانک:</w:t>
      </w:r>
      <w:r>
        <w:t xml:space="preserve"> بررسی‌های آماری نشان داد که دیتابیس موجود شامل </w:t>
      </w:r>
      <w:r>
        <w:rPr>
          <w:b/>
          <w:bCs/>
        </w:rPr>
        <w:t>۲۰,۷۳۳ قرارداد</w:t>
      </w:r>
      <w:r>
        <w:t xml:space="preserve"> با برچسب بخشی «اعتبار اسنادی» است. اما با مراجعه به آمار رسمی بانک در فایل‌های ماهانه (</w:t>
      </w:r>
      <w:r>
        <w:rPr>
          <w:rFonts w:ascii="Consolas" w:eastAsia="Consolas" w:hAnsi="Consolas" w:cs="Consolas"/>
          <w:sz w:val="18"/>
          <w:szCs w:val="18"/>
          <w:rtl w:val="0"/>
        </w:rPr>
        <w:t>bank_official_monthly_by_branch.csv</w:t>
      </w:r>
      <w:r>
        <w:t xml:space="preserve">) در پایان سال ۱۴۰۴، تعداد رسمی اعتبارات اسنادی تنها </w:t>
      </w:r>
      <w:r>
        <w:rPr>
          <w:b/>
          <w:bCs/>
        </w:rPr>
        <w:t>۸۵۳ فقره</w:t>
      </w:r>
      <w:r>
        <w:t xml:space="preserve"> با مجموع مبلغ </w:t>
      </w:r>
      <w:r>
        <w:rPr>
          <w:b/>
          <w:bCs/>
        </w:rPr>
        <w:t>۱۳.۱ هزار میلیارد تومان</w:t>
      </w:r>
      <w:r>
        <w:t xml:space="preserve"> و مشکوک‌الوصول </w:t>
      </w:r>
      <w:r>
        <w:rPr>
          <w:b/>
          <w:bCs/>
        </w:rPr>
        <w:t>۱.۲ هزار میلیارد تومان</w:t>
      </w:r>
      <w:r>
        <w:t xml:space="preserve"> گزارش شده است.</w:t>
      </w:r>
    </w:p>
    <w:p w14:paraId="5E7D47FD" w14:textId="77777777" w:rsidR="00410D38" w:rsidRDefault="00000000" w:rsidP="00312B08">
      <w:pPr>
        <w:spacing w:after="160" w:line="300" w:lineRule="auto"/>
      </w:pPr>
      <w:r>
        <w:t>این اختلاف بزرگ نشان می‌دهد که بانک در گزارش‌های کلان خود احتمالاً تنها اعتبارات اسنادی «فعال/باز» را در هر مقطع می‌شمارد، درحالی‌که پایگاه‌داده‌ی ما تمامی قراردادهایی را که این برچسب را یدک می‌کشند در بر می‌گیرد. این یک یافته‌ی جدید برای فصل ۸ محسوب می‌شود.</w:t>
      </w:r>
    </w:p>
    <w:p w14:paraId="5E7D47FE" w14:textId="77777777" w:rsidR="00410D38" w:rsidRDefault="00000000" w:rsidP="00312B08">
      <w:pPr>
        <w:pStyle w:val="Heading2"/>
        <w:spacing w:before="280" w:after="160"/>
      </w:pPr>
      <w:bookmarkStart w:id="229" w:name="_Toc241516099"/>
      <w:r>
        <w:rPr>
          <w:b/>
          <w:bCs/>
          <w:sz w:val="28"/>
          <w:szCs w:val="28"/>
        </w:rPr>
        <w:t>۵.۴ کیفیت دارایی بر حسب اندازه</w:t>
      </w:r>
      <w:bookmarkEnd w:id="229"/>
    </w:p>
    <w:p w14:paraId="5E7D47FF" w14:textId="77777777" w:rsidR="00410D38" w:rsidRDefault="00000000" w:rsidP="00312B08">
      <w:pPr>
        <w:pStyle w:val="Heading3"/>
        <w:spacing w:before="280" w:after="160"/>
      </w:pPr>
      <w:bookmarkStart w:id="230" w:name="_Toc241516100"/>
      <w:r>
        <w:rPr>
          <w:b/>
          <w:bCs/>
        </w:rPr>
        <w:t>۵.۴.۱ به تفکیک اندازه‌ی وام</w:t>
      </w:r>
      <w:bookmarkEnd w:id="230"/>
    </w:p>
    <w:p w14:paraId="5E7D4800" w14:textId="77777777" w:rsidR="00410D38" w:rsidRDefault="00000000" w:rsidP="00312B08">
      <w:pPr>
        <w:spacing w:before="120" w:after="80"/>
      </w:pPr>
      <w:r>
        <w:rPr>
          <w:noProof/>
        </w:rPr>
        <w:drawing>
          <wp:inline distT="0" distB="0" distL="0" distR="0" wp14:anchorId="5E7D4AE7" wp14:editId="5E7D4AE8">
            <wp:extent cx="5334000" cy="3200400"/>
            <wp:effectExtent l="0" t="0" r="0" b="0"/>
            <wp:docPr id="677835546" name="Picture 67783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200400"/>
                    </a:xfrm>
                    <a:prstGeom prst="rect">
                      <a:avLst/>
                    </a:prstGeom>
                  </pic:spPr>
                </pic:pic>
              </a:graphicData>
            </a:graphic>
          </wp:inline>
        </w:drawing>
      </w:r>
    </w:p>
    <w:p w14:paraId="5E7D4801" w14:textId="77777777" w:rsidR="00410D38" w:rsidRDefault="00000000" w:rsidP="00312B08">
      <w:pPr>
        <w:spacing w:after="220"/>
      </w:pPr>
      <w:r>
        <w:rPr>
          <w:i/>
          <w:iCs/>
          <w:sz w:val="18"/>
          <w:szCs w:val="18"/>
        </w:rPr>
        <w:t>نسبت مطالبات غیرجاری به تفکیک اندازه‌ی وام</w:t>
      </w:r>
    </w:p>
    <w:p w14:paraId="5E7D4802"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npl_by_loan_size.png</w:t>
      </w:r>
      <w:r>
        <w:rPr>
          <w:i/>
          <w:iCs/>
          <w:sz w:val="20"/>
          <w:szCs w:val="20"/>
        </w:rPr>
        <w:t>)</w:t>
      </w:r>
    </w:p>
    <w:p w14:paraId="5E7D4803" w14:textId="77777777" w:rsidR="00410D38" w:rsidRDefault="00000000" w:rsidP="00312B08">
      <w:pPr>
        <w:spacing w:after="160" w:line="300" w:lineRule="auto"/>
      </w:pPr>
      <w:r>
        <w:rPr>
          <w:b/>
          <w:bCs/>
        </w:rPr>
        <w:t>جدول ۵-۸: مطالبات غیرجاری به تفکیک اندازه‌ی وام (مبنای الف-۱)</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809" w14:textId="77777777">
        <w:trPr>
          <w:tblHeader/>
        </w:trPr>
        <w:tc>
          <w:tcPr>
            <w:tcW w:w="1870" w:type="dxa"/>
            <w:shd w:val="clear" w:color="auto" w:fill="D9D9D9"/>
          </w:tcPr>
          <w:p w14:paraId="5E7D4804" w14:textId="77777777" w:rsidR="00410D38" w:rsidRDefault="00000000" w:rsidP="00312B08">
            <w:pPr>
              <w:spacing w:after="40"/>
            </w:pPr>
            <w:r>
              <w:t>بازه‌ی مبلغ اعطا</w:t>
            </w:r>
          </w:p>
        </w:tc>
        <w:tc>
          <w:tcPr>
            <w:tcW w:w="1870" w:type="dxa"/>
            <w:shd w:val="clear" w:color="auto" w:fill="D9D9D9"/>
          </w:tcPr>
          <w:p w14:paraId="5E7D4805" w14:textId="77777777" w:rsidR="00410D38" w:rsidRDefault="00000000" w:rsidP="00312B08">
            <w:pPr>
              <w:spacing w:after="40"/>
            </w:pPr>
            <w:r>
              <w:t>تعداد قرارداد</w:t>
            </w:r>
          </w:p>
        </w:tc>
        <w:tc>
          <w:tcPr>
            <w:tcW w:w="1870" w:type="dxa"/>
            <w:shd w:val="clear" w:color="auto" w:fill="D9D9D9"/>
          </w:tcPr>
          <w:p w14:paraId="5E7D4806" w14:textId="77777777" w:rsidR="00410D38" w:rsidRDefault="00000000" w:rsidP="00312B08">
            <w:pPr>
              <w:spacing w:after="40"/>
            </w:pPr>
            <w:r>
              <w:t>مانده (هزار میلیارد تومان)</w:t>
            </w:r>
          </w:p>
        </w:tc>
        <w:tc>
          <w:tcPr>
            <w:tcW w:w="1870" w:type="dxa"/>
            <w:shd w:val="clear" w:color="auto" w:fill="D9D9D9"/>
          </w:tcPr>
          <w:p w14:paraId="5E7D4807" w14:textId="77777777" w:rsidR="00410D38" w:rsidRDefault="00000000" w:rsidP="00312B08">
            <w:pPr>
              <w:spacing w:after="40"/>
            </w:pPr>
            <w:r>
              <w:t>مطالبات غیرجاری</w:t>
            </w:r>
          </w:p>
        </w:tc>
        <w:tc>
          <w:tcPr>
            <w:tcW w:w="1870" w:type="dxa"/>
            <w:shd w:val="clear" w:color="auto" w:fill="D9D9D9"/>
          </w:tcPr>
          <w:p w14:paraId="5E7D4808" w14:textId="77777777" w:rsidR="00410D38" w:rsidRDefault="00000000" w:rsidP="00312B08">
            <w:pPr>
              <w:spacing w:after="40"/>
            </w:pPr>
            <w:r>
              <w:t>نسبت غیرجاری</w:t>
            </w:r>
          </w:p>
        </w:tc>
      </w:tr>
      <w:tr w:rsidR="00410D38" w14:paraId="5E7D480F" w14:textId="77777777">
        <w:tc>
          <w:tcPr>
            <w:tcW w:w="1870" w:type="dxa"/>
          </w:tcPr>
          <w:p w14:paraId="5E7D480A" w14:textId="77777777" w:rsidR="00410D38" w:rsidRDefault="00000000" w:rsidP="00312B08">
            <w:pPr>
              <w:spacing w:after="40"/>
            </w:pPr>
            <w:r>
              <w:t>کمتر از ۵۰ میلیون تومان</w:t>
            </w:r>
          </w:p>
        </w:tc>
        <w:tc>
          <w:tcPr>
            <w:tcW w:w="1870" w:type="dxa"/>
          </w:tcPr>
          <w:p w14:paraId="5E7D480B" w14:textId="77777777" w:rsidR="00410D38" w:rsidRDefault="00000000" w:rsidP="00312B08">
            <w:pPr>
              <w:spacing w:after="40"/>
            </w:pPr>
            <w:r>
              <w:t>۷۶,۵۱۶</w:t>
            </w:r>
          </w:p>
        </w:tc>
        <w:tc>
          <w:tcPr>
            <w:tcW w:w="1870" w:type="dxa"/>
          </w:tcPr>
          <w:p w14:paraId="5E7D480C" w14:textId="77777777" w:rsidR="00410D38" w:rsidRDefault="00000000" w:rsidP="00312B08">
            <w:pPr>
              <w:spacing w:after="40"/>
            </w:pPr>
            <w:r>
              <w:t>۷.۲</w:t>
            </w:r>
          </w:p>
        </w:tc>
        <w:tc>
          <w:tcPr>
            <w:tcW w:w="1870" w:type="dxa"/>
          </w:tcPr>
          <w:p w14:paraId="5E7D480D" w14:textId="77777777" w:rsidR="00410D38" w:rsidRDefault="00000000" w:rsidP="00312B08">
            <w:pPr>
              <w:spacing w:after="40"/>
            </w:pPr>
            <w:r>
              <w:t>۰.۴</w:t>
            </w:r>
          </w:p>
        </w:tc>
        <w:tc>
          <w:tcPr>
            <w:tcW w:w="1870" w:type="dxa"/>
          </w:tcPr>
          <w:p w14:paraId="5E7D480E" w14:textId="77777777" w:rsidR="00410D38" w:rsidRDefault="00000000" w:rsidP="00312B08">
            <w:pPr>
              <w:spacing w:after="40"/>
            </w:pPr>
            <w:r>
              <w:rPr>
                <w:b/>
                <w:bCs/>
              </w:rPr>
              <w:t>۰.۶٪</w:t>
            </w:r>
          </w:p>
        </w:tc>
      </w:tr>
      <w:tr w:rsidR="00410D38" w14:paraId="5E7D4815" w14:textId="77777777">
        <w:tc>
          <w:tcPr>
            <w:tcW w:w="1870" w:type="dxa"/>
          </w:tcPr>
          <w:p w14:paraId="5E7D4810" w14:textId="77777777" w:rsidR="00410D38" w:rsidRDefault="00000000" w:rsidP="00312B08">
            <w:pPr>
              <w:spacing w:after="40"/>
            </w:pPr>
            <w:r>
              <w:t>۵۰ تا ۲۰۰ میلیون</w:t>
            </w:r>
          </w:p>
        </w:tc>
        <w:tc>
          <w:tcPr>
            <w:tcW w:w="1870" w:type="dxa"/>
          </w:tcPr>
          <w:p w14:paraId="5E7D4811" w14:textId="77777777" w:rsidR="00410D38" w:rsidRDefault="00000000" w:rsidP="00312B08">
            <w:pPr>
              <w:spacing w:after="40"/>
            </w:pPr>
            <w:r>
              <w:t>۲۷۳,۵۳۴</w:t>
            </w:r>
          </w:p>
        </w:tc>
        <w:tc>
          <w:tcPr>
            <w:tcW w:w="1870" w:type="dxa"/>
          </w:tcPr>
          <w:p w14:paraId="5E7D4812" w14:textId="77777777" w:rsidR="00410D38" w:rsidRDefault="00000000" w:rsidP="00312B08">
            <w:pPr>
              <w:spacing w:after="40"/>
            </w:pPr>
            <w:r>
              <w:t>۲۱.۴</w:t>
            </w:r>
          </w:p>
        </w:tc>
        <w:tc>
          <w:tcPr>
            <w:tcW w:w="1870" w:type="dxa"/>
          </w:tcPr>
          <w:p w14:paraId="5E7D4813" w14:textId="77777777" w:rsidR="00410D38" w:rsidRDefault="00000000" w:rsidP="00312B08">
            <w:pPr>
              <w:spacing w:after="40"/>
            </w:pPr>
            <w:r>
              <w:t>۴.۹</w:t>
            </w:r>
          </w:p>
        </w:tc>
        <w:tc>
          <w:tcPr>
            <w:tcW w:w="1870" w:type="dxa"/>
          </w:tcPr>
          <w:p w14:paraId="5E7D4814" w14:textId="77777777" w:rsidR="00410D38" w:rsidRDefault="00000000" w:rsidP="00312B08">
            <w:pPr>
              <w:spacing w:after="40"/>
            </w:pPr>
            <w:r>
              <w:t>۲.۳٪</w:t>
            </w:r>
          </w:p>
        </w:tc>
      </w:tr>
      <w:tr w:rsidR="00410D38" w14:paraId="5E7D481B" w14:textId="77777777">
        <w:tc>
          <w:tcPr>
            <w:tcW w:w="1870" w:type="dxa"/>
          </w:tcPr>
          <w:p w14:paraId="5E7D4816" w14:textId="77777777" w:rsidR="00410D38" w:rsidRDefault="00000000" w:rsidP="00312B08">
            <w:pPr>
              <w:spacing w:after="40"/>
            </w:pPr>
            <w:r>
              <w:t>۲۰۰ میلیون تا ۱ میلیارد</w:t>
            </w:r>
          </w:p>
        </w:tc>
        <w:tc>
          <w:tcPr>
            <w:tcW w:w="1870" w:type="dxa"/>
          </w:tcPr>
          <w:p w14:paraId="5E7D4817" w14:textId="77777777" w:rsidR="00410D38" w:rsidRDefault="00000000" w:rsidP="00312B08">
            <w:pPr>
              <w:spacing w:after="40"/>
            </w:pPr>
            <w:r>
              <w:t>۱۰۳,۹۱۱</w:t>
            </w:r>
          </w:p>
        </w:tc>
        <w:tc>
          <w:tcPr>
            <w:tcW w:w="1870" w:type="dxa"/>
          </w:tcPr>
          <w:p w14:paraId="5E7D4818" w14:textId="77777777" w:rsidR="00410D38" w:rsidRDefault="00000000" w:rsidP="00312B08">
            <w:pPr>
              <w:spacing w:after="40"/>
            </w:pPr>
            <w:r>
              <w:t>۲۶.۲</w:t>
            </w:r>
          </w:p>
        </w:tc>
        <w:tc>
          <w:tcPr>
            <w:tcW w:w="1870" w:type="dxa"/>
          </w:tcPr>
          <w:p w14:paraId="5E7D4819" w14:textId="77777777" w:rsidR="00410D38" w:rsidRDefault="00000000" w:rsidP="00312B08">
            <w:pPr>
              <w:spacing w:after="40"/>
            </w:pPr>
            <w:r>
              <w:t>۵.۲</w:t>
            </w:r>
          </w:p>
        </w:tc>
        <w:tc>
          <w:tcPr>
            <w:tcW w:w="1870" w:type="dxa"/>
          </w:tcPr>
          <w:p w14:paraId="5E7D481A" w14:textId="77777777" w:rsidR="00410D38" w:rsidRDefault="00000000" w:rsidP="00312B08">
            <w:pPr>
              <w:spacing w:after="40"/>
            </w:pPr>
            <w:r>
              <w:t>۲.۰٪</w:t>
            </w:r>
          </w:p>
        </w:tc>
      </w:tr>
      <w:tr w:rsidR="00410D38" w14:paraId="5E7D4821" w14:textId="77777777">
        <w:tc>
          <w:tcPr>
            <w:tcW w:w="1870" w:type="dxa"/>
          </w:tcPr>
          <w:p w14:paraId="5E7D481C" w14:textId="77777777" w:rsidR="00410D38" w:rsidRDefault="00000000" w:rsidP="00312B08">
            <w:pPr>
              <w:spacing w:after="40"/>
            </w:pPr>
            <w:r>
              <w:t>۱ تا ۵ میلیارد</w:t>
            </w:r>
          </w:p>
        </w:tc>
        <w:tc>
          <w:tcPr>
            <w:tcW w:w="1870" w:type="dxa"/>
          </w:tcPr>
          <w:p w14:paraId="5E7D481D" w14:textId="77777777" w:rsidR="00410D38" w:rsidRDefault="00000000" w:rsidP="00312B08">
            <w:pPr>
              <w:spacing w:after="40"/>
            </w:pPr>
            <w:r>
              <w:t>۵,۳۶۳</w:t>
            </w:r>
          </w:p>
        </w:tc>
        <w:tc>
          <w:tcPr>
            <w:tcW w:w="1870" w:type="dxa"/>
          </w:tcPr>
          <w:p w14:paraId="5E7D481E" w14:textId="77777777" w:rsidR="00410D38" w:rsidRDefault="00000000" w:rsidP="00312B08">
            <w:pPr>
              <w:spacing w:after="40"/>
            </w:pPr>
            <w:r>
              <w:t>۱۰.۴</w:t>
            </w:r>
          </w:p>
        </w:tc>
        <w:tc>
          <w:tcPr>
            <w:tcW w:w="1870" w:type="dxa"/>
          </w:tcPr>
          <w:p w14:paraId="5E7D481F" w14:textId="77777777" w:rsidR="00410D38" w:rsidRDefault="00000000" w:rsidP="00312B08">
            <w:pPr>
              <w:spacing w:after="40"/>
            </w:pPr>
            <w:r>
              <w:t>۵.۹</w:t>
            </w:r>
          </w:p>
        </w:tc>
        <w:tc>
          <w:tcPr>
            <w:tcW w:w="1870" w:type="dxa"/>
          </w:tcPr>
          <w:p w14:paraId="5E7D4820" w14:textId="77777777" w:rsidR="00410D38" w:rsidRDefault="00000000" w:rsidP="00312B08">
            <w:pPr>
              <w:spacing w:after="40"/>
            </w:pPr>
            <w:r>
              <w:t>۵.۷٪</w:t>
            </w:r>
          </w:p>
        </w:tc>
      </w:tr>
      <w:tr w:rsidR="00410D38" w14:paraId="5E7D4827" w14:textId="77777777">
        <w:tc>
          <w:tcPr>
            <w:tcW w:w="1870" w:type="dxa"/>
          </w:tcPr>
          <w:p w14:paraId="5E7D4822" w14:textId="77777777" w:rsidR="00410D38" w:rsidRDefault="00000000" w:rsidP="00312B08">
            <w:pPr>
              <w:spacing w:after="40"/>
            </w:pPr>
            <w:r>
              <w:t>بیش از ۵ میلیارد</w:t>
            </w:r>
          </w:p>
        </w:tc>
        <w:tc>
          <w:tcPr>
            <w:tcW w:w="1870" w:type="dxa"/>
          </w:tcPr>
          <w:p w14:paraId="5E7D4823" w14:textId="77777777" w:rsidR="00410D38" w:rsidRDefault="00000000" w:rsidP="00312B08">
            <w:pPr>
              <w:spacing w:after="40"/>
            </w:pPr>
            <w:r>
              <w:rPr>
                <w:b/>
                <w:bCs/>
              </w:rPr>
              <w:t>۲,۲۹۵</w:t>
            </w:r>
          </w:p>
        </w:tc>
        <w:tc>
          <w:tcPr>
            <w:tcW w:w="1870" w:type="dxa"/>
          </w:tcPr>
          <w:p w14:paraId="5E7D4824" w14:textId="77777777" w:rsidR="00410D38" w:rsidRDefault="00000000" w:rsidP="00312B08">
            <w:pPr>
              <w:spacing w:after="40"/>
            </w:pPr>
            <w:r>
              <w:rPr>
                <w:b/>
                <w:bCs/>
              </w:rPr>
              <w:t>۳۴.۲</w:t>
            </w:r>
          </w:p>
        </w:tc>
        <w:tc>
          <w:tcPr>
            <w:tcW w:w="1870" w:type="dxa"/>
          </w:tcPr>
          <w:p w14:paraId="5E7D4825" w14:textId="77777777" w:rsidR="00410D38" w:rsidRDefault="00000000" w:rsidP="00312B08">
            <w:pPr>
              <w:spacing w:after="40"/>
            </w:pPr>
            <w:r>
              <w:rPr>
                <w:b/>
                <w:bCs/>
              </w:rPr>
              <w:t>۳۵.۴</w:t>
            </w:r>
          </w:p>
        </w:tc>
        <w:tc>
          <w:tcPr>
            <w:tcW w:w="1870" w:type="dxa"/>
          </w:tcPr>
          <w:p w14:paraId="5E7D4826" w14:textId="77777777" w:rsidR="00410D38" w:rsidRDefault="00000000" w:rsidP="00312B08">
            <w:pPr>
              <w:spacing w:after="40"/>
            </w:pPr>
            <w:r>
              <w:rPr>
                <w:b/>
                <w:bCs/>
              </w:rPr>
              <w:t>۱۰.۴٪</w:t>
            </w:r>
          </w:p>
        </w:tc>
      </w:tr>
      <w:tr w:rsidR="00410D38" w14:paraId="5E7D482D" w14:textId="77777777">
        <w:tc>
          <w:tcPr>
            <w:tcW w:w="1870" w:type="dxa"/>
          </w:tcPr>
          <w:p w14:paraId="5E7D4828" w14:textId="77777777" w:rsidR="00410D38" w:rsidRDefault="00000000" w:rsidP="00312B08">
            <w:pPr>
              <w:spacing w:after="40"/>
            </w:pPr>
            <w:r>
              <w:rPr>
                <w:b/>
                <w:bCs/>
              </w:rPr>
              <w:t>جمع</w:t>
            </w:r>
          </w:p>
        </w:tc>
        <w:tc>
          <w:tcPr>
            <w:tcW w:w="1870" w:type="dxa"/>
          </w:tcPr>
          <w:p w14:paraId="5E7D4829" w14:textId="77777777" w:rsidR="00410D38" w:rsidRDefault="00000000" w:rsidP="00312B08">
            <w:pPr>
              <w:spacing w:after="40"/>
            </w:pPr>
            <w:r>
              <w:rPr>
                <w:b/>
                <w:bCs/>
              </w:rPr>
              <w:t>۴۶۱,۶۱۹</w:t>
            </w:r>
          </w:p>
        </w:tc>
        <w:tc>
          <w:tcPr>
            <w:tcW w:w="1870" w:type="dxa"/>
          </w:tcPr>
          <w:p w14:paraId="5E7D482A" w14:textId="77777777" w:rsidR="00410D38" w:rsidRDefault="00000000" w:rsidP="00312B08">
            <w:pPr>
              <w:spacing w:after="40"/>
            </w:pPr>
            <w:r>
              <w:rPr>
                <w:b/>
                <w:bCs/>
              </w:rPr>
              <w:t>۹۹.۵</w:t>
            </w:r>
          </w:p>
        </w:tc>
        <w:tc>
          <w:tcPr>
            <w:tcW w:w="1870" w:type="dxa"/>
          </w:tcPr>
          <w:p w14:paraId="5E7D482B" w14:textId="77777777" w:rsidR="00410D38" w:rsidRDefault="00000000" w:rsidP="00312B08">
            <w:pPr>
              <w:spacing w:after="40"/>
            </w:pPr>
            <w:r>
              <w:rPr>
                <w:b/>
                <w:bCs/>
              </w:rPr>
              <w:t>۵۱.۹</w:t>
            </w:r>
          </w:p>
        </w:tc>
        <w:tc>
          <w:tcPr>
            <w:tcW w:w="1870" w:type="dxa"/>
          </w:tcPr>
          <w:p w14:paraId="5E7D482C" w14:textId="77777777" w:rsidR="00410D38" w:rsidRDefault="00000000" w:rsidP="00312B08">
            <w:pPr>
              <w:spacing w:after="40"/>
            </w:pPr>
            <w:r>
              <w:t>۵.۲۱٪</w:t>
            </w:r>
          </w:p>
        </w:tc>
      </w:tr>
    </w:tbl>
    <w:p w14:paraId="5E7D482E" w14:textId="77777777" w:rsidR="00410D38" w:rsidRDefault="00410D38" w:rsidP="00312B08">
      <w:pPr>
        <w:spacing w:after="160"/>
      </w:pPr>
    </w:p>
    <w:p w14:paraId="5E7D482F" w14:textId="77777777" w:rsidR="00410D38" w:rsidRDefault="00000000" w:rsidP="00312B08">
      <w:pPr>
        <w:spacing w:after="160" w:line="300" w:lineRule="auto"/>
      </w:pPr>
      <w:r>
        <w:rPr>
          <w:b/>
          <w:bCs/>
        </w:rPr>
        <w:t>تحلیل.</w:t>
      </w:r>
      <w:r>
        <w:t xml:space="preserve"> رابطه‌ی میان اندازه و ریسک </w:t>
      </w:r>
      <w:r>
        <w:rPr>
          <w:b/>
          <w:bCs/>
        </w:rPr>
        <w:t>یکنواخت و صعودی</w:t>
      </w:r>
      <w:r>
        <w:t xml:space="preserve"> است، با یک استثنای جزئی در بازه‌ی سوم. نسبت غیرجاری از ۰.۶ درصد در کوچک‌ترین بازه به ۱۰.۴ درصد در بزرگ‌ترین بازه می‌رسد؛ اختلافی </w:t>
      </w:r>
      <w:r>
        <w:rPr>
          <w:b/>
          <w:bCs/>
        </w:rPr>
        <w:t>هفده برابری</w:t>
      </w:r>
      <w:r>
        <w:t>.</w:t>
      </w:r>
    </w:p>
    <w:p w14:paraId="5E7D4830" w14:textId="77777777" w:rsidR="00410D38" w:rsidRDefault="00000000" w:rsidP="00312B08">
      <w:pPr>
        <w:spacing w:after="160" w:line="300" w:lineRule="auto"/>
      </w:pPr>
      <w:r>
        <w:t xml:space="preserve">اهمیت کمّی این یافته از خود نسبت‌ها بیشتر است. بزرگ‌ترین بازه با تنها </w:t>
      </w:r>
      <w:r>
        <w:rPr>
          <w:b/>
          <w:bCs/>
        </w:rPr>
        <w:t>۲,۲۹۵ قرارداد</w:t>
      </w:r>
      <w:r>
        <w:t xml:space="preserve"> — معادل نیم درصد قراردادهای این جدول — </w:t>
      </w:r>
      <w:r>
        <w:rPr>
          <w:b/>
          <w:bCs/>
        </w:rPr>
        <w:t>۳.۵ هزار میلیارد تومان یعنی ۶۸.۳ درصد کل مطالبات غیرجاری بخش شناخته‌شده</w:t>
      </w:r>
      <w:r>
        <w:t xml:space="preserve"> را تولید می‌کند.</w:t>
      </w:r>
    </w:p>
    <w:p w14:paraId="5E7D4831" w14:textId="77777777" w:rsidR="00410D38" w:rsidRDefault="00000000" w:rsidP="00312B08">
      <w:pPr>
        <w:pBdr>
          <w:right w:val="single" w:sz="18" w:space="0" w:color="808080"/>
        </w:pBdr>
        <w:shd w:val="clear" w:color="auto" w:fill="F2F2F2"/>
        <w:spacing w:before="100" w:after="160"/>
        <w:ind w:left="400"/>
      </w:pPr>
      <w:r>
        <w:rPr>
          <w:b/>
          <w:bCs/>
          <w:i/>
          <w:iCs/>
          <w:sz w:val="20"/>
          <w:szCs w:val="20"/>
        </w:rPr>
        <w:t>نتیجه:</w:t>
      </w:r>
      <w:r>
        <w:rPr>
          <w:i/>
          <w:iCs/>
          <w:sz w:val="20"/>
          <w:szCs w:val="20"/>
        </w:rPr>
        <w:t xml:space="preserve"> ریسک اعتباری بانک در بخش شناخته‌شده، پدیده‌ای مربوط به تسهیلات خرد نیست. دو هزار قرارداد بزرگ، دوسوم مطالبات غیرجاری این بخش را می‌سازند. این یافته مستقیماً به تحلیل تمرکز تک‌نامی بخش ۵.۹ راه می‌برد.</w:t>
      </w:r>
    </w:p>
    <w:p w14:paraId="5E7D4832" w14:textId="77777777" w:rsidR="00410D38" w:rsidRDefault="00000000" w:rsidP="00312B08">
      <w:pPr>
        <w:spacing w:after="160" w:line="300" w:lineRule="auto"/>
      </w:pPr>
      <w:r>
        <w:t xml:space="preserve">در نقطه‌ی مقابل، تسهیلات خرد کمتر از پنجاه میلیون تومان با نسبت ۰.۶ درصد، </w:t>
      </w:r>
      <w:r>
        <w:rPr>
          <w:b/>
          <w:bCs/>
        </w:rPr>
        <w:t>بهترین کیفیت دارایی کل پرتفوی</w:t>
      </w:r>
      <w:r>
        <w:t xml:space="preserve"> را دارند. این یافته از منظر مأموریت بانک توسعه تعاون شایان توجه است و نشان می‌دهد گسترش تسهیلات خرد، ریسک اعتباری قابل ملاحظه‌ای به بانک تحمیل نکرده است.</w:t>
      </w:r>
    </w:p>
    <w:p w14:paraId="5E7D4833" w14:textId="77777777" w:rsidR="00410D38" w:rsidRDefault="00000000" w:rsidP="00312B08">
      <w:pPr>
        <w:pStyle w:val="Heading3"/>
        <w:spacing w:before="280" w:after="160"/>
      </w:pPr>
      <w:bookmarkStart w:id="231" w:name="_Toc241516101"/>
      <w:r>
        <w:rPr>
          <w:b/>
          <w:bCs/>
        </w:rPr>
        <w:t>۵.۴.۲ به تفکیک اندازه‌ی شعبه</w:t>
      </w:r>
      <w:bookmarkEnd w:id="231"/>
    </w:p>
    <w:p w14:paraId="5E7D4834" w14:textId="77777777" w:rsidR="00410D38" w:rsidRDefault="00000000" w:rsidP="00312B08">
      <w:pPr>
        <w:spacing w:before="120" w:after="80"/>
      </w:pPr>
      <w:r>
        <w:rPr>
          <w:noProof/>
        </w:rPr>
        <w:drawing>
          <wp:inline distT="0" distB="0" distL="0" distR="0" wp14:anchorId="5E7D4AE9" wp14:editId="5E7D4AEA">
            <wp:extent cx="5334000" cy="2962275"/>
            <wp:effectExtent l="0" t="0" r="0" b="0"/>
            <wp:docPr id="1464596147" name="Picture 146459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962275"/>
                    </a:xfrm>
                    <a:prstGeom prst="rect">
                      <a:avLst/>
                    </a:prstGeom>
                  </pic:spPr>
                </pic:pic>
              </a:graphicData>
            </a:graphic>
          </wp:inline>
        </w:drawing>
      </w:r>
    </w:p>
    <w:p w14:paraId="5E7D4835" w14:textId="77777777" w:rsidR="00410D38" w:rsidRDefault="00000000" w:rsidP="00312B08">
      <w:pPr>
        <w:spacing w:after="220"/>
      </w:pPr>
      <w:r>
        <w:rPr>
          <w:i/>
          <w:iCs/>
          <w:sz w:val="18"/>
          <w:szCs w:val="18"/>
        </w:rPr>
        <w:t>نسبت مطالبات غیرجاری به تفکیک چارک اندازه‌ی شعبه</w:t>
      </w:r>
    </w:p>
    <w:p w14:paraId="5E7D4836"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npl_by_branch_size.png</w:t>
      </w:r>
      <w:r>
        <w:rPr>
          <w:i/>
          <w:iCs/>
          <w:sz w:val="20"/>
          <w:szCs w:val="20"/>
        </w:rPr>
        <w:t>)</w:t>
      </w:r>
    </w:p>
    <w:p w14:paraId="5E7D4837" w14:textId="77777777" w:rsidR="00410D38" w:rsidRDefault="00000000" w:rsidP="00312B08">
      <w:pPr>
        <w:spacing w:after="160" w:line="300" w:lineRule="auto"/>
      </w:pPr>
      <w:r>
        <w:rPr>
          <w:b/>
          <w:bCs/>
        </w:rPr>
        <w:t>جدول ۵-۹: مطالبات غیرجاری به تفکیک اندازه‌ی شعبه (مبنای الف-۱ — ۴۴۷ شعبه)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83C" w14:textId="77777777">
        <w:trPr>
          <w:tblHeader/>
        </w:trPr>
        <w:tc>
          <w:tcPr>
            <w:tcW w:w="2337" w:type="dxa"/>
            <w:shd w:val="clear" w:color="auto" w:fill="D9D9D9"/>
          </w:tcPr>
          <w:p w14:paraId="5E7D4838" w14:textId="77777777" w:rsidR="00410D38" w:rsidRDefault="00000000" w:rsidP="00312B08">
            <w:pPr>
              <w:spacing w:after="40"/>
            </w:pPr>
            <w:r>
              <w:t>چارک اندازه‌ی شعبه</w:t>
            </w:r>
          </w:p>
        </w:tc>
        <w:tc>
          <w:tcPr>
            <w:tcW w:w="2337" w:type="dxa"/>
            <w:shd w:val="clear" w:color="auto" w:fill="D9D9D9"/>
          </w:tcPr>
          <w:p w14:paraId="5E7D4839" w14:textId="77777777" w:rsidR="00410D38" w:rsidRDefault="00000000" w:rsidP="00312B08">
            <w:pPr>
              <w:spacing w:after="40"/>
            </w:pPr>
            <w:r>
              <w:t>تعداد شعبه</w:t>
            </w:r>
          </w:p>
        </w:tc>
        <w:tc>
          <w:tcPr>
            <w:tcW w:w="2337" w:type="dxa"/>
            <w:shd w:val="clear" w:color="auto" w:fill="D9D9D9"/>
          </w:tcPr>
          <w:p w14:paraId="5E7D483A" w14:textId="77777777" w:rsidR="00410D38" w:rsidRDefault="00000000" w:rsidP="00312B08">
            <w:pPr>
              <w:spacing w:after="40"/>
            </w:pPr>
            <w:r>
              <w:t>مانده (هزار میلیارد تومان)</w:t>
            </w:r>
          </w:p>
        </w:tc>
        <w:tc>
          <w:tcPr>
            <w:tcW w:w="2337" w:type="dxa"/>
            <w:shd w:val="clear" w:color="auto" w:fill="D9D9D9"/>
          </w:tcPr>
          <w:p w14:paraId="5E7D483B" w14:textId="77777777" w:rsidR="00410D38" w:rsidRDefault="00000000" w:rsidP="00312B08">
            <w:pPr>
              <w:spacing w:after="40"/>
            </w:pPr>
            <w:r>
              <w:t>نسبت غیرجاری</w:t>
            </w:r>
          </w:p>
        </w:tc>
      </w:tr>
      <w:tr w:rsidR="00410D38" w14:paraId="5E7D4841" w14:textId="77777777">
        <w:tc>
          <w:tcPr>
            <w:tcW w:w="2337" w:type="dxa"/>
          </w:tcPr>
          <w:p w14:paraId="5E7D483D" w14:textId="77777777" w:rsidR="00410D38" w:rsidRDefault="00000000" w:rsidP="00312B08">
            <w:pPr>
              <w:spacing w:after="40"/>
            </w:pPr>
            <w:r>
              <w:t>کوچک‌ترین چارک</w:t>
            </w:r>
          </w:p>
        </w:tc>
        <w:tc>
          <w:tcPr>
            <w:tcW w:w="2337" w:type="dxa"/>
          </w:tcPr>
          <w:p w14:paraId="5E7D483E" w14:textId="77777777" w:rsidR="00410D38" w:rsidRDefault="00000000" w:rsidP="00312B08">
            <w:pPr>
              <w:spacing w:after="40"/>
            </w:pPr>
            <w:r>
              <w:t>۱۱۲</w:t>
            </w:r>
          </w:p>
        </w:tc>
        <w:tc>
          <w:tcPr>
            <w:tcW w:w="2337" w:type="dxa"/>
          </w:tcPr>
          <w:p w14:paraId="5E7D483F" w14:textId="77777777" w:rsidR="00410D38" w:rsidRDefault="00000000" w:rsidP="00312B08">
            <w:pPr>
              <w:spacing w:after="40"/>
            </w:pPr>
            <w:r>
              <w:t>۶.۳</w:t>
            </w:r>
          </w:p>
        </w:tc>
        <w:tc>
          <w:tcPr>
            <w:tcW w:w="2337" w:type="dxa"/>
          </w:tcPr>
          <w:p w14:paraId="5E7D4840" w14:textId="77777777" w:rsidR="00410D38" w:rsidRDefault="00000000" w:rsidP="00312B08">
            <w:pPr>
              <w:spacing w:after="40"/>
            </w:pPr>
            <w:r>
              <w:rPr>
                <w:b/>
                <w:bCs/>
              </w:rPr>
              <w:t>۲.۹٪</w:t>
            </w:r>
          </w:p>
        </w:tc>
      </w:tr>
      <w:tr w:rsidR="00410D38" w14:paraId="5E7D4846" w14:textId="77777777">
        <w:tc>
          <w:tcPr>
            <w:tcW w:w="2337" w:type="dxa"/>
          </w:tcPr>
          <w:p w14:paraId="5E7D4842" w14:textId="77777777" w:rsidR="00410D38" w:rsidRDefault="00000000" w:rsidP="00312B08">
            <w:pPr>
              <w:spacing w:after="40"/>
            </w:pPr>
            <w:r>
              <w:t>چارک دوم</w:t>
            </w:r>
          </w:p>
        </w:tc>
        <w:tc>
          <w:tcPr>
            <w:tcW w:w="2337" w:type="dxa"/>
          </w:tcPr>
          <w:p w14:paraId="5E7D4843" w14:textId="77777777" w:rsidR="00410D38" w:rsidRDefault="00000000" w:rsidP="00312B08">
            <w:pPr>
              <w:spacing w:after="40"/>
            </w:pPr>
            <w:r>
              <w:t>۱۱۲</w:t>
            </w:r>
          </w:p>
        </w:tc>
        <w:tc>
          <w:tcPr>
            <w:tcW w:w="2337" w:type="dxa"/>
          </w:tcPr>
          <w:p w14:paraId="5E7D4844" w14:textId="77777777" w:rsidR="00410D38" w:rsidRDefault="00000000" w:rsidP="00312B08">
            <w:pPr>
              <w:spacing w:after="40"/>
            </w:pPr>
            <w:r>
              <w:t>۱۱.۲</w:t>
            </w:r>
          </w:p>
        </w:tc>
        <w:tc>
          <w:tcPr>
            <w:tcW w:w="2337" w:type="dxa"/>
          </w:tcPr>
          <w:p w14:paraId="5E7D4845" w14:textId="77777777" w:rsidR="00410D38" w:rsidRDefault="00000000" w:rsidP="00312B08">
            <w:pPr>
              <w:spacing w:after="40"/>
            </w:pPr>
            <w:r>
              <w:t>۴.۵٪</w:t>
            </w:r>
          </w:p>
        </w:tc>
      </w:tr>
      <w:tr w:rsidR="00410D38" w14:paraId="5E7D484B" w14:textId="77777777">
        <w:tc>
          <w:tcPr>
            <w:tcW w:w="2337" w:type="dxa"/>
          </w:tcPr>
          <w:p w14:paraId="5E7D4847" w14:textId="77777777" w:rsidR="00410D38" w:rsidRDefault="00000000" w:rsidP="00312B08">
            <w:pPr>
              <w:spacing w:after="40"/>
            </w:pPr>
            <w:r>
              <w:t>چارک سوم</w:t>
            </w:r>
          </w:p>
        </w:tc>
        <w:tc>
          <w:tcPr>
            <w:tcW w:w="2337" w:type="dxa"/>
          </w:tcPr>
          <w:p w14:paraId="5E7D4848" w14:textId="77777777" w:rsidR="00410D38" w:rsidRDefault="00000000" w:rsidP="00312B08">
            <w:pPr>
              <w:spacing w:after="40"/>
            </w:pPr>
            <w:r>
              <w:t>۱۱۱</w:t>
            </w:r>
          </w:p>
        </w:tc>
        <w:tc>
          <w:tcPr>
            <w:tcW w:w="2337" w:type="dxa"/>
          </w:tcPr>
          <w:p w14:paraId="5E7D4849" w14:textId="77777777" w:rsidR="00410D38" w:rsidRDefault="00000000" w:rsidP="00312B08">
            <w:pPr>
              <w:spacing w:after="40"/>
            </w:pPr>
            <w:r>
              <w:t>۱۸.۲</w:t>
            </w:r>
          </w:p>
        </w:tc>
        <w:tc>
          <w:tcPr>
            <w:tcW w:w="2337" w:type="dxa"/>
          </w:tcPr>
          <w:p w14:paraId="5E7D484A" w14:textId="77777777" w:rsidR="00410D38" w:rsidRDefault="00000000" w:rsidP="00312B08">
            <w:pPr>
              <w:spacing w:after="40"/>
            </w:pPr>
            <w:r>
              <w:t>۴.۵٪</w:t>
            </w:r>
          </w:p>
        </w:tc>
      </w:tr>
      <w:tr w:rsidR="00410D38" w14:paraId="5E7D4850" w14:textId="77777777">
        <w:tc>
          <w:tcPr>
            <w:tcW w:w="2337" w:type="dxa"/>
          </w:tcPr>
          <w:p w14:paraId="5E7D484C" w14:textId="77777777" w:rsidR="00410D38" w:rsidRDefault="00000000" w:rsidP="00312B08">
            <w:pPr>
              <w:spacing w:after="40"/>
            </w:pPr>
            <w:r>
              <w:t>بزرگ‌ترین چارک</w:t>
            </w:r>
          </w:p>
        </w:tc>
        <w:tc>
          <w:tcPr>
            <w:tcW w:w="2337" w:type="dxa"/>
          </w:tcPr>
          <w:p w14:paraId="5E7D484D" w14:textId="77777777" w:rsidR="00410D38" w:rsidRDefault="00000000" w:rsidP="00312B08">
            <w:pPr>
              <w:spacing w:after="40"/>
            </w:pPr>
            <w:r>
              <w:t>۱۱۲</w:t>
            </w:r>
          </w:p>
        </w:tc>
        <w:tc>
          <w:tcPr>
            <w:tcW w:w="2337" w:type="dxa"/>
          </w:tcPr>
          <w:p w14:paraId="5E7D484E" w14:textId="77777777" w:rsidR="00410D38" w:rsidRDefault="00000000" w:rsidP="00312B08">
            <w:pPr>
              <w:spacing w:after="40"/>
            </w:pPr>
            <w:r>
              <w:rPr>
                <w:b/>
                <w:bCs/>
              </w:rPr>
              <w:t>۶۳.۸</w:t>
            </w:r>
          </w:p>
        </w:tc>
        <w:tc>
          <w:tcPr>
            <w:tcW w:w="2337" w:type="dxa"/>
          </w:tcPr>
          <w:p w14:paraId="5E7D484F" w14:textId="77777777" w:rsidR="00410D38" w:rsidRDefault="00000000" w:rsidP="00312B08">
            <w:pPr>
              <w:spacing w:after="40"/>
            </w:pPr>
            <w:r>
              <w:rPr>
                <w:b/>
                <w:bCs/>
              </w:rPr>
              <w:t>۵.۸٪</w:t>
            </w:r>
          </w:p>
        </w:tc>
      </w:tr>
    </w:tbl>
    <w:p w14:paraId="5E7D4851" w14:textId="77777777" w:rsidR="00410D38" w:rsidRDefault="00410D38" w:rsidP="00312B08">
      <w:pPr>
        <w:spacing w:after="160"/>
      </w:pPr>
    </w:p>
    <w:p w14:paraId="5E7D4852" w14:textId="77777777" w:rsidR="00410D38" w:rsidRDefault="00000000" w:rsidP="00312B08">
      <w:pPr>
        <w:spacing w:after="160" w:line="300" w:lineRule="auto"/>
      </w:pPr>
      <w:r>
        <w:rPr>
          <w:b/>
          <w:bCs/>
        </w:rPr>
        <w:t>تحلیل.</w:t>
      </w:r>
      <w:r>
        <w:t xml:space="preserve"> الگوی صعودی مشابهی دیده می‌شود، اما با شیبی به‌مراتب ملایم‌تر: از ۲.۹ به ۵.۸ درصد، یعنی حدود دو برابر — در برابر اختلاف هفده‌برابری اندازه‌ی وام.</w:t>
      </w:r>
    </w:p>
    <w:p w14:paraId="5E7D4853" w14:textId="77777777" w:rsidR="00410D38" w:rsidRDefault="00000000" w:rsidP="00312B08">
      <w:pPr>
        <w:spacing w:after="160" w:line="300" w:lineRule="auto"/>
      </w:pPr>
      <w:r>
        <w:rPr>
          <w:b/>
          <w:bCs/>
        </w:rPr>
        <w:t>تفسیر محتاطانه.</w:t>
      </w:r>
      <w:r>
        <w:t xml:space="preserve"> این تفاوت شیب حائز اهمیت است. با توجه به آن‌که شعب بزرگ‌تر طبیعتاً وام‌های بزرگ‌تر اعطا می‌کنند، بخش عمده‌ی الگوی جدول ۵-۹ می‌تواند صرفاً </w:t>
      </w:r>
      <w:r>
        <w:rPr>
          <w:b/>
          <w:bCs/>
        </w:rPr>
        <w:t>بازتاب همان اثر اندازه‌ی وام</w:t>
      </w:r>
      <w:r>
        <w:t xml:space="preserve"> باشد و نه شاخصی </w:t>
      </w:r>
      <w:r>
        <w:lastRenderedPageBreak/>
        <w:t>مستقل از کیفیت عملکرد شعب. تفکیک این دو اثر مستلزم تحلیل چندمتغیره است که در دامنه‌ی فاز ۱ قرار نداشت.</w:t>
      </w:r>
    </w:p>
    <w:p w14:paraId="5E7D4854"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بنابراین جدول ۵-۹ </w:t>
      </w:r>
      <w:r>
        <w:rPr>
          <w:b/>
          <w:bCs/>
          <w:i/>
          <w:iCs/>
          <w:sz w:val="20"/>
          <w:szCs w:val="20"/>
        </w:rPr>
        <w:t>نباید</w:t>
      </w:r>
      <w:r>
        <w:rPr>
          <w:i/>
          <w:iCs/>
          <w:sz w:val="20"/>
          <w:szCs w:val="20"/>
        </w:rPr>
        <w:t xml:space="preserve"> به‌عنوان مبنای ارزیابی عملکرد شعب بزرگ به کار رود. تمرکز مانده در بزرگ‌ترین چارک (۶۳.۸ از ۹۹.۵ هزار میلیارد تومان، معادل ۶۴.۱ درصد) به‌تنهایی نشان می‌دهد که این چارک عملاً معرف کل پرتفوی است.</w:t>
      </w:r>
    </w:p>
    <w:p w14:paraId="5E7D4855" w14:textId="77777777" w:rsidR="00410D38" w:rsidRDefault="00410D38" w:rsidP="00312B08">
      <w:pPr>
        <w:pBdr>
          <w:bottom w:val="single" w:sz="6" w:space="0" w:color="999999"/>
        </w:pBdr>
        <w:spacing w:before="120" w:after="120"/>
      </w:pPr>
    </w:p>
    <w:p w14:paraId="5E7D4856" w14:textId="77777777" w:rsidR="00410D38" w:rsidRDefault="00000000" w:rsidP="00312B08">
      <w:pPr>
        <w:pStyle w:val="Heading2"/>
        <w:spacing w:before="280" w:after="160"/>
      </w:pPr>
      <w:bookmarkStart w:id="232" w:name="_Toc241516102"/>
      <w:r>
        <w:rPr>
          <w:b/>
          <w:bCs/>
          <w:sz w:val="28"/>
          <w:szCs w:val="28"/>
        </w:rPr>
        <w:t>۵.۵ کیفیت دارایی بر حسب نسل اعطا</w:t>
      </w:r>
      <w:bookmarkEnd w:id="232"/>
    </w:p>
    <w:p w14:paraId="5E7D4857" w14:textId="77777777" w:rsidR="00410D38" w:rsidRDefault="00000000" w:rsidP="00312B08">
      <w:pPr>
        <w:pStyle w:val="Heading3"/>
        <w:spacing w:before="280" w:after="160"/>
      </w:pPr>
      <w:bookmarkStart w:id="233" w:name="_Toc241516103"/>
      <w:r>
        <w:rPr>
          <w:b/>
          <w:bCs/>
        </w:rPr>
        <w:t>۵.۵.۱ نتایج</w:t>
      </w:r>
      <w:bookmarkEnd w:id="233"/>
    </w:p>
    <w:p w14:paraId="5E7D4858" w14:textId="77777777" w:rsidR="00410D38" w:rsidRDefault="00000000" w:rsidP="00312B08">
      <w:pPr>
        <w:spacing w:after="160" w:line="300" w:lineRule="auto"/>
      </w:pPr>
      <w:r>
        <w:t xml:space="preserve">تحلیل نسل اعطا، قراردادها را بر اساس </w:t>
      </w:r>
      <w:r>
        <w:rPr>
          <w:b/>
          <w:bCs/>
        </w:rPr>
        <w:t>سال اعطا</w:t>
      </w:r>
      <w:r>
        <w:t xml:space="preserve"> گروه‌بندی می‌کند و نشان می‌دهد کیفیت تصمیم‌گیری اعتباری بانک در هر سال چگونه بوده است. این یکی از معتبرترین ابزارهای ارزیابی سیاست اعتباری است، زیرا اثر رشد پرتفوی را خنثی می‌کند.</w:t>
      </w:r>
    </w:p>
    <w:p w14:paraId="5E7D4859" w14:textId="77777777" w:rsidR="00410D38" w:rsidRDefault="00000000" w:rsidP="00312B08">
      <w:pPr>
        <w:spacing w:before="120" w:after="80"/>
      </w:pPr>
      <w:r>
        <w:rPr>
          <w:noProof/>
        </w:rPr>
        <w:drawing>
          <wp:inline distT="0" distB="0" distL="0" distR="0" wp14:anchorId="5E7D4AEB" wp14:editId="5E7D4AEC">
            <wp:extent cx="5334000" cy="2962275"/>
            <wp:effectExtent l="0" t="0" r="0" b="0"/>
            <wp:docPr id="1794946170" name="Picture 179494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962275"/>
                    </a:xfrm>
                    <a:prstGeom prst="rect">
                      <a:avLst/>
                    </a:prstGeom>
                  </pic:spPr>
                </pic:pic>
              </a:graphicData>
            </a:graphic>
          </wp:inline>
        </w:drawing>
      </w:r>
    </w:p>
    <w:p w14:paraId="5E7D485A" w14:textId="77777777" w:rsidR="00410D38" w:rsidRDefault="00000000" w:rsidP="00312B08">
      <w:pPr>
        <w:spacing w:after="220"/>
      </w:pPr>
      <w:r>
        <w:rPr>
          <w:i/>
          <w:iCs/>
          <w:sz w:val="18"/>
          <w:szCs w:val="18"/>
        </w:rPr>
        <w:t>نسبت مطالبات غیرجاری به تفکیک سال اعطای تسهیلات</w:t>
      </w:r>
    </w:p>
    <w:p w14:paraId="5E7D485B"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loan_vintage_analysis.png</w:t>
      </w:r>
      <w:r>
        <w:rPr>
          <w:i/>
          <w:iCs/>
          <w:sz w:val="20"/>
          <w:szCs w:val="20"/>
        </w:rPr>
        <w:t>)</w:t>
      </w:r>
    </w:p>
    <w:p w14:paraId="5E7D485C" w14:textId="77777777" w:rsidR="00410D38" w:rsidRDefault="00000000" w:rsidP="00312B08">
      <w:pPr>
        <w:spacing w:after="160" w:line="300" w:lineRule="auto"/>
      </w:pPr>
      <w:r>
        <w:rPr>
          <w:b/>
          <w:bCs/>
        </w:rPr>
        <w:t>جدول ۵-۱۰: کیفیت نسل‌های اعطا (مبنای الف-۱)</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862" w14:textId="77777777">
        <w:trPr>
          <w:tblHeader/>
        </w:trPr>
        <w:tc>
          <w:tcPr>
            <w:tcW w:w="1870" w:type="dxa"/>
            <w:shd w:val="clear" w:color="auto" w:fill="D9D9D9"/>
          </w:tcPr>
          <w:p w14:paraId="5E7D485D" w14:textId="77777777" w:rsidR="00410D38" w:rsidRDefault="00000000" w:rsidP="00312B08">
            <w:pPr>
              <w:spacing w:after="40"/>
            </w:pPr>
            <w:r>
              <w:t>سال اعطا</w:t>
            </w:r>
          </w:p>
        </w:tc>
        <w:tc>
          <w:tcPr>
            <w:tcW w:w="1870" w:type="dxa"/>
            <w:shd w:val="clear" w:color="auto" w:fill="D9D9D9"/>
          </w:tcPr>
          <w:p w14:paraId="5E7D485E" w14:textId="77777777" w:rsidR="00410D38" w:rsidRDefault="00000000" w:rsidP="00312B08">
            <w:pPr>
              <w:spacing w:after="40"/>
            </w:pPr>
            <w:r>
              <w:t>تعداد قرارداد</w:t>
            </w:r>
          </w:p>
        </w:tc>
        <w:tc>
          <w:tcPr>
            <w:tcW w:w="1870" w:type="dxa"/>
            <w:shd w:val="clear" w:color="auto" w:fill="D9D9D9"/>
          </w:tcPr>
          <w:p w14:paraId="5E7D485F" w14:textId="77777777" w:rsidR="00410D38" w:rsidRDefault="00000000" w:rsidP="00312B08">
            <w:pPr>
              <w:spacing w:after="40"/>
            </w:pPr>
            <w:r>
              <w:t>مانده (هزار میلیارد تومان)</w:t>
            </w:r>
          </w:p>
        </w:tc>
        <w:tc>
          <w:tcPr>
            <w:tcW w:w="1870" w:type="dxa"/>
            <w:shd w:val="clear" w:color="auto" w:fill="D9D9D9"/>
          </w:tcPr>
          <w:p w14:paraId="5E7D4860" w14:textId="77777777" w:rsidR="00410D38" w:rsidRDefault="00000000" w:rsidP="00312B08">
            <w:pPr>
              <w:spacing w:after="40"/>
            </w:pPr>
            <w:r>
              <w:t>مطالبات غیرجاری</w:t>
            </w:r>
          </w:p>
        </w:tc>
        <w:tc>
          <w:tcPr>
            <w:tcW w:w="1870" w:type="dxa"/>
            <w:shd w:val="clear" w:color="auto" w:fill="D9D9D9"/>
          </w:tcPr>
          <w:p w14:paraId="5E7D4861" w14:textId="77777777" w:rsidR="00410D38" w:rsidRDefault="00000000" w:rsidP="00312B08">
            <w:pPr>
              <w:spacing w:after="40"/>
            </w:pPr>
            <w:r>
              <w:t>نسبت غیرجاری</w:t>
            </w:r>
          </w:p>
        </w:tc>
      </w:tr>
      <w:tr w:rsidR="00410D38" w14:paraId="5E7D4868" w14:textId="77777777">
        <w:tc>
          <w:tcPr>
            <w:tcW w:w="1870" w:type="dxa"/>
          </w:tcPr>
          <w:p w14:paraId="5E7D4863" w14:textId="77777777" w:rsidR="00410D38" w:rsidRDefault="00000000" w:rsidP="00312B08">
            <w:pPr>
              <w:spacing w:after="40"/>
            </w:pPr>
            <w:r>
              <w:t>۱۳۹۹</w:t>
            </w:r>
          </w:p>
        </w:tc>
        <w:tc>
          <w:tcPr>
            <w:tcW w:w="1870" w:type="dxa"/>
          </w:tcPr>
          <w:p w14:paraId="5E7D4864" w14:textId="77777777" w:rsidR="00410D38" w:rsidRDefault="00000000" w:rsidP="00312B08">
            <w:pPr>
              <w:spacing w:after="40"/>
            </w:pPr>
            <w:r>
              <w:t>۱۰,۰۴۸</w:t>
            </w:r>
          </w:p>
        </w:tc>
        <w:tc>
          <w:tcPr>
            <w:tcW w:w="1870" w:type="dxa"/>
          </w:tcPr>
          <w:p w14:paraId="5E7D4865" w14:textId="77777777" w:rsidR="00410D38" w:rsidRDefault="00000000" w:rsidP="00312B08">
            <w:pPr>
              <w:spacing w:after="40"/>
            </w:pPr>
            <w:r>
              <w:t>۵.۹</w:t>
            </w:r>
          </w:p>
        </w:tc>
        <w:tc>
          <w:tcPr>
            <w:tcW w:w="1870" w:type="dxa"/>
          </w:tcPr>
          <w:p w14:paraId="5E7D4866" w14:textId="77777777" w:rsidR="00410D38" w:rsidRDefault="00000000" w:rsidP="00312B08">
            <w:pPr>
              <w:spacing w:after="40"/>
            </w:pPr>
            <w:r>
              <w:t>۰.۹</w:t>
            </w:r>
          </w:p>
        </w:tc>
        <w:tc>
          <w:tcPr>
            <w:tcW w:w="1870" w:type="dxa"/>
          </w:tcPr>
          <w:p w14:paraId="5E7D4867" w14:textId="77777777" w:rsidR="00410D38" w:rsidRDefault="00000000" w:rsidP="00312B08">
            <w:pPr>
              <w:spacing w:after="40"/>
            </w:pPr>
            <w:r>
              <w:t>۱.۵۷٪</w:t>
            </w:r>
          </w:p>
        </w:tc>
      </w:tr>
      <w:tr w:rsidR="00410D38" w14:paraId="5E7D486E" w14:textId="77777777">
        <w:tc>
          <w:tcPr>
            <w:tcW w:w="1870" w:type="dxa"/>
          </w:tcPr>
          <w:p w14:paraId="5E7D4869" w14:textId="77777777" w:rsidR="00410D38" w:rsidRDefault="00000000" w:rsidP="00312B08">
            <w:pPr>
              <w:spacing w:after="40"/>
            </w:pPr>
            <w:r>
              <w:t>۱۴۰۰</w:t>
            </w:r>
          </w:p>
        </w:tc>
        <w:tc>
          <w:tcPr>
            <w:tcW w:w="1870" w:type="dxa"/>
          </w:tcPr>
          <w:p w14:paraId="5E7D486A" w14:textId="77777777" w:rsidR="00410D38" w:rsidRDefault="00000000" w:rsidP="00312B08">
            <w:pPr>
              <w:spacing w:after="40"/>
            </w:pPr>
            <w:r>
              <w:t>۲۹,۳۳۷</w:t>
            </w:r>
          </w:p>
        </w:tc>
        <w:tc>
          <w:tcPr>
            <w:tcW w:w="1870" w:type="dxa"/>
          </w:tcPr>
          <w:p w14:paraId="5E7D486B" w14:textId="77777777" w:rsidR="00410D38" w:rsidRDefault="00000000" w:rsidP="00312B08">
            <w:pPr>
              <w:spacing w:after="40"/>
            </w:pPr>
            <w:r>
              <w:t>۱.۹</w:t>
            </w:r>
          </w:p>
        </w:tc>
        <w:tc>
          <w:tcPr>
            <w:tcW w:w="1870" w:type="dxa"/>
          </w:tcPr>
          <w:p w14:paraId="5E7D486C" w14:textId="77777777" w:rsidR="00410D38" w:rsidRDefault="00000000" w:rsidP="00312B08">
            <w:pPr>
              <w:spacing w:after="40"/>
            </w:pPr>
            <w:r>
              <w:t>۰.۸</w:t>
            </w:r>
          </w:p>
        </w:tc>
        <w:tc>
          <w:tcPr>
            <w:tcW w:w="1870" w:type="dxa"/>
          </w:tcPr>
          <w:p w14:paraId="5E7D486D" w14:textId="77777777" w:rsidR="00410D38" w:rsidRDefault="00000000" w:rsidP="00312B08">
            <w:pPr>
              <w:spacing w:after="40"/>
            </w:pPr>
            <w:r>
              <w:t>۴.۳۲٪</w:t>
            </w:r>
          </w:p>
        </w:tc>
      </w:tr>
      <w:tr w:rsidR="00410D38" w14:paraId="5E7D4874" w14:textId="77777777">
        <w:tc>
          <w:tcPr>
            <w:tcW w:w="1870" w:type="dxa"/>
          </w:tcPr>
          <w:p w14:paraId="5E7D486F" w14:textId="77777777" w:rsidR="00410D38" w:rsidRDefault="00000000" w:rsidP="00312B08">
            <w:pPr>
              <w:spacing w:after="40"/>
            </w:pPr>
            <w:r>
              <w:t>۱۴۰۱</w:t>
            </w:r>
          </w:p>
        </w:tc>
        <w:tc>
          <w:tcPr>
            <w:tcW w:w="1870" w:type="dxa"/>
          </w:tcPr>
          <w:p w14:paraId="5E7D4870" w14:textId="77777777" w:rsidR="00410D38" w:rsidRDefault="00000000" w:rsidP="00312B08">
            <w:pPr>
              <w:spacing w:after="40"/>
            </w:pPr>
            <w:r>
              <w:t>۶۲,۰۷۹</w:t>
            </w:r>
          </w:p>
        </w:tc>
        <w:tc>
          <w:tcPr>
            <w:tcW w:w="1870" w:type="dxa"/>
          </w:tcPr>
          <w:p w14:paraId="5E7D4871" w14:textId="77777777" w:rsidR="00410D38" w:rsidRDefault="00000000" w:rsidP="00312B08">
            <w:pPr>
              <w:spacing w:after="40"/>
            </w:pPr>
            <w:r>
              <w:t>۴.۴</w:t>
            </w:r>
          </w:p>
        </w:tc>
        <w:tc>
          <w:tcPr>
            <w:tcW w:w="1870" w:type="dxa"/>
          </w:tcPr>
          <w:p w14:paraId="5E7D4872" w14:textId="77777777" w:rsidR="00410D38" w:rsidRDefault="00000000" w:rsidP="00312B08">
            <w:pPr>
              <w:spacing w:after="40"/>
            </w:pPr>
            <w:r>
              <w:t>۳.۸</w:t>
            </w:r>
          </w:p>
        </w:tc>
        <w:tc>
          <w:tcPr>
            <w:tcW w:w="1870" w:type="dxa"/>
          </w:tcPr>
          <w:p w14:paraId="5E7D4873" w14:textId="77777777" w:rsidR="00410D38" w:rsidRDefault="00000000" w:rsidP="00312B08">
            <w:pPr>
              <w:spacing w:after="40"/>
            </w:pPr>
            <w:r>
              <w:t>۸.۵۶٪</w:t>
            </w:r>
          </w:p>
        </w:tc>
      </w:tr>
      <w:tr w:rsidR="00410D38" w14:paraId="5E7D487A" w14:textId="77777777">
        <w:tc>
          <w:tcPr>
            <w:tcW w:w="1870" w:type="dxa"/>
          </w:tcPr>
          <w:p w14:paraId="5E7D4875" w14:textId="77777777" w:rsidR="00410D38" w:rsidRDefault="00000000" w:rsidP="00312B08">
            <w:pPr>
              <w:spacing w:after="40"/>
            </w:pPr>
            <w:r>
              <w:t>۱۴۰۲</w:t>
            </w:r>
          </w:p>
        </w:tc>
        <w:tc>
          <w:tcPr>
            <w:tcW w:w="1870" w:type="dxa"/>
          </w:tcPr>
          <w:p w14:paraId="5E7D4876" w14:textId="77777777" w:rsidR="00410D38" w:rsidRDefault="00000000" w:rsidP="00312B08">
            <w:pPr>
              <w:spacing w:after="40"/>
            </w:pPr>
            <w:r>
              <w:t>۹۶,۷۴۰</w:t>
            </w:r>
          </w:p>
        </w:tc>
        <w:tc>
          <w:tcPr>
            <w:tcW w:w="1870" w:type="dxa"/>
          </w:tcPr>
          <w:p w14:paraId="5E7D4877" w14:textId="77777777" w:rsidR="00410D38" w:rsidRDefault="00000000" w:rsidP="00312B08">
            <w:pPr>
              <w:spacing w:after="40"/>
            </w:pPr>
            <w:r>
              <w:t>۷.۷</w:t>
            </w:r>
          </w:p>
        </w:tc>
        <w:tc>
          <w:tcPr>
            <w:tcW w:w="1870" w:type="dxa"/>
          </w:tcPr>
          <w:p w14:paraId="5E7D4878" w14:textId="77777777" w:rsidR="00410D38" w:rsidRDefault="00000000" w:rsidP="00312B08">
            <w:pPr>
              <w:spacing w:after="40"/>
            </w:pPr>
            <w:r>
              <w:t>۷.۲</w:t>
            </w:r>
          </w:p>
        </w:tc>
        <w:tc>
          <w:tcPr>
            <w:tcW w:w="1870" w:type="dxa"/>
          </w:tcPr>
          <w:p w14:paraId="5E7D4879" w14:textId="77777777" w:rsidR="00410D38" w:rsidRDefault="00000000" w:rsidP="00312B08">
            <w:pPr>
              <w:spacing w:after="40"/>
            </w:pPr>
            <w:r>
              <w:t>۹.۳۳٪</w:t>
            </w:r>
          </w:p>
        </w:tc>
      </w:tr>
      <w:tr w:rsidR="00410D38" w14:paraId="5E7D4880" w14:textId="77777777">
        <w:tc>
          <w:tcPr>
            <w:tcW w:w="1870" w:type="dxa"/>
          </w:tcPr>
          <w:p w14:paraId="5E7D487B" w14:textId="77777777" w:rsidR="00410D38" w:rsidRDefault="00000000" w:rsidP="00312B08">
            <w:pPr>
              <w:spacing w:after="40"/>
            </w:pPr>
            <w:r>
              <w:t>۱۴۰۳</w:t>
            </w:r>
          </w:p>
        </w:tc>
        <w:tc>
          <w:tcPr>
            <w:tcW w:w="1870" w:type="dxa"/>
          </w:tcPr>
          <w:p w14:paraId="5E7D487C" w14:textId="77777777" w:rsidR="00410D38" w:rsidRDefault="00000000" w:rsidP="00312B08">
            <w:pPr>
              <w:spacing w:after="40"/>
            </w:pPr>
            <w:r>
              <w:t>۱۱۶,۵۵۱</w:t>
            </w:r>
          </w:p>
        </w:tc>
        <w:tc>
          <w:tcPr>
            <w:tcW w:w="1870" w:type="dxa"/>
          </w:tcPr>
          <w:p w14:paraId="5E7D487D" w14:textId="77777777" w:rsidR="00410D38" w:rsidRDefault="00000000" w:rsidP="00312B08">
            <w:pPr>
              <w:spacing w:after="40"/>
            </w:pPr>
            <w:r>
              <w:t>۲۰.۳</w:t>
            </w:r>
          </w:p>
        </w:tc>
        <w:tc>
          <w:tcPr>
            <w:tcW w:w="1870" w:type="dxa"/>
          </w:tcPr>
          <w:p w14:paraId="5E7D487E" w14:textId="77777777" w:rsidR="00410D38" w:rsidRDefault="00000000" w:rsidP="00312B08">
            <w:pPr>
              <w:spacing w:after="40"/>
            </w:pPr>
            <w:r>
              <w:t>۲۶.۵</w:t>
            </w:r>
          </w:p>
        </w:tc>
        <w:tc>
          <w:tcPr>
            <w:tcW w:w="1870" w:type="dxa"/>
          </w:tcPr>
          <w:p w14:paraId="5E7D487F" w14:textId="77777777" w:rsidR="00410D38" w:rsidRDefault="00000000" w:rsidP="00312B08">
            <w:pPr>
              <w:spacing w:after="40"/>
            </w:pPr>
            <w:r>
              <w:rPr>
                <w:b/>
                <w:bCs/>
              </w:rPr>
              <w:t>۱۳.۰۵٪</w:t>
            </w:r>
          </w:p>
        </w:tc>
      </w:tr>
      <w:tr w:rsidR="00410D38" w14:paraId="5E7D4886" w14:textId="77777777">
        <w:tc>
          <w:tcPr>
            <w:tcW w:w="1870" w:type="dxa"/>
          </w:tcPr>
          <w:p w14:paraId="5E7D4881" w14:textId="77777777" w:rsidR="00410D38" w:rsidRDefault="00000000" w:rsidP="00312B08">
            <w:pPr>
              <w:spacing w:after="40"/>
            </w:pPr>
            <w:r>
              <w:t>۱۴۰۴</w:t>
            </w:r>
          </w:p>
        </w:tc>
        <w:tc>
          <w:tcPr>
            <w:tcW w:w="1870" w:type="dxa"/>
          </w:tcPr>
          <w:p w14:paraId="5E7D4882" w14:textId="77777777" w:rsidR="00410D38" w:rsidRDefault="00000000" w:rsidP="00312B08">
            <w:pPr>
              <w:spacing w:after="40"/>
            </w:pPr>
            <w:r>
              <w:t>۱۴۶,۸۶۴</w:t>
            </w:r>
          </w:p>
        </w:tc>
        <w:tc>
          <w:tcPr>
            <w:tcW w:w="1870" w:type="dxa"/>
          </w:tcPr>
          <w:p w14:paraId="5E7D4883" w14:textId="77777777" w:rsidR="00410D38" w:rsidRDefault="00000000" w:rsidP="00312B08">
            <w:pPr>
              <w:spacing w:after="40"/>
            </w:pPr>
            <w:r>
              <w:rPr>
                <w:b/>
                <w:bCs/>
              </w:rPr>
              <w:t>۵۹.۲</w:t>
            </w:r>
          </w:p>
        </w:tc>
        <w:tc>
          <w:tcPr>
            <w:tcW w:w="1870" w:type="dxa"/>
          </w:tcPr>
          <w:p w14:paraId="5E7D4884" w14:textId="77777777" w:rsidR="00410D38" w:rsidRDefault="00000000" w:rsidP="00312B08">
            <w:pPr>
              <w:spacing w:after="40"/>
            </w:pPr>
            <w:r>
              <w:t>۱۲.۶</w:t>
            </w:r>
          </w:p>
        </w:tc>
        <w:tc>
          <w:tcPr>
            <w:tcW w:w="1870" w:type="dxa"/>
          </w:tcPr>
          <w:p w14:paraId="5E7D4885" w14:textId="77777777" w:rsidR="00410D38" w:rsidRDefault="00000000" w:rsidP="00312B08">
            <w:pPr>
              <w:spacing w:after="40"/>
            </w:pPr>
            <w:r>
              <w:t>۲.۱۳٪</w:t>
            </w:r>
          </w:p>
        </w:tc>
      </w:tr>
    </w:tbl>
    <w:p w14:paraId="5E7D4887" w14:textId="77777777" w:rsidR="00410D38" w:rsidRDefault="00410D38" w:rsidP="00312B08">
      <w:pPr>
        <w:spacing w:after="160"/>
      </w:pPr>
    </w:p>
    <w:p w14:paraId="5E7D4888" w14:textId="77777777" w:rsidR="00410D38" w:rsidRDefault="00000000" w:rsidP="00312B08">
      <w:pPr>
        <w:pStyle w:val="Heading3"/>
        <w:spacing w:before="280" w:after="160"/>
      </w:pPr>
      <w:bookmarkStart w:id="234" w:name="_Toc241516104"/>
      <w:r>
        <w:rPr>
          <w:b/>
          <w:bCs/>
        </w:rPr>
        <w:t>۵.۵.۲ تحلیل</w:t>
      </w:r>
      <w:bookmarkEnd w:id="234"/>
    </w:p>
    <w:p w14:paraId="5E7D4889" w14:textId="77777777" w:rsidR="00410D38" w:rsidRDefault="00000000" w:rsidP="00312B08">
      <w:pPr>
        <w:spacing w:after="160" w:line="300" w:lineRule="auto"/>
      </w:pPr>
      <w:r>
        <w:rPr>
          <w:b/>
          <w:bCs/>
        </w:rPr>
        <w:lastRenderedPageBreak/>
        <w:t>نسل ۱۴۰۳ بدترین عملکرد را دارد.</w:t>
      </w:r>
      <w:r>
        <w:t xml:space="preserve"> با نسبت غیرجاری ۱۳.۰۵ درصد، این نسل به‌طور محسوس از تمام نسل‌های پیشین بدتر است. ۲.۶ هزار میلیارد تومان مطالبات غیرجاری این نسل، </w:t>
      </w:r>
      <w:r>
        <w:rPr>
          <w:b/>
          <w:bCs/>
        </w:rPr>
        <w:t>۵۱.۱ درصد کل مطالبات غیرجاری بخش شناخته‌شده</w:t>
      </w:r>
      <w:r>
        <w:t xml:space="preserve"> را تشکیل می‌دهد.</w:t>
      </w:r>
    </w:p>
    <w:p w14:paraId="5E7D488A" w14:textId="77777777" w:rsidR="00410D38" w:rsidRDefault="00000000" w:rsidP="00312B08">
      <w:pPr>
        <w:spacing w:after="160" w:line="300" w:lineRule="auto"/>
      </w:pPr>
      <w:r>
        <w:rPr>
          <w:b/>
          <w:bCs/>
        </w:rPr>
        <w:t>روند صعودی نسل‌های ۱۳۹۹ تا ۱۴۰۳.</w:t>
      </w:r>
      <w:r>
        <w:t xml:space="preserve"> نسبت غیرجاری به‌طور پیوسته از ۱.۵۷ به ۱۳.۰۵ درصد افزایش یافته است. این روند دو تبیین ممکن دارد که هر دو محتمل‌اند و لزوماً متعارض نیستند: تنزل تدریجی معیارهای اعطا در طول زمان، یا بدتر شدن شرایط اقتصادی مؤثر بر توان بازپرداخت وام‌گیرندگان.</w:t>
      </w:r>
    </w:p>
    <w:p w14:paraId="5E7D488B" w14:textId="77777777" w:rsidR="00410D38" w:rsidRDefault="00000000" w:rsidP="00312B08">
      <w:pPr>
        <w:spacing w:after="160" w:line="300" w:lineRule="auto"/>
      </w:pPr>
      <w:r>
        <w:rPr>
          <w:b/>
          <w:bCs/>
        </w:rPr>
        <w:t>تذکر روش‌شناختی درباره‌ی نسل ۱۴۰۴.</w:t>
      </w:r>
      <w:r>
        <w:t xml:space="preserve"> رقم ۲.۱۳ درصد برای نسل ۱۴۰۴ </w:t>
      </w:r>
      <w:r>
        <w:rPr>
          <w:b/>
          <w:bCs/>
        </w:rPr>
        <w:t>نباید به‌عنوان بهبود کیفیت تفسیر شود</w:t>
      </w:r>
      <w:r>
        <w:t>. تسهیلات اعطاشده در سال ۱۴۰۴ در مقطع اسفند همان سال، حداکثر دوازده ماه عمر دارند و بخش عمده‌ی آن‌ها هنوز به مرحله‌ی نکول نرسیده‌اند. در ادبیات ریسک اعتباری، نسبت غیرجاری یک نسل معمولاً پس از دو تا سه سال به سطح پایدار می‌رسد.</w:t>
      </w:r>
    </w:p>
    <w:p w14:paraId="5E7D488C" w14:textId="77777777" w:rsidR="00410D38" w:rsidRDefault="00000000" w:rsidP="00312B08">
      <w:pPr>
        <w:spacing w:after="160" w:line="300" w:lineRule="auto"/>
      </w:pPr>
      <w:r>
        <w:t>مقایسه‌ی مسیر نسل‌های پیشین این نکته را روشن می‌کند: نسل ۱۴۰۳ نیز در پایان نخستین سال خود نسبت پایینی داشت و اکنون در سال دوم به ۱۳.۰۵ درصد رسیده است.</w:t>
      </w:r>
    </w:p>
    <w:p w14:paraId="5E7D488D" w14:textId="77777777" w:rsidR="00410D38" w:rsidRDefault="00000000" w:rsidP="00312B08">
      <w:pPr>
        <w:pBdr>
          <w:right w:val="single" w:sz="18" w:space="0" w:color="808080"/>
        </w:pBdr>
        <w:shd w:val="clear" w:color="auto" w:fill="F2F2F2"/>
        <w:spacing w:before="100" w:after="160"/>
        <w:ind w:left="400"/>
      </w:pPr>
      <w:r>
        <w:rPr>
          <w:b/>
          <w:bCs/>
          <w:i/>
          <w:iCs/>
          <w:sz w:val="20"/>
          <w:szCs w:val="20"/>
        </w:rPr>
        <w:t>هشدار پیش‌نگر:</w:t>
      </w:r>
      <w:r>
        <w:rPr>
          <w:i/>
          <w:iCs/>
          <w:sz w:val="20"/>
          <w:szCs w:val="20"/>
        </w:rPr>
        <w:t xml:space="preserve"> نسل ۱۴۰۴ با </w:t>
      </w:r>
      <w:r>
        <w:rPr>
          <w:b/>
          <w:bCs/>
          <w:i/>
          <w:iCs/>
          <w:sz w:val="20"/>
          <w:szCs w:val="20"/>
        </w:rPr>
        <w:t>۵۹.۲ هزار میلیارد تومان</w:t>
      </w:r>
      <w:r>
        <w:rPr>
          <w:i/>
          <w:iCs/>
          <w:sz w:val="20"/>
          <w:szCs w:val="20"/>
        </w:rPr>
        <w:t xml:space="preserve"> مانده، بزرگ‌ترین نسل تاریخ بانک است — بزرگ‌تر از مجموع تمام نسل‌های پیشین. چنانچه این نسل مسیری مشابه نسل ۱۴۰۳ را طی کند، مطالبات غیرجاری ناشی از آن به‌تنهایی می‌تواند از کل مطالبات غیرجاری فعلی بانک فراتر رود. این مهم‌ترین یافته‌ی پیش‌نگر این فصل است و مستقیماً به شاخص‌های بخش ۵.۷ متصل می‌شود.</w:t>
      </w:r>
    </w:p>
    <w:p w14:paraId="5E7D488E" w14:textId="77777777" w:rsidR="00410D38" w:rsidRDefault="00410D38" w:rsidP="00312B08">
      <w:pPr>
        <w:pBdr>
          <w:bottom w:val="single" w:sz="6" w:space="0" w:color="999999"/>
        </w:pBdr>
        <w:spacing w:before="120" w:after="120"/>
      </w:pPr>
    </w:p>
    <w:p w14:paraId="5E7D488F" w14:textId="77777777" w:rsidR="00410D38" w:rsidRDefault="00000000" w:rsidP="00312B08">
      <w:pPr>
        <w:pStyle w:val="Heading2"/>
        <w:spacing w:before="280" w:after="160"/>
      </w:pPr>
      <w:bookmarkStart w:id="235" w:name="_Toc241516105"/>
      <w:r>
        <w:rPr>
          <w:b/>
          <w:bCs/>
          <w:sz w:val="28"/>
          <w:szCs w:val="28"/>
        </w:rPr>
        <w:t>۵.۶ ساختار ضمانت و رابطه‌ی آن با ریسک</w:t>
      </w:r>
      <w:bookmarkEnd w:id="235"/>
    </w:p>
    <w:p w14:paraId="5E7D4890" w14:textId="77777777" w:rsidR="00410D38" w:rsidRDefault="00000000" w:rsidP="00312B08">
      <w:pPr>
        <w:pStyle w:val="Heading3"/>
        <w:spacing w:before="280" w:after="160"/>
      </w:pPr>
      <w:bookmarkStart w:id="236" w:name="_Toc241516106"/>
      <w:r>
        <w:rPr>
          <w:b/>
          <w:bCs/>
        </w:rPr>
        <w:t>۵.۶.۱ تصحیح یک روایت پیشین</w:t>
      </w:r>
      <w:bookmarkEnd w:id="236"/>
    </w:p>
    <w:p w14:paraId="5E7D4891" w14:textId="77777777" w:rsidR="00410D38" w:rsidRDefault="00000000" w:rsidP="00312B08">
      <w:pPr>
        <w:spacing w:after="160" w:line="300" w:lineRule="auto"/>
      </w:pPr>
      <w:r>
        <w:t>در اسناد کاری این پروژه، ساختار چندضامنی به‌عنوان نشانه‌ی «پیچیدگی و لذا ریسک بیشتر» تفسیر شده بود. داده این تفسیر را رد می‌کند.</w:t>
      </w:r>
    </w:p>
    <w:p w14:paraId="5E7D4892" w14:textId="77777777" w:rsidR="00410D38" w:rsidRDefault="00000000" w:rsidP="00312B08">
      <w:pPr>
        <w:spacing w:before="120" w:after="80"/>
      </w:pPr>
      <w:r>
        <w:rPr>
          <w:noProof/>
        </w:rPr>
        <w:drawing>
          <wp:inline distT="0" distB="0" distL="0" distR="0" wp14:anchorId="5E7D4AED" wp14:editId="5E7D4AEE">
            <wp:extent cx="5334000" cy="2962275"/>
            <wp:effectExtent l="0" t="0" r="0" b="0"/>
            <wp:docPr id="2014587183" name="Picture 20145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962275"/>
                    </a:xfrm>
                    <a:prstGeom prst="rect">
                      <a:avLst/>
                    </a:prstGeom>
                  </pic:spPr>
                </pic:pic>
              </a:graphicData>
            </a:graphic>
          </wp:inline>
        </w:drawing>
      </w:r>
    </w:p>
    <w:p w14:paraId="5E7D4893" w14:textId="77777777" w:rsidR="00410D38" w:rsidRDefault="00000000" w:rsidP="00312B08">
      <w:pPr>
        <w:spacing w:after="220"/>
      </w:pPr>
      <w:r>
        <w:rPr>
          <w:i/>
          <w:iCs/>
          <w:sz w:val="18"/>
          <w:szCs w:val="18"/>
        </w:rPr>
        <w:t>نسبت مطالبات غیرجاری بر حسب تعداد ضامن</w:t>
      </w:r>
    </w:p>
    <w:p w14:paraId="5E7D4894"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guarantor_complexity_npl.png</w:t>
      </w:r>
      <w:r>
        <w:rPr>
          <w:i/>
          <w:iCs/>
          <w:sz w:val="20"/>
          <w:szCs w:val="20"/>
        </w:rPr>
        <w:t>)</w:t>
      </w:r>
    </w:p>
    <w:p w14:paraId="5E7D4895" w14:textId="77777777" w:rsidR="00410D38" w:rsidRDefault="00000000" w:rsidP="00312B08">
      <w:pPr>
        <w:spacing w:after="160" w:line="300" w:lineRule="auto"/>
      </w:pPr>
      <w:r>
        <w:rPr>
          <w:b/>
          <w:bCs/>
        </w:rPr>
        <w:t>جدول ۵-۱۱: مطالبات غیرجاری بر حسب تعداد طرفین قرارداد (مبنای الف — پوشش ۱۰۰٪)</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89B" w14:textId="77777777">
        <w:trPr>
          <w:tblHeader/>
        </w:trPr>
        <w:tc>
          <w:tcPr>
            <w:tcW w:w="1870" w:type="dxa"/>
            <w:shd w:val="clear" w:color="auto" w:fill="D9D9D9"/>
          </w:tcPr>
          <w:p w14:paraId="5E7D4896" w14:textId="77777777" w:rsidR="00410D38" w:rsidRDefault="00000000" w:rsidP="00312B08">
            <w:pPr>
              <w:spacing w:after="40"/>
            </w:pPr>
            <w:r>
              <w:lastRenderedPageBreak/>
              <w:t>تعداد ضامن</w:t>
            </w:r>
          </w:p>
        </w:tc>
        <w:tc>
          <w:tcPr>
            <w:tcW w:w="1870" w:type="dxa"/>
            <w:shd w:val="clear" w:color="auto" w:fill="D9D9D9"/>
          </w:tcPr>
          <w:p w14:paraId="5E7D4897" w14:textId="77777777" w:rsidR="00410D38" w:rsidRDefault="00000000" w:rsidP="00312B08">
            <w:pPr>
              <w:spacing w:after="40"/>
            </w:pPr>
            <w:r>
              <w:t>تعداد قرارداد</w:t>
            </w:r>
          </w:p>
        </w:tc>
        <w:tc>
          <w:tcPr>
            <w:tcW w:w="1870" w:type="dxa"/>
            <w:shd w:val="clear" w:color="auto" w:fill="D9D9D9"/>
          </w:tcPr>
          <w:p w14:paraId="5E7D4898" w14:textId="77777777" w:rsidR="00410D38" w:rsidRDefault="00000000" w:rsidP="00312B08">
            <w:pPr>
              <w:spacing w:after="40"/>
            </w:pPr>
            <w:r>
              <w:t>مانده (هزار میلیارد تومان)</w:t>
            </w:r>
          </w:p>
        </w:tc>
        <w:tc>
          <w:tcPr>
            <w:tcW w:w="1870" w:type="dxa"/>
            <w:shd w:val="clear" w:color="auto" w:fill="D9D9D9"/>
          </w:tcPr>
          <w:p w14:paraId="5E7D4899" w14:textId="77777777" w:rsidR="00410D38" w:rsidRDefault="00000000" w:rsidP="00312B08">
            <w:pPr>
              <w:spacing w:after="40"/>
            </w:pPr>
            <w:r>
              <w:t>مطالبات غیرجاری</w:t>
            </w:r>
          </w:p>
        </w:tc>
        <w:tc>
          <w:tcPr>
            <w:tcW w:w="1870" w:type="dxa"/>
            <w:shd w:val="clear" w:color="auto" w:fill="D9D9D9"/>
          </w:tcPr>
          <w:p w14:paraId="5E7D489A" w14:textId="77777777" w:rsidR="00410D38" w:rsidRDefault="00000000" w:rsidP="00312B08">
            <w:pPr>
              <w:spacing w:after="40"/>
            </w:pPr>
            <w:r>
              <w:t>نسبت غیرجاری</w:t>
            </w:r>
          </w:p>
        </w:tc>
      </w:tr>
      <w:tr w:rsidR="00410D38" w14:paraId="5E7D48A1" w14:textId="77777777">
        <w:tc>
          <w:tcPr>
            <w:tcW w:w="1870" w:type="dxa"/>
          </w:tcPr>
          <w:p w14:paraId="5E7D489C" w14:textId="77777777" w:rsidR="00410D38" w:rsidRDefault="00000000" w:rsidP="00312B08">
            <w:pPr>
              <w:spacing w:after="40"/>
            </w:pPr>
            <w:r>
              <w:t>یک (تک‌ضامنی)</w:t>
            </w:r>
          </w:p>
        </w:tc>
        <w:tc>
          <w:tcPr>
            <w:tcW w:w="1870" w:type="dxa"/>
          </w:tcPr>
          <w:p w14:paraId="5E7D489D" w14:textId="77777777" w:rsidR="00410D38" w:rsidRDefault="00000000" w:rsidP="00312B08">
            <w:pPr>
              <w:spacing w:after="40"/>
            </w:pPr>
            <w:r>
              <w:t>۹۷۲,۷۳۴</w:t>
            </w:r>
          </w:p>
        </w:tc>
        <w:tc>
          <w:tcPr>
            <w:tcW w:w="1870" w:type="dxa"/>
          </w:tcPr>
          <w:p w14:paraId="5E7D489E" w14:textId="77777777" w:rsidR="00410D38" w:rsidRDefault="00000000" w:rsidP="00312B08">
            <w:pPr>
              <w:spacing w:after="40"/>
            </w:pPr>
            <w:r>
              <w:rPr>
                <w:b/>
                <w:bCs/>
              </w:rPr>
              <w:t>۸۰.۹</w:t>
            </w:r>
          </w:p>
        </w:tc>
        <w:tc>
          <w:tcPr>
            <w:tcW w:w="1870" w:type="dxa"/>
          </w:tcPr>
          <w:p w14:paraId="5E7D489F" w14:textId="77777777" w:rsidR="00410D38" w:rsidRDefault="00000000" w:rsidP="00312B08">
            <w:pPr>
              <w:spacing w:after="40"/>
            </w:pPr>
            <w:r>
              <w:rPr>
                <w:b/>
                <w:bCs/>
              </w:rPr>
              <w:t>۸۵.۶</w:t>
            </w:r>
          </w:p>
        </w:tc>
        <w:tc>
          <w:tcPr>
            <w:tcW w:w="1870" w:type="dxa"/>
          </w:tcPr>
          <w:p w14:paraId="5E7D48A0" w14:textId="77777777" w:rsidR="00410D38" w:rsidRDefault="00000000" w:rsidP="00312B08">
            <w:pPr>
              <w:spacing w:after="40"/>
            </w:pPr>
            <w:r>
              <w:rPr>
                <w:b/>
                <w:bCs/>
              </w:rPr>
              <w:t>۱۰.۵۸٪</w:t>
            </w:r>
          </w:p>
        </w:tc>
      </w:tr>
      <w:tr w:rsidR="00410D38" w14:paraId="5E7D48A7" w14:textId="77777777">
        <w:tc>
          <w:tcPr>
            <w:tcW w:w="1870" w:type="dxa"/>
          </w:tcPr>
          <w:p w14:paraId="5E7D48A2" w14:textId="77777777" w:rsidR="00410D38" w:rsidRDefault="00000000" w:rsidP="00312B08">
            <w:pPr>
              <w:spacing w:after="40"/>
            </w:pPr>
            <w:r>
              <w:t>دو تا سه</w:t>
            </w:r>
          </w:p>
        </w:tc>
        <w:tc>
          <w:tcPr>
            <w:tcW w:w="1870" w:type="dxa"/>
          </w:tcPr>
          <w:p w14:paraId="5E7D48A3" w14:textId="77777777" w:rsidR="00410D38" w:rsidRDefault="00000000" w:rsidP="00312B08">
            <w:pPr>
              <w:spacing w:after="40"/>
            </w:pPr>
            <w:r>
              <w:t>۳۳۲,۹۲۲</w:t>
            </w:r>
          </w:p>
        </w:tc>
        <w:tc>
          <w:tcPr>
            <w:tcW w:w="1870" w:type="dxa"/>
          </w:tcPr>
          <w:p w14:paraId="5E7D48A4" w14:textId="77777777" w:rsidR="00410D38" w:rsidRDefault="00000000" w:rsidP="00312B08">
            <w:pPr>
              <w:spacing w:after="40"/>
            </w:pPr>
            <w:r>
              <w:t>۴۲.۹</w:t>
            </w:r>
          </w:p>
        </w:tc>
        <w:tc>
          <w:tcPr>
            <w:tcW w:w="1870" w:type="dxa"/>
          </w:tcPr>
          <w:p w14:paraId="5E7D48A5" w14:textId="77777777" w:rsidR="00410D38" w:rsidRDefault="00000000" w:rsidP="00312B08">
            <w:pPr>
              <w:spacing w:after="40"/>
            </w:pPr>
            <w:r>
              <w:t>۲۲.۸</w:t>
            </w:r>
          </w:p>
        </w:tc>
        <w:tc>
          <w:tcPr>
            <w:tcW w:w="1870" w:type="dxa"/>
          </w:tcPr>
          <w:p w14:paraId="5E7D48A6" w14:textId="77777777" w:rsidR="00410D38" w:rsidRDefault="00000000" w:rsidP="00312B08">
            <w:pPr>
              <w:spacing w:after="40"/>
            </w:pPr>
            <w:r>
              <w:rPr>
                <w:b/>
                <w:bCs/>
              </w:rPr>
              <w:t>۵.۳۳٪</w:t>
            </w:r>
          </w:p>
        </w:tc>
      </w:tr>
      <w:tr w:rsidR="00410D38" w14:paraId="5E7D48AD" w14:textId="77777777">
        <w:tc>
          <w:tcPr>
            <w:tcW w:w="1870" w:type="dxa"/>
          </w:tcPr>
          <w:p w14:paraId="5E7D48A8" w14:textId="77777777" w:rsidR="00410D38" w:rsidRDefault="00000000" w:rsidP="00312B08">
            <w:pPr>
              <w:spacing w:after="40"/>
            </w:pPr>
            <w:r>
              <w:t>چهار تا شش</w:t>
            </w:r>
          </w:p>
        </w:tc>
        <w:tc>
          <w:tcPr>
            <w:tcW w:w="1870" w:type="dxa"/>
          </w:tcPr>
          <w:p w14:paraId="5E7D48A9" w14:textId="77777777" w:rsidR="00410D38" w:rsidRDefault="00000000" w:rsidP="00312B08">
            <w:pPr>
              <w:spacing w:after="40"/>
            </w:pPr>
            <w:r>
              <w:t>۱۶,۵۸۹</w:t>
            </w:r>
          </w:p>
        </w:tc>
        <w:tc>
          <w:tcPr>
            <w:tcW w:w="1870" w:type="dxa"/>
          </w:tcPr>
          <w:p w14:paraId="5E7D48AA" w14:textId="77777777" w:rsidR="00410D38" w:rsidRDefault="00000000" w:rsidP="00312B08">
            <w:pPr>
              <w:spacing w:after="40"/>
            </w:pPr>
            <w:r>
              <w:t>۴.۳</w:t>
            </w:r>
          </w:p>
        </w:tc>
        <w:tc>
          <w:tcPr>
            <w:tcW w:w="1870" w:type="dxa"/>
          </w:tcPr>
          <w:p w14:paraId="5E7D48AB" w14:textId="77777777" w:rsidR="00410D38" w:rsidRDefault="00000000" w:rsidP="00312B08">
            <w:pPr>
              <w:spacing w:after="40"/>
            </w:pPr>
            <w:r>
              <w:t>۳.۸</w:t>
            </w:r>
          </w:p>
        </w:tc>
        <w:tc>
          <w:tcPr>
            <w:tcW w:w="1870" w:type="dxa"/>
          </w:tcPr>
          <w:p w14:paraId="5E7D48AC" w14:textId="77777777" w:rsidR="00410D38" w:rsidRDefault="00000000" w:rsidP="00312B08">
            <w:pPr>
              <w:spacing w:after="40"/>
            </w:pPr>
            <w:r>
              <w:t>۸.۸۵٪</w:t>
            </w:r>
          </w:p>
        </w:tc>
      </w:tr>
      <w:tr w:rsidR="00410D38" w14:paraId="5E7D48B3" w14:textId="77777777">
        <w:tc>
          <w:tcPr>
            <w:tcW w:w="1870" w:type="dxa"/>
          </w:tcPr>
          <w:p w14:paraId="5E7D48AE" w14:textId="77777777" w:rsidR="00410D38" w:rsidRDefault="00000000" w:rsidP="00312B08">
            <w:pPr>
              <w:spacing w:after="40"/>
            </w:pPr>
            <w:r>
              <w:t>هفت تا ده</w:t>
            </w:r>
          </w:p>
        </w:tc>
        <w:tc>
          <w:tcPr>
            <w:tcW w:w="1870" w:type="dxa"/>
          </w:tcPr>
          <w:p w14:paraId="5E7D48AF" w14:textId="77777777" w:rsidR="00410D38" w:rsidRDefault="00000000" w:rsidP="00312B08">
            <w:pPr>
              <w:spacing w:after="40"/>
            </w:pPr>
            <w:r>
              <w:t>۵۴</w:t>
            </w:r>
          </w:p>
        </w:tc>
        <w:tc>
          <w:tcPr>
            <w:tcW w:w="1870" w:type="dxa"/>
          </w:tcPr>
          <w:p w14:paraId="5E7D48B0" w14:textId="77777777" w:rsidR="00410D38" w:rsidRDefault="00000000" w:rsidP="00312B08">
            <w:pPr>
              <w:spacing w:after="40"/>
            </w:pPr>
            <w:r>
              <w:t>۰.۱</w:t>
            </w:r>
          </w:p>
        </w:tc>
        <w:tc>
          <w:tcPr>
            <w:tcW w:w="1870" w:type="dxa"/>
          </w:tcPr>
          <w:p w14:paraId="5E7D48B1" w14:textId="77777777" w:rsidR="00410D38" w:rsidRDefault="00000000" w:rsidP="00312B08">
            <w:pPr>
              <w:spacing w:after="40"/>
            </w:pPr>
            <w:r>
              <w:t>۰.۰</w:t>
            </w:r>
          </w:p>
        </w:tc>
        <w:tc>
          <w:tcPr>
            <w:tcW w:w="1870" w:type="dxa"/>
          </w:tcPr>
          <w:p w14:paraId="5E7D48B2" w14:textId="77777777" w:rsidR="00410D38" w:rsidRDefault="00000000" w:rsidP="00312B08">
            <w:pPr>
              <w:spacing w:after="40"/>
            </w:pPr>
            <w:r>
              <w:t>۰٪</w:t>
            </w:r>
          </w:p>
        </w:tc>
      </w:tr>
      <w:tr w:rsidR="00410D38" w14:paraId="5E7D48B9" w14:textId="77777777">
        <w:tc>
          <w:tcPr>
            <w:tcW w:w="1870" w:type="dxa"/>
          </w:tcPr>
          <w:p w14:paraId="5E7D48B4" w14:textId="77777777" w:rsidR="00410D38" w:rsidRDefault="00000000" w:rsidP="00312B08">
            <w:pPr>
              <w:spacing w:after="40"/>
            </w:pPr>
            <w:r>
              <w:t>یازده و بیشتر</w:t>
            </w:r>
          </w:p>
        </w:tc>
        <w:tc>
          <w:tcPr>
            <w:tcW w:w="1870" w:type="dxa"/>
          </w:tcPr>
          <w:p w14:paraId="5E7D48B5" w14:textId="77777777" w:rsidR="00410D38" w:rsidRDefault="00000000" w:rsidP="00312B08">
            <w:pPr>
              <w:spacing w:after="40"/>
            </w:pPr>
            <w:r>
              <w:t>۴</w:t>
            </w:r>
          </w:p>
        </w:tc>
        <w:tc>
          <w:tcPr>
            <w:tcW w:w="1870" w:type="dxa"/>
          </w:tcPr>
          <w:p w14:paraId="5E7D48B6" w14:textId="77777777" w:rsidR="00410D38" w:rsidRDefault="00000000" w:rsidP="00312B08">
            <w:pPr>
              <w:spacing w:after="40"/>
            </w:pPr>
            <w:r>
              <w:t>۰.۰</w:t>
            </w:r>
          </w:p>
        </w:tc>
        <w:tc>
          <w:tcPr>
            <w:tcW w:w="1870" w:type="dxa"/>
          </w:tcPr>
          <w:p w14:paraId="5E7D48B7" w14:textId="77777777" w:rsidR="00410D38" w:rsidRDefault="00000000" w:rsidP="00312B08">
            <w:pPr>
              <w:spacing w:after="40"/>
            </w:pPr>
            <w:r>
              <w:t>۰.۰</w:t>
            </w:r>
          </w:p>
        </w:tc>
        <w:tc>
          <w:tcPr>
            <w:tcW w:w="1870" w:type="dxa"/>
          </w:tcPr>
          <w:p w14:paraId="5E7D48B8" w14:textId="77777777" w:rsidR="00410D38" w:rsidRDefault="00000000" w:rsidP="00312B08">
            <w:pPr>
              <w:spacing w:after="40"/>
            </w:pPr>
            <w:r>
              <w:t>—</w:t>
            </w:r>
          </w:p>
        </w:tc>
      </w:tr>
      <w:tr w:rsidR="00410D38" w14:paraId="5E7D48BF" w14:textId="77777777">
        <w:tc>
          <w:tcPr>
            <w:tcW w:w="1870" w:type="dxa"/>
          </w:tcPr>
          <w:p w14:paraId="5E7D48BA" w14:textId="77777777" w:rsidR="00410D38" w:rsidRDefault="00000000" w:rsidP="00312B08">
            <w:pPr>
              <w:spacing w:after="40"/>
            </w:pPr>
            <w:r>
              <w:rPr>
                <w:b/>
                <w:bCs/>
              </w:rPr>
              <w:t>جمع</w:t>
            </w:r>
          </w:p>
        </w:tc>
        <w:tc>
          <w:tcPr>
            <w:tcW w:w="1870" w:type="dxa"/>
          </w:tcPr>
          <w:p w14:paraId="5E7D48BB" w14:textId="77777777" w:rsidR="00410D38" w:rsidRDefault="00000000" w:rsidP="00312B08">
            <w:pPr>
              <w:spacing w:after="40"/>
            </w:pPr>
            <w:r>
              <w:rPr>
                <w:b/>
                <w:bCs/>
              </w:rPr>
              <w:t>۱,۳۲۲,۳۰۳</w:t>
            </w:r>
          </w:p>
        </w:tc>
        <w:tc>
          <w:tcPr>
            <w:tcW w:w="1870" w:type="dxa"/>
          </w:tcPr>
          <w:p w14:paraId="5E7D48BC" w14:textId="77777777" w:rsidR="00410D38" w:rsidRDefault="00000000" w:rsidP="00312B08">
            <w:pPr>
              <w:spacing w:after="40"/>
            </w:pPr>
            <w:r>
              <w:rPr>
                <w:b/>
                <w:bCs/>
              </w:rPr>
              <w:t>۱۲۸.۲</w:t>
            </w:r>
          </w:p>
        </w:tc>
        <w:tc>
          <w:tcPr>
            <w:tcW w:w="1870" w:type="dxa"/>
          </w:tcPr>
          <w:p w14:paraId="5E7D48BD" w14:textId="77777777" w:rsidR="00410D38" w:rsidRDefault="00000000" w:rsidP="00312B08">
            <w:pPr>
              <w:spacing w:after="40"/>
            </w:pPr>
            <w:r>
              <w:rPr>
                <w:b/>
                <w:bCs/>
              </w:rPr>
              <w:t>۱۱۲.۲</w:t>
            </w:r>
          </w:p>
        </w:tc>
        <w:tc>
          <w:tcPr>
            <w:tcW w:w="1870" w:type="dxa"/>
          </w:tcPr>
          <w:p w14:paraId="5E7D48BE" w14:textId="77777777" w:rsidR="00410D38" w:rsidRDefault="00000000" w:rsidP="00312B08">
            <w:pPr>
              <w:spacing w:after="40"/>
            </w:pPr>
            <w:r>
              <w:t>۸.۷۶٪</w:t>
            </w:r>
          </w:p>
        </w:tc>
      </w:tr>
    </w:tbl>
    <w:p w14:paraId="5E7D48C0" w14:textId="77777777" w:rsidR="00410D38" w:rsidRDefault="00410D38" w:rsidP="00312B08">
      <w:pPr>
        <w:spacing w:after="160"/>
      </w:pPr>
    </w:p>
    <w:p w14:paraId="5E7D48C1" w14:textId="77777777" w:rsidR="00410D38" w:rsidRDefault="00000000" w:rsidP="00312B08">
      <w:pPr>
        <w:pStyle w:val="Heading3"/>
        <w:spacing w:before="280" w:after="160"/>
      </w:pPr>
      <w:bookmarkStart w:id="237" w:name="_Toc241516107"/>
      <w:r>
        <w:rPr>
          <w:b/>
          <w:bCs/>
        </w:rPr>
        <w:t>۵.۶.۲ تحلیل</w:t>
      </w:r>
      <w:bookmarkEnd w:id="237"/>
    </w:p>
    <w:p w14:paraId="5E7D48C2" w14:textId="77777777" w:rsidR="00410D38" w:rsidRDefault="00000000" w:rsidP="00312B08">
      <w:pPr>
        <w:spacing w:after="160" w:line="300" w:lineRule="auto"/>
      </w:pPr>
      <w:r>
        <w:rPr>
          <w:b/>
          <w:bCs/>
        </w:rPr>
        <w:t>یافته‌ی معکوس.</w:t>
      </w:r>
      <w:r>
        <w:t xml:space="preserve"> وام‌های تک‌ضامنی با نسبت </w:t>
      </w:r>
      <w:r>
        <w:rPr>
          <w:b/>
          <w:bCs/>
        </w:rPr>
        <w:t>۱۰.۵۸ درصد</w:t>
      </w:r>
      <w:r>
        <w:t xml:space="preserve">، تقریباً </w:t>
      </w:r>
      <w:r>
        <w:rPr>
          <w:b/>
          <w:bCs/>
        </w:rPr>
        <w:t>دو برابر</w:t>
      </w:r>
      <w:r>
        <w:t xml:space="preserve"> وام‌های دارای دو تا سه ضامن (۵.۳۳ درصد) نکول دارند. رابطه یکنواخت نیست — بازه‌ی چهار تا شش ضامن با ۸.۸۵ درصد دوباره بالا می‌رود — اما جهت کلی روشن است: </w:t>
      </w:r>
      <w:r>
        <w:rPr>
          <w:b/>
          <w:bCs/>
        </w:rPr>
        <w:t>افزایش تعداد ضامن با ریسک بیشتر همراه نیست.</w:t>
      </w:r>
    </w:p>
    <w:p w14:paraId="5E7D48C3" w14:textId="77777777" w:rsidR="00410D38" w:rsidRDefault="00000000" w:rsidP="00312B08">
      <w:pPr>
        <w:spacing w:after="160" w:line="300" w:lineRule="auto"/>
      </w:pPr>
      <w:r>
        <w:t>این نتیجه از منظر اقتصادی قابل انتظار است: الزام به ارائه‌ی ضامن بیشتر معمولاً بخشی از فرآیند کاهش ریسک است، نه نشانه‌ی آن.</w:t>
      </w:r>
    </w:p>
    <w:p w14:paraId="5E7D48C4" w14:textId="77777777" w:rsidR="00410D38" w:rsidRDefault="00000000" w:rsidP="00312B08">
      <w:pPr>
        <w:pBdr>
          <w:right w:val="single" w:sz="18" w:space="0" w:color="808080"/>
        </w:pBdr>
        <w:shd w:val="clear" w:color="auto" w:fill="F2F2F2"/>
        <w:spacing w:before="100" w:after="160"/>
        <w:ind w:left="400"/>
      </w:pPr>
      <w:r>
        <w:rPr>
          <w:b/>
          <w:bCs/>
          <w:i/>
          <w:iCs/>
          <w:sz w:val="20"/>
          <w:szCs w:val="20"/>
        </w:rPr>
        <w:t>تصحیح رسمی:</w:t>
      </w:r>
      <w:r>
        <w:rPr>
          <w:i/>
          <w:iCs/>
          <w:sz w:val="20"/>
          <w:szCs w:val="20"/>
        </w:rPr>
        <w:t xml:space="preserve"> گزاره‌ی «چندضامنی معادل پیچیدگی و لذا ریسک بیشتر» </w:t>
      </w:r>
      <w:r>
        <w:rPr>
          <w:b/>
          <w:bCs/>
          <w:i/>
          <w:iCs/>
          <w:sz w:val="20"/>
          <w:szCs w:val="20"/>
        </w:rPr>
        <w:t>نادرست است</w:t>
      </w:r>
      <w:r>
        <w:rPr>
          <w:i/>
          <w:iCs/>
          <w:sz w:val="20"/>
          <w:szCs w:val="20"/>
        </w:rPr>
        <w:t xml:space="preserve"> و نباید در گزارش‌های مدیریتی یا سیاست اعتباری بانک تکرار شود.</w:t>
      </w:r>
    </w:p>
    <w:p w14:paraId="5E7D48C5" w14:textId="77777777" w:rsidR="00410D38" w:rsidRDefault="00000000" w:rsidP="00312B08">
      <w:pPr>
        <w:spacing w:after="160" w:line="300" w:lineRule="auto"/>
      </w:pPr>
      <w:r>
        <w:rPr>
          <w:b/>
          <w:bCs/>
        </w:rPr>
        <w:t>اعتبار این جدول.</w:t>
      </w:r>
      <w:r>
        <w:t xml:space="preserve"> برخلاف بیشتر تحلیل‌های این فصل، جدول ۵-۱۱ بر مبنای الف استوار است و </w:t>
      </w:r>
      <w:r>
        <w:rPr>
          <w:b/>
          <w:bCs/>
        </w:rPr>
        <w:t>۱۰۰ درصد پرتفوی</w:t>
      </w:r>
      <w:r>
        <w:t xml:space="preserve"> را پوشش می‌دهد؛ مجموع مانده‌ی آن دقیقاً ۱,۲۸۱.۶ و مجموع مطالبات غیرجاری آن دقیقاً ۱۱.۲ هزار میلیارد تومان است. لذا این یکی از مستحکم‌ترین یافته‌های فصل است.</w:t>
      </w:r>
    </w:p>
    <w:p w14:paraId="5E7D48C6" w14:textId="77777777" w:rsidR="00410D38" w:rsidRDefault="00000000" w:rsidP="00312B08">
      <w:pPr>
        <w:spacing w:after="160" w:line="300" w:lineRule="auto"/>
      </w:pPr>
      <w:r>
        <w:rPr>
          <w:b/>
          <w:bCs/>
        </w:rPr>
        <w:t>نکته‌ی کمّی مهم.</w:t>
      </w:r>
      <w:r>
        <w:t xml:space="preserve"> وام‌های تک‌ضامنی </w:t>
      </w:r>
      <w:r>
        <w:rPr>
          <w:b/>
          <w:bCs/>
        </w:rPr>
        <w:t>۶۳.۱ درصد پرتفوی و ۷۶.۲ درصد کل مطالبات غیرجاری بانک</w:t>
      </w:r>
      <w:r>
        <w:t xml:space="preserve"> را تشکیل می‌دهند. بنابراین بازنگری در سیاست ضمانت برای این دسته، بزرگ‌ترین اهرم بالقوه‌ی کاهش ریسک اعتباری در اختیار بانک است.</w:t>
      </w:r>
    </w:p>
    <w:p w14:paraId="5E7D48C7" w14:textId="77777777" w:rsidR="00410D38" w:rsidRDefault="00000000" w:rsidP="00312B08">
      <w:pPr>
        <w:spacing w:after="160" w:line="300" w:lineRule="auto"/>
      </w:pPr>
      <w:r>
        <w:rPr>
          <w:b/>
          <w:bCs/>
        </w:rPr>
        <w:t>احتیاط در تفسیر.</w:t>
      </w:r>
      <w:r>
        <w:t xml:space="preserve"> دو بازه‌ی آخر جدول (هفت ضامن و بیشتر) روی‌هم تنها ۵۸ قرارداد دارند و نسبت صفر درصدی آن‌ها از نظر آماری بی‌معناست. این ارقام صرفاً برای کامل بودن جدول درج شده‌اند.</w:t>
      </w:r>
    </w:p>
    <w:p w14:paraId="5E7D48C8" w14:textId="77777777" w:rsidR="00410D38" w:rsidRDefault="00410D38" w:rsidP="00312B08">
      <w:pPr>
        <w:pBdr>
          <w:bottom w:val="single" w:sz="6" w:space="0" w:color="999999"/>
        </w:pBdr>
        <w:spacing w:before="120" w:after="120"/>
      </w:pPr>
    </w:p>
    <w:p w14:paraId="5E7D48C9" w14:textId="77777777" w:rsidR="00410D38" w:rsidRDefault="00000000" w:rsidP="00312B08">
      <w:pPr>
        <w:pStyle w:val="Heading2"/>
        <w:spacing w:before="280" w:after="160"/>
      </w:pPr>
      <w:bookmarkStart w:id="238" w:name="_Toc241516108"/>
      <w:r>
        <w:rPr>
          <w:b/>
          <w:bCs/>
          <w:sz w:val="28"/>
          <w:szCs w:val="28"/>
        </w:rPr>
        <w:t>۵.۷ ماتریس انتقال وضعیت</w:t>
      </w:r>
      <w:bookmarkEnd w:id="238"/>
    </w:p>
    <w:p w14:paraId="5E7D48CA" w14:textId="77777777" w:rsidR="00410D38" w:rsidRDefault="00000000" w:rsidP="00312B08">
      <w:pPr>
        <w:pStyle w:val="Heading3"/>
        <w:spacing w:before="280" w:after="160"/>
      </w:pPr>
      <w:bookmarkStart w:id="239" w:name="_Toc241516109"/>
      <w:r>
        <w:rPr>
          <w:b/>
          <w:bCs/>
        </w:rPr>
        <w:t>۵.۷.۱ ماهیت و اهمیت این شاخص</w:t>
      </w:r>
      <w:bookmarkEnd w:id="239"/>
    </w:p>
    <w:p w14:paraId="5E7D48CB" w14:textId="77777777" w:rsidR="00410D38" w:rsidRDefault="00000000" w:rsidP="00312B08">
      <w:pPr>
        <w:spacing w:after="160" w:line="300" w:lineRule="auto"/>
      </w:pPr>
      <w:r>
        <w:t xml:space="preserve">نسبت‌های ارائه‌شده تا اینجا همگی </w:t>
      </w:r>
      <w:r>
        <w:rPr>
          <w:b/>
          <w:bCs/>
        </w:rPr>
        <w:t>ایستا</w:t>
      </w:r>
      <w:r>
        <w:t xml:space="preserve"> هستند؛ وضعیت را در یک مقطع نشان می‌دهند. ماتریس انتقال وضعیت، </w:t>
      </w:r>
      <w:r>
        <w:rPr>
          <w:b/>
          <w:bCs/>
        </w:rPr>
        <w:t>پویایی</w:t>
      </w:r>
      <w:r>
        <w:t xml:space="preserve"> را می‌سنجد: چه سهمی از قراردادهایی که در یک مقطع در طبقه‌ی مشخصی بودند، یک سال بعد به طبقه‌ی دیگری منتقل شده‌اند.</w:t>
      </w:r>
    </w:p>
    <w:p w14:paraId="5E7D48CC" w14:textId="77777777" w:rsidR="00410D38" w:rsidRDefault="00000000" w:rsidP="00312B08">
      <w:pPr>
        <w:spacing w:after="160" w:line="300" w:lineRule="auto"/>
      </w:pPr>
      <w:r>
        <w:t xml:space="preserve">اهمیت این شاخص در پیش‌نگر بودن آن است. نرخ مهاجرت از طبقه‌ی جاری به طبقات غیرجاری، </w:t>
      </w:r>
      <w:r>
        <w:rPr>
          <w:b/>
          <w:bCs/>
        </w:rPr>
        <w:t>مطالبات غیرجاری سال آینده را پیش‌بینی می‌کند</w:t>
      </w:r>
      <w:r>
        <w:t>، پیش از آن‌که در نسبت‌های ایستا ظاهر شود.</w:t>
      </w:r>
    </w:p>
    <w:p w14:paraId="5E7D48CD" w14:textId="77777777" w:rsidR="00410D38" w:rsidRDefault="00000000" w:rsidP="00312B08">
      <w:pPr>
        <w:spacing w:before="120" w:after="80"/>
      </w:pPr>
      <w:r>
        <w:rPr>
          <w:noProof/>
        </w:rPr>
        <w:lastRenderedPageBreak/>
        <w:drawing>
          <wp:inline distT="0" distB="0" distL="0" distR="0" wp14:anchorId="5E7D4AEF" wp14:editId="5E7D4AF0">
            <wp:extent cx="5334000" cy="2581275"/>
            <wp:effectExtent l="0" t="0" r="0" b="0"/>
            <wp:docPr id="270830674" name="Picture 27083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581275"/>
                    </a:xfrm>
                    <a:prstGeom prst="rect">
                      <a:avLst/>
                    </a:prstGeom>
                  </pic:spPr>
                </pic:pic>
              </a:graphicData>
            </a:graphic>
          </wp:inline>
        </w:drawing>
      </w:r>
    </w:p>
    <w:p w14:paraId="5E7D48CE" w14:textId="77777777" w:rsidR="00410D38" w:rsidRDefault="00000000" w:rsidP="00312B08">
      <w:pPr>
        <w:spacing w:after="220"/>
      </w:pPr>
      <w:r>
        <w:rPr>
          <w:i/>
          <w:iCs/>
          <w:sz w:val="18"/>
          <w:szCs w:val="18"/>
        </w:rPr>
        <w:t>ماتریس انتقال وضعیت طبقه‌بندی مطالبات</w:t>
      </w:r>
    </w:p>
    <w:p w14:paraId="5E7D48CF"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risk_transition_matrix.png</w:t>
      </w:r>
      <w:r>
        <w:rPr>
          <w:i/>
          <w:iCs/>
          <w:sz w:val="20"/>
          <w:szCs w:val="20"/>
        </w:rPr>
        <w:t>)</w:t>
      </w:r>
    </w:p>
    <w:p w14:paraId="5E7D48D0" w14:textId="77777777" w:rsidR="00410D38" w:rsidRDefault="00000000" w:rsidP="00312B08">
      <w:pPr>
        <w:pStyle w:val="Heading3"/>
        <w:spacing w:before="280" w:after="160"/>
      </w:pPr>
      <w:bookmarkStart w:id="240" w:name="_Toc241516110"/>
      <w:r>
        <w:rPr>
          <w:b/>
          <w:bCs/>
        </w:rPr>
        <w:t>۵.۷.۲ نتایج</w:t>
      </w:r>
      <w:bookmarkEnd w:id="240"/>
    </w:p>
    <w:p w14:paraId="5E7D48D1" w14:textId="77777777" w:rsidR="00410D38" w:rsidRDefault="00000000" w:rsidP="00312B08">
      <w:pPr>
        <w:spacing w:after="160" w:line="300" w:lineRule="auto"/>
      </w:pPr>
      <w:r>
        <w:rPr>
          <w:b/>
          <w:bCs/>
        </w:rPr>
        <w:t>جدول ۵-۱۲: نرخ‌های کلیدی انتقال وضعیت در دو دوره‌ی متوالی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8D6" w14:textId="77777777">
        <w:trPr>
          <w:tblHeader/>
        </w:trPr>
        <w:tc>
          <w:tcPr>
            <w:tcW w:w="2337" w:type="dxa"/>
            <w:shd w:val="clear" w:color="auto" w:fill="D9D9D9"/>
          </w:tcPr>
          <w:p w14:paraId="5E7D48D2" w14:textId="77777777" w:rsidR="00410D38" w:rsidRDefault="00000000" w:rsidP="00312B08">
            <w:pPr>
              <w:spacing w:after="40"/>
            </w:pPr>
            <w:r>
              <w:t>شاخص</w:t>
            </w:r>
          </w:p>
        </w:tc>
        <w:tc>
          <w:tcPr>
            <w:tcW w:w="2337" w:type="dxa"/>
            <w:shd w:val="clear" w:color="auto" w:fill="D9D9D9"/>
          </w:tcPr>
          <w:p w14:paraId="5E7D48D3" w14:textId="77777777" w:rsidR="00410D38" w:rsidRDefault="00000000" w:rsidP="00312B08">
            <w:pPr>
              <w:spacing w:after="40"/>
            </w:pPr>
            <w:r>
              <w:t>دوره‌ی ۱۴۰۲/۱۱ تا ۱۴۰۳/۱۱</w:t>
            </w:r>
          </w:p>
        </w:tc>
        <w:tc>
          <w:tcPr>
            <w:tcW w:w="2337" w:type="dxa"/>
            <w:shd w:val="clear" w:color="auto" w:fill="D9D9D9"/>
          </w:tcPr>
          <w:p w14:paraId="5E7D48D4" w14:textId="77777777" w:rsidR="00410D38" w:rsidRDefault="00000000" w:rsidP="00312B08">
            <w:pPr>
              <w:spacing w:after="40"/>
            </w:pPr>
            <w:r>
              <w:t>دوره‌ی ۱۴۰۳/۱۱ تا ۱۴۰۴/۱۱</w:t>
            </w:r>
          </w:p>
        </w:tc>
        <w:tc>
          <w:tcPr>
            <w:tcW w:w="2337" w:type="dxa"/>
            <w:shd w:val="clear" w:color="auto" w:fill="D9D9D9"/>
          </w:tcPr>
          <w:p w14:paraId="5E7D48D5" w14:textId="77777777" w:rsidR="00410D38" w:rsidRDefault="00000000" w:rsidP="00312B08">
            <w:pPr>
              <w:spacing w:after="40"/>
            </w:pPr>
            <w:r>
              <w:t>تغییر</w:t>
            </w:r>
          </w:p>
        </w:tc>
      </w:tr>
      <w:tr w:rsidR="00410D38" w14:paraId="5E7D48DB" w14:textId="77777777">
        <w:tc>
          <w:tcPr>
            <w:tcW w:w="2337" w:type="dxa"/>
          </w:tcPr>
          <w:p w14:paraId="5E7D48D7" w14:textId="77777777" w:rsidR="00410D38" w:rsidRDefault="00000000" w:rsidP="00312B08">
            <w:pPr>
              <w:spacing w:after="40"/>
            </w:pPr>
            <w:r>
              <w:t>ماندگاری در طبقه‌ی جاری</w:t>
            </w:r>
          </w:p>
        </w:tc>
        <w:tc>
          <w:tcPr>
            <w:tcW w:w="2337" w:type="dxa"/>
          </w:tcPr>
          <w:p w14:paraId="5E7D48D8" w14:textId="77777777" w:rsidR="00410D38" w:rsidRDefault="00000000" w:rsidP="00312B08">
            <w:pPr>
              <w:spacing w:after="40"/>
            </w:pPr>
            <w:r>
              <w:t>۹۵.۷۲٪</w:t>
            </w:r>
          </w:p>
        </w:tc>
        <w:tc>
          <w:tcPr>
            <w:tcW w:w="2337" w:type="dxa"/>
          </w:tcPr>
          <w:p w14:paraId="5E7D48D9" w14:textId="77777777" w:rsidR="00410D38" w:rsidRDefault="00000000" w:rsidP="00312B08">
            <w:pPr>
              <w:spacing w:after="40"/>
            </w:pPr>
            <w:r>
              <w:t>۹۴.۴۴٪</w:t>
            </w:r>
          </w:p>
        </w:tc>
        <w:tc>
          <w:tcPr>
            <w:tcW w:w="2337" w:type="dxa"/>
          </w:tcPr>
          <w:p w14:paraId="5E7D48DA" w14:textId="77777777" w:rsidR="00410D38" w:rsidRDefault="00000000" w:rsidP="00312B08">
            <w:pPr>
              <w:spacing w:after="40"/>
            </w:pPr>
            <w:r>
              <w:t>۱.۲۸− واحد</w:t>
            </w:r>
          </w:p>
        </w:tc>
      </w:tr>
      <w:tr w:rsidR="00410D38" w14:paraId="5E7D48E0" w14:textId="77777777">
        <w:tc>
          <w:tcPr>
            <w:tcW w:w="2337" w:type="dxa"/>
          </w:tcPr>
          <w:p w14:paraId="5E7D48DC" w14:textId="77777777" w:rsidR="00410D38" w:rsidRDefault="00000000" w:rsidP="00312B08">
            <w:pPr>
              <w:spacing w:after="40"/>
            </w:pPr>
            <w:r>
              <w:rPr>
                <w:b/>
                <w:bCs/>
              </w:rPr>
              <w:t>مهاجرت از جاری به سررسیدگذشته</w:t>
            </w:r>
          </w:p>
        </w:tc>
        <w:tc>
          <w:tcPr>
            <w:tcW w:w="2337" w:type="dxa"/>
          </w:tcPr>
          <w:p w14:paraId="5E7D48DD" w14:textId="77777777" w:rsidR="00410D38" w:rsidRDefault="00000000" w:rsidP="00312B08">
            <w:pPr>
              <w:spacing w:after="40"/>
            </w:pPr>
            <w:r>
              <w:rPr>
                <w:b/>
                <w:bCs/>
              </w:rPr>
              <w:t>۲.۵۲٪</w:t>
            </w:r>
          </w:p>
        </w:tc>
        <w:tc>
          <w:tcPr>
            <w:tcW w:w="2337" w:type="dxa"/>
          </w:tcPr>
          <w:p w14:paraId="5E7D48DE" w14:textId="77777777" w:rsidR="00410D38" w:rsidRDefault="00000000" w:rsidP="00312B08">
            <w:pPr>
              <w:spacing w:after="40"/>
            </w:pPr>
            <w:r>
              <w:rPr>
                <w:b/>
                <w:bCs/>
              </w:rPr>
              <w:t>۴.۳۰٪</w:t>
            </w:r>
          </w:p>
        </w:tc>
        <w:tc>
          <w:tcPr>
            <w:tcW w:w="2337" w:type="dxa"/>
          </w:tcPr>
          <w:p w14:paraId="5E7D48DF" w14:textId="77777777" w:rsidR="00410D38" w:rsidRDefault="00000000" w:rsidP="00312B08">
            <w:pPr>
              <w:spacing w:after="40"/>
            </w:pPr>
            <w:r>
              <w:rPr>
                <w:b/>
                <w:bCs/>
              </w:rPr>
              <w:t>۷۰٪+ افزایش نسبی</w:t>
            </w:r>
          </w:p>
        </w:tc>
      </w:tr>
      <w:tr w:rsidR="00410D38" w14:paraId="5E7D48E5" w14:textId="77777777">
        <w:tc>
          <w:tcPr>
            <w:tcW w:w="2337" w:type="dxa"/>
          </w:tcPr>
          <w:p w14:paraId="5E7D48E1" w14:textId="77777777" w:rsidR="00410D38" w:rsidRDefault="00000000" w:rsidP="00312B08">
            <w:pPr>
              <w:spacing w:after="40"/>
            </w:pPr>
            <w:r>
              <w:rPr>
                <w:b/>
                <w:bCs/>
              </w:rPr>
              <w:t>نرخ بهبود از سررسیدگذشته به جاری</w:t>
            </w:r>
          </w:p>
        </w:tc>
        <w:tc>
          <w:tcPr>
            <w:tcW w:w="2337" w:type="dxa"/>
          </w:tcPr>
          <w:p w14:paraId="5E7D48E2" w14:textId="77777777" w:rsidR="00410D38" w:rsidRDefault="00000000" w:rsidP="00312B08">
            <w:pPr>
              <w:spacing w:after="40"/>
            </w:pPr>
            <w:r>
              <w:rPr>
                <w:b/>
                <w:bCs/>
              </w:rPr>
              <w:t>۳۷.۴۴٪</w:t>
            </w:r>
          </w:p>
        </w:tc>
        <w:tc>
          <w:tcPr>
            <w:tcW w:w="2337" w:type="dxa"/>
          </w:tcPr>
          <w:p w14:paraId="5E7D48E3" w14:textId="77777777" w:rsidR="00410D38" w:rsidRDefault="00000000" w:rsidP="00312B08">
            <w:pPr>
              <w:spacing w:after="40"/>
            </w:pPr>
            <w:r>
              <w:rPr>
                <w:b/>
                <w:bCs/>
              </w:rPr>
              <w:t>۲۳.۱۶٪</w:t>
            </w:r>
          </w:p>
        </w:tc>
        <w:tc>
          <w:tcPr>
            <w:tcW w:w="2337" w:type="dxa"/>
          </w:tcPr>
          <w:p w14:paraId="5E7D48E4" w14:textId="77777777" w:rsidR="00410D38" w:rsidRDefault="00000000" w:rsidP="00312B08">
            <w:pPr>
              <w:spacing w:after="40"/>
            </w:pPr>
            <w:r>
              <w:rPr>
                <w:b/>
                <w:bCs/>
              </w:rPr>
              <w:t>۳۸٪− کاهش نسبی</w:t>
            </w:r>
          </w:p>
        </w:tc>
      </w:tr>
      <w:tr w:rsidR="00410D38" w14:paraId="5E7D48EA" w14:textId="77777777">
        <w:tc>
          <w:tcPr>
            <w:tcW w:w="2337" w:type="dxa"/>
          </w:tcPr>
          <w:p w14:paraId="5E7D48E6" w14:textId="77777777" w:rsidR="00410D38" w:rsidRDefault="00000000" w:rsidP="00312B08">
            <w:pPr>
              <w:spacing w:after="40"/>
            </w:pPr>
            <w:r>
              <w:t>ماندگاری در سررسیدگذشته</w:t>
            </w:r>
          </w:p>
        </w:tc>
        <w:tc>
          <w:tcPr>
            <w:tcW w:w="2337" w:type="dxa"/>
          </w:tcPr>
          <w:p w14:paraId="5E7D48E7" w14:textId="77777777" w:rsidR="00410D38" w:rsidRDefault="00000000" w:rsidP="00312B08">
            <w:pPr>
              <w:spacing w:after="40"/>
            </w:pPr>
            <w:r>
              <w:t>۵۵.۶۵٪</w:t>
            </w:r>
          </w:p>
        </w:tc>
        <w:tc>
          <w:tcPr>
            <w:tcW w:w="2337" w:type="dxa"/>
          </w:tcPr>
          <w:p w14:paraId="5E7D48E8" w14:textId="77777777" w:rsidR="00410D38" w:rsidRDefault="00000000" w:rsidP="00312B08">
            <w:pPr>
              <w:spacing w:after="40"/>
            </w:pPr>
            <w:r>
              <w:t>۶۹.۸۲٪</w:t>
            </w:r>
          </w:p>
        </w:tc>
        <w:tc>
          <w:tcPr>
            <w:tcW w:w="2337" w:type="dxa"/>
          </w:tcPr>
          <w:p w14:paraId="5E7D48E9" w14:textId="77777777" w:rsidR="00410D38" w:rsidRDefault="00000000" w:rsidP="00312B08">
            <w:pPr>
              <w:spacing w:after="40"/>
            </w:pPr>
            <w:r>
              <w:t>۱۴.۱۷+ واحد</w:t>
            </w:r>
          </w:p>
        </w:tc>
      </w:tr>
      <w:tr w:rsidR="00410D38" w14:paraId="5E7D48EF" w14:textId="77777777">
        <w:tc>
          <w:tcPr>
            <w:tcW w:w="2337" w:type="dxa"/>
          </w:tcPr>
          <w:p w14:paraId="5E7D48EB" w14:textId="77777777" w:rsidR="00410D38" w:rsidRDefault="00000000" w:rsidP="00312B08">
            <w:pPr>
              <w:spacing w:after="40"/>
            </w:pPr>
            <w:r>
              <w:t>ماندگاری در مشکوک‌الوصول</w:t>
            </w:r>
          </w:p>
        </w:tc>
        <w:tc>
          <w:tcPr>
            <w:tcW w:w="2337" w:type="dxa"/>
          </w:tcPr>
          <w:p w14:paraId="5E7D48EC" w14:textId="77777777" w:rsidR="00410D38" w:rsidRDefault="00000000" w:rsidP="00312B08">
            <w:pPr>
              <w:spacing w:after="40"/>
            </w:pPr>
            <w:r>
              <w:t>۸۳.۶۱٪</w:t>
            </w:r>
          </w:p>
        </w:tc>
        <w:tc>
          <w:tcPr>
            <w:tcW w:w="2337" w:type="dxa"/>
          </w:tcPr>
          <w:p w14:paraId="5E7D48ED" w14:textId="77777777" w:rsidR="00410D38" w:rsidRDefault="00000000" w:rsidP="00312B08">
            <w:pPr>
              <w:spacing w:after="40"/>
            </w:pPr>
            <w:r>
              <w:t>۹۶.۲۱٪</w:t>
            </w:r>
          </w:p>
        </w:tc>
        <w:tc>
          <w:tcPr>
            <w:tcW w:w="2337" w:type="dxa"/>
          </w:tcPr>
          <w:p w14:paraId="5E7D48EE" w14:textId="77777777" w:rsidR="00410D38" w:rsidRDefault="00000000" w:rsidP="00312B08">
            <w:pPr>
              <w:spacing w:after="40"/>
            </w:pPr>
            <w:r>
              <w:t>۱۲.۶۰+ واحد</w:t>
            </w:r>
          </w:p>
        </w:tc>
      </w:tr>
    </w:tbl>
    <w:p w14:paraId="5E7D48F0" w14:textId="77777777" w:rsidR="00410D38" w:rsidRDefault="00410D38" w:rsidP="00312B08">
      <w:pPr>
        <w:spacing w:after="160"/>
      </w:pPr>
    </w:p>
    <w:p w14:paraId="5E7D48F1" w14:textId="77777777" w:rsidR="00410D38" w:rsidRDefault="00000000" w:rsidP="00312B08">
      <w:pPr>
        <w:pStyle w:val="Heading3"/>
        <w:spacing w:before="280" w:after="160"/>
      </w:pPr>
      <w:bookmarkStart w:id="241" w:name="_Toc241516111"/>
      <w:r>
        <w:rPr>
          <w:b/>
          <w:bCs/>
        </w:rPr>
        <w:t>۵.۷.۳ تحلیل</w:t>
      </w:r>
      <w:bookmarkEnd w:id="241"/>
    </w:p>
    <w:p w14:paraId="5E7D48F2" w14:textId="77777777" w:rsidR="00410D38" w:rsidRDefault="00000000" w:rsidP="00312B08">
      <w:pPr>
        <w:spacing w:after="160" w:line="300" w:lineRule="auto"/>
      </w:pPr>
      <w:r>
        <w:rPr>
          <w:b/>
          <w:bCs/>
        </w:rPr>
        <w:t>سیگنال نخست — تسریع نکول.</w:t>
      </w:r>
      <w:r>
        <w:t xml:space="preserve"> نرخ مهاجرت از طبقه‌ی جاری به سررسیدگذشته در یک سال از ۲.۵۲ به ۴.۳۰ درصد رسیده است؛ </w:t>
      </w:r>
      <w:r>
        <w:rPr>
          <w:b/>
          <w:bCs/>
        </w:rPr>
        <w:t>۷۰ درصد افزایش نسبی</w:t>
      </w:r>
      <w:r>
        <w:t>. این بدان معناست که جریان ورودی به مطالبات غیرجاری در حال شتاب‌گیری است و فشار مشاهده‌شده در بخش ۵.۱ صرفاً ادامه‌ی روند گذشته نیست، بلکه در حال تشدید است.</w:t>
      </w:r>
    </w:p>
    <w:p w14:paraId="5E7D48F3" w14:textId="77777777" w:rsidR="00410D38" w:rsidRDefault="00000000" w:rsidP="00312B08">
      <w:pPr>
        <w:spacing w:after="160" w:line="300" w:lineRule="auto"/>
      </w:pPr>
      <w:r>
        <w:rPr>
          <w:b/>
          <w:bCs/>
        </w:rPr>
        <w:t>سیگنال دوم — تضعیف بازیافت.</w:t>
      </w:r>
      <w:r>
        <w:t xml:space="preserve"> نرخ بازگشت از سررسیدگذشته به جاری از ۳۷.۴۴ به ۲۳.۱۶ درصد کاهش یافته است؛ </w:t>
      </w:r>
      <w:r>
        <w:rPr>
          <w:b/>
          <w:bCs/>
        </w:rPr>
        <w:t>۳۸ درصد افت نسبی</w:t>
      </w:r>
      <w:r>
        <w:t>. این شاخص توان بانک در وصول مطالبات تازه‌معوق را می‌سنجد و افت آن دو تبیین ممکن دارد: تضعیف توان مالی وام‌گیرندگان، یا کاهش اثربخشی فرآیند وصول بانک.</w:t>
      </w:r>
    </w:p>
    <w:p w14:paraId="5E7D48F4" w14:textId="77777777" w:rsidR="00410D38" w:rsidRDefault="00000000" w:rsidP="00312B08">
      <w:pPr>
        <w:spacing w:after="160" w:line="300" w:lineRule="auto"/>
      </w:pPr>
      <w:r>
        <w:rPr>
          <w:b/>
          <w:bCs/>
        </w:rPr>
        <w:t>ترکیب دو سیگنال.</w:t>
      </w:r>
      <w:r>
        <w:t xml:space="preserve"> این دو تحول در یک جهت عمل می‌کنند و اثرشان تجمعی است: ورودی به مطالبات غیرجاری بیشتر شده و خروجی از آن کمتر. نتیجه‌ی مستقیم آن، افزایش ماندگاری در طبقات غیرجاری است که در دو سطر آخر جدول ۵-۱۲ دیده می‌شود — ماندگاری در سررسیدگذشته ۱۴ واحد و در مشکوک‌الوصول ۱۳ واحد افزایش یافته است.</w:t>
      </w:r>
    </w:p>
    <w:p w14:paraId="5E7D48F5" w14:textId="77777777" w:rsidR="00410D38" w:rsidRDefault="00000000" w:rsidP="00312B08">
      <w:pPr>
        <w:spacing w:after="160" w:line="300" w:lineRule="auto"/>
      </w:pPr>
      <w:r>
        <w:rPr>
          <w:b/>
          <w:bCs/>
        </w:rPr>
        <w:lastRenderedPageBreak/>
        <w:t>ماندگاری ۹۶.۲۱ درصدی در طبقه‌ی مشکوک‌الوصول</w:t>
      </w:r>
      <w:r>
        <w:t xml:space="preserve"> به‌طور خاص قابل تأمل است: از هر صد قرارداد مشکوک‌الوصول، بیش از نود و شش مورد یک سال بعد همچنان در همان طبقه باقی مانده‌اند و تنها نیم درصد به طبقه‌ی جاری بازگشته‌اند. این عملاً به معنای </w:t>
      </w:r>
      <w:r>
        <w:rPr>
          <w:b/>
          <w:bCs/>
        </w:rPr>
        <w:t>توقف کامل بازیافت در این طبقه</w:t>
      </w:r>
      <w:r>
        <w:t xml:space="preserve"> است.</w:t>
      </w:r>
    </w:p>
    <w:p w14:paraId="5E7D48F6" w14:textId="77777777" w:rsidR="00410D38" w:rsidRDefault="00000000" w:rsidP="00312B08">
      <w:pPr>
        <w:pBdr>
          <w:right w:val="single" w:sz="18" w:space="0" w:color="808080"/>
        </w:pBdr>
        <w:shd w:val="clear" w:color="auto" w:fill="F2F2F2"/>
        <w:spacing w:before="100" w:after="160"/>
        <w:ind w:left="400"/>
      </w:pPr>
      <w:r>
        <w:rPr>
          <w:b/>
          <w:bCs/>
          <w:i/>
          <w:iCs/>
          <w:sz w:val="20"/>
          <w:szCs w:val="20"/>
        </w:rPr>
        <w:t>جمع‌بندی پیش‌نگر:</w:t>
      </w:r>
      <w:r>
        <w:rPr>
          <w:i/>
          <w:iCs/>
          <w:sz w:val="20"/>
          <w:szCs w:val="20"/>
        </w:rPr>
        <w:t xml:space="preserve"> هر سه شاخص پویا در جهت وخامت حرکت می‌کنند. با توجه به آن‌که نسل ۱۴۰۴ بزرگ‌ترین نسل تاریخ بانک است (بخش ۵.۵.۲) و هنوز به بلوغ ریسکی نرسیده، </w:t>
      </w:r>
      <w:r>
        <w:rPr>
          <w:b/>
          <w:bCs/>
          <w:i/>
          <w:iCs/>
          <w:sz w:val="20"/>
          <w:szCs w:val="20"/>
        </w:rPr>
        <w:t>انتظار می‌رود نسبت مطالبات غیرجاری در سال ۱۴۰۵ از سطح فعلی ۸.۷۶ درصد فراتر رود.</w:t>
      </w:r>
      <w:r>
        <w:rPr>
          <w:i/>
          <w:iCs/>
          <w:sz w:val="20"/>
          <w:szCs w:val="20"/>
        </w:rPr>
        <w:t xml:space="preserve"> این گزارش برآورد کمّی از این افزایش ارائه نمی‌کند، زیرا چنین برآوردی مستلزم مدل‌سازی است که در دامنه‌ی فاز ۱ قرار ندارد و در فهرست پیشنهادهای فاز ۲ ثبت شده است.</w:t>
      </w:r>
    </w:p>
    <w:p w14:paraId="5E7D48F7" w14:textId="77777777" w:rsidR="00410D38" w:rsidRDefault="00000000" w:rsidP="00312B08">
      <w:pPr>
        <w:pStyle w:val="Heading3"/>
        <w:spacing w:before="280" w:after="160"/>
      </w:pPr>
      <w:bookmarkStart w:id="242" w:name="_Toc241516112"/>
      <w:r>
        <w:rPr>
          <w:b/>
          <w:bCs/>
        </w:rPr>
        <w:t>۵.۷.۴ تذکر درباره‌ی طبقه‌ی بدون برچسب</w:t>
      </w:r>
      <w:bookmarkEnd w:id="242"/>
    </w:p>
    <w:p w14:paraId="5E7D48F8" w14:textId="77777777" w:rsidR="00410D38" w:rsidRDefault="00000000" w:rsidP="00312B08">
      <w:pPr>
        <w:spacing w:after="160" w:line="300" w:lineRule="auto"/>
      </w:pPr>
      <w:r>
        <w:t xml:space="preserve">در داده‌ی مبنای این تحلیل، یک وضعیت با شناسه‌ی </w:t>
      </w:r>
      <w:r>
        <w:rPr>
          <w:rFonts w:ascii="Consolas" w:eastAsia="Consolas" w:hAnsi="Consolas" w:cs="Consolas"/>
          <w:sz w:val="18"/>
          <w:szCs w:val="18"/>
          <w:rtl w:val="0"/>
        </w:rPr>
        <w:t>X</w:t>
      </w:r>
      <w:r>
        <w:t xml:space="preserve"> وجود دارد که </w:t>
      </w:r>
      <w:r>
        <w:rPr>
          <w:b/>
          <w:bCs/>
        </w:rPr>
        <w:t>۷۲۳,۰۲۵ قرارداد</w:t>
      </w:r>
      <w:r>
        <w:t xml:space="preserve"> را در بر می‌گیرد و فاقد برچسب توصیفی است. شواهد زیر حاکی از آن است که این وضعیت به معنای </w:t>
      </w:r>
      <w:r>
        <w:rPr>
          <w:b/>
          <w:bCs/>
        </w:rPr>
        <w:t>قرارداد تسویه‌شده یا فاقد مانده</w:t>
      </w:r>
      <w:r>
        <w:t xml:space="preserve"> است:</w:t>
      </w:r>
    </w:p>
    <w:p w14:paraId="5E7D48F9" w14:textId="77777777" w:rsidR="00410D38" w:rsidRDefault="00000000" w:rsidP="00312B08">
      <w:pPr>
        <w:spacing w:after="120" w:line="300" w:lineRule="auto"/>
        <w:ind w:left="300"/>
      </w:pPr>
      <w:r>
        <w:t>۱. تعداد آن (۷۲۳,۰۲۵) به رقم قراردادهای دارای مانده‌ی صفر در اسفند ۱۴۰۴ (۷۳۲,۰۴۵ مورد، مبنای</w:t>
      </w:r>
    </w:p>
    <w:p w14:paraId="5E7D48FA" w14:textId="77777777" w:rsidR="00410D38" w:rsidRDefault="00000000" w:rsidP="00312B08">
      <w:pPr>
        <w:spacing w:after="160" w:line="300" w:lineRule="auto"/>
      </w:pPr>
      <w:r>
        <w:t>ت منهای ت-۰) بسیار نزدیک است.</w:t>
      </w:r>
    </w:p>
    <w:p w14:paraId="5E7D48FB" w14:textId="77777777" w:rsidR="00410D38" w:rsidRDefault="00000000" w:rsidP="00312B08">
      <w:pPr>
        <w:spacing w:after="120" w:line="300" w:lineRule="auto"/>
        <w:ind w:left="300"/>
      </w:pPr>
      <w:r>
        <w:t>۲. جریان ورودی به آن عمدتاً از طبقه‌ی جاری است (۶,۴۷۶ مورد در دوره‌ی اخیر) که با الگوی تسویه‌ی</w:t>
      </w:r>
    </w:p>
    <w:p w14:paraId="5E7D48FC" w14:textId="77777777" w:rsidR="00410D38" w:rsidRDefault="00000000" w:rsidP="00312B08">
      <w:pPr>
        <w:spacing w:after="160" w:line="300" w:lineRule="auto"/>
      </w:pPr>
      <w:r>
        <w:t>عادی سازگار است.</w:t>
      </w:r>
    </w:p>
    <w:p w14:paraId="5E7D48FD" w14:textId="77777777" w:rsidR="00410D38" w:rsidRDefault="00000000" w:rsidP="00312B08">
      <w:pPr>
        <w:spacing w:after="120" w:line="300" w:lineRule="auto"/>
        <w:ind w:left="300"/>
      </w:pPr>
      <w:r>
        <w:t>۳. جریان خروجی از آن بسیار اندک است (۶۵۵ مورد)، که با ماهیت جذب‌کننده‌ی یک وضعیت پایانی</w:t>
      </w:r>
    </w:p>
    <w:p w14:paraId="5E7D48FE" w14:textId="77777777" w:rsidR="00410D38" w:rsidRDefault="00000000" w:rsidP="00312B08">
      <w:pPr>
        <w:spacing w:after="160" w:line="300" w:lineRule="auto"/>
      </w:pPr>
      <w:r>
        <w:t>تطابق دارد.</w:t>
      </w:r>
    </w:p>
    <w:p w14:paraId="5E7D48FF" w14:textId="77777777" w:rsidR="00410D38" w:rsidRDefault="00000000" w:rsidP="00312B08">
      <w:pPr>
        <w:spacing w:after="160" w:line="300" w:lineRule="auto"/>
      </w:pPr>
      <w:r>
        <w:t xml:space="preserve">این استنباط قطعی نیست و تأیید آن از بانک درخواست شده است. تحلیل‌های این بخش، وضعیت </w:t>
      </w:r>
      <w:r>
        <w:rPr>
          <w:rFonts w:ascii="Consolas" w:eastAsia="Consolas" w:hAnsi="Consolas" w:cs="Consolas"/>
          <w:sz w:val="18"/>
          <w:szCs w:val="18"/>
          <w:rtl w:val="0"/>
        </w:rPr>
        <w:t>X</w:t>
      </w:r>
      <w:r>
        <w:t xml:space="preserve"> را از محاسبه‌ی نرخ‌های انتقال کنار گذاشته‌اند تا نتایج مخدوش نشود.</w:t>
      </w:r>
    </w:p>
    <w:p w14:paraId="5E7D4900" w14:textId="77777777" w:rsidR="00410D38" w:rsidRDefault="00410D38" w:rsidP="00312B08">
      <w:pPr>
        <w:pBdr>
          <w:bottom w:val="single" w:sz="6" w:space="0" w:color="999999"/>
        </w:pBdr>
        <w:spacing w:before="120" w:after="120"/>
      </w:pPr>
    </w:p>
    <w:p w14:paraId="5E7D4901" w14:textId="77777777" w:rsidR="00410D38" w:rsidRDefault="00000000" w:rsidP="00312B08">
      <w:pPr>
        <w:pStyle w:val="Heading2"/>
        <w:spacing w:before="280" w:after="160"/>
      </w:pPr>
      <w:bookmarkStart w:id="243" w:name="_Toc241516113"/>
      <w:r>
        <w:rPr>
          <w:b/>
          <w:bCs/>
          <w:sz w:val="28"/>
          <w:szCs w:val="28"/>
        </w:rPr>
        <w:t>۵.۸ الگوی دیرکرد اقساط</w:t>
      </w:r>
      <w:bookmarkEnd w:id="243"/>
    </w:p>
    <w:p w14:paraId="5E7D4902" w14:textId="77777777" w:rsidR="00410D38" w:rsidRDefault="00000000" w:rsidP="00312B08">
      <w:pPr>
        <w:pStyle w:val="Heading3"/>
        <w:spacing w:before="280" w:after="160"/>
      </w:pPr>
      <w:bookmarkStart w:id="244" w:name="_Toc241516114"/>
      <w:r>
        <w:rPr>
          <w:b/>
          <w:bCs/>
        </w:rPr>
        <w:t>۵.۸.۱ تفکیک اقساط آتی</w:t>
      </w:r>
      <w:bookmarkEnd w:id="244"/>
    </w:p>
    <w:p w14:paraId="5E7D4903" w14:textId="77777777" w:rsidR="00410D38" w:rsidRDefault="00000000" w:rsidP="00312B08">
      <w:pPr>
        <w:spacing w:after="160" w:line="300" w:lineRule="auto"/>
      </w:pPr>
      <w:r>
        <w:t xml:space="preserve">چنان‌که در بخش ۱.۷.۲ تشریح شد، حدود ۱۰.۲ درصد رکوردهای جدول اقساط، </w:t>
      </w:r>
      <w:r>
        <w:rPr>
          <w:b/>
          <w:bCs/>
        </w:rPr>
        <w:t>اقساط برنامه‌ریزی‌شده‌ی آینده</w:t>
      </w:r>
      <w:r>
        <w:t xml:space="preserve"> هستند و نه رویداد پرداخت. تحلیل حاضر این دسته را تفکیک کرده است.</w:t>
      </w:r>
    </w:p>
    <w:p w14:paraId="5E7D4904" w14:textId="77777777" w:rsidR="00410D38" w:rsidRDefault="00000000" w:rsidP="00312B08">
      <w:pPr>
        <w:spacing w:before="120" w:after="80"/>
      </w:pPr>
      <w:r>
        <w:rPr>
          <w:noProof/>
        </w:rPr>
        <w:drawing>
          <wp:inline distT="0" distB="0" distL="0" distR="0" wp14:anchorId="5E7D4AF1" wp14:editId="5E7D4AF2">
            <wp:extent cx="5334000" cy="2133600"/>
            <wp:effectExtent l="0" t="0" r="0" b="0"/>
            <wp:docPr id="1509016693" name="Picture 150901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133600"/>
                    </a:xfrm>
                    <a:prstGeom prst="rect">
                      <a:avLst/>
                    </a:prstGeom>
                  </pic:spPr>
                </pic:pic>
              </a:graphicData>
            </a:graphic>
          </wp:inline>
        </w:drawing>
      </w:r>
    </w:p>
    <w:p w14:paraId="5E7D4905" w14:textId="77777777" w:rsidR="00410D38" w:rsidRDefault="00000000" w:rsidP="00312B08">
      <w:pPr>
        <w:spacing w:after="220"/>
      </w:pPr>
      <w:r>
        <w:rPr>
          <w:i/>
          <w:iCs/>
          <w:sz w:val="18"/>
          <w:szCs w:val="18"/>
        </w:rPr>
        <w:t>توزیع دیرکرد پرداخت اقساط</w:t>
      </w:r>
    </w:p>
    <w:p w14:paraId="5E7D4906"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dpd_distribution_overall.png</w:t>
      </w:r>
      <w:r>
        <w:rPr>
          <w:i/>
          <w:iCs/>
          <w:sz w:val="20"/>
          <w:szCs w:val="20"/>
        </w:rPr>
        <w:t>)</w:t>
      </w:r>
    </w:p>
    <w:p w14:paraId="5E7D4907" w14:textId="77777777" w:rsidR="00410D38" w:rsidRDefault="00000000" w:rsidP="00312B08">
      <w:pPr>
        <w:spacing w:after="160" w:line="300" w:lineRule="auto"/>
      </w:pPr>
      <w:r>
        <w:rPr>
          <w:b/>
          <w:bCs/>
        </w:rPr>
        <w:lastRenderedPageBreak/>
        <w:t>جدول ۵-۱۳: توزیع اقساط بر حسب وضعیت پرداخت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90C" w14:textId="77777777">
        <w:trPr>
          <w:tblHeader/>
        </w:trPr>
        <w:tc>
          <w:tcPr>
            <w:tcW w:w="2337" w:type="dxa"/>
            <w:shd w:val="clear" w:color="auto" w:fill="D9D9D9"/>
          </w:tcPr>
          <w:p w14:paraId="5E7D4908" w14:textId="77777777" w:rsidR="00410D38" w:rsidRDefault="00000000" w:rsidP="00312B08">
            <w:pPr>
              <w:spacing w:after="40"/>
            </w:pPr>
            <w:r>
              <w:t>وضعیت</w:t>
            </w:r>
          </w:p>
        </w:tc>
        <w:tc>
          <w:tcPr>
            <w:tcW w:w="2337" w:type="dxa"/>
            <w:shd w:val="clear" w:color="auto" w:fill="D9D9D9"/>
          </w:tcPr>
          <w:p w14:paraId="5E7D4909" w14:textId="77777777" w:rsidR="00410D38" w:rsidRDefault="00000000" w:rsidP="00312B08">
            <w:pPr>
              <w:spacing w:after="40"/>
            </w:pPr>
            <w:r>
              <w:t>تعداد قسط</w:t>
            </w:r>
          </w:p>
        </w:tc>
        <w:tc>
          <w:tcPr>
            <w:tcW w:w="2337" w:type="dxa"/>
            <w:shd w:val="clear" w:color="auto" w:fill="D9D9D9"/>
          </w:tcPr>
          <w:p w14:paraId="5E7D490A" w14:textId="77777777" w:rsidR="00410D38" w:rsidRDefault="00000000" w:rsidP="00312B08">
            <w:pPr>
              <w:spacing w:after="40"/>
            </w:pPr>
            <w:r>
              <w:t>سهم از کل</w:t>
            </w:r>
          </w:p>
        </w:tc>
        <w:tc>
          <w:tcPr>
            <w:tcW w:w="2337" w:type="dxa"/>
            <w:shd w:val="clear" w:color="auto" w:fill="D9D9D9"/>
          </w:tcPr>
          <w:p w14:paraId="5E7D490B" w14:textId="77777777" w:rsidR="00410D38" w:rsidRDefault="00000000" w:rsidP="00312B08">
            <w:pPr>
              <w:spacing w:after="40"/>
            </w:pPr>
            <w:r>
              <w:t>سهم از اقساط سررسیدشده</w:t>
            </w:r>
          </w:p>
        </w:tc>
      </w:tr>
      <w:tr w:rsidR="00410D38" w14:paraId="5E7D4911" w14:textId="77777777">
        <w:tc>
          <w:tcPr>
            <w:tcW w:w="2337" w:type="dxa"/>
          </w:tcPr>
          <w:p w14:paraId="5E7D490D" w14:textId="77777777" w:rsidR="00410D38" w:rsidRDefault="00000000" w:rsidP="00312B08">
            <w:pPr>
              <w:spacing w:after="40"/>
            </w:pPr>
            <w:r>
              <w:t>قسط آتی (سررسید نشده)</w:t>
            </w:r>
          </w:p>
        </w:tc>
        <w:tc>
          <w:tcPr>
            <w:tcW w:w="2337" w:type="dxa"/>
          </w:tcPr>
          <w:p w14:paraId="5E7D490E" w14:textId="77777777" w:rsidR="00410D38" w:rsidRDefault="00000000" w:rsidP="00312B08">
            <w:pPr>
              <w:spacing w:after="40"/>
            </w:pPr>
            <w:r>
              <w:t>۱,۷۴۲,۷۱۰</w:t>
            </w:r>
          </w:p>
        </w:tc>
        <w:tc>
          <w:tcPr>
            <w:tcW w:w="2337" w:type="dxa"/>
          </w:tcPr>
          <w:p w14:paraId="5E7D490F" w14:textId="77777777" w:rsidR="00410D38" w:rsidRDefault="00000000" w:rsidP="00312B08">
            <w:pPr>
              <w:spacing w:after="40"/>
            </w:pPr>
            <w:r>
              <w:t>۱۰.۲۴٪</w:t>
            </w:r>
          </w:p>
        </w:tc>
        <w:tc>
          <w:tcPr>
            <w:tcW w:w="2337" w:type="dxa"/>
          </w:tcPr>
          <w:p w14:paraId="5E7D4910" w14:textId="77777777" w:rsidR="00410D38" w:rsidRDefault="00000000" w:rsidP="00312B08">
            <w:pPr>
              <w:spacing w:after="40"/>
            </w:pPr>
            <w:r>
              <w:t>—</w:t>
            </w:r>
          </w:p>
        </w:tc>
      </w:tr>
      <w:tr w:rsidR="00410D38" w14:paraId="5E7D4916" w14:textId="77777777">
        <w:tc>
          <w:tcPr>
            <w:tcW w:w="2337" w:type="dxa"/>
          </w:tcPr>
          <w:p w14:paraId="5E7D4912" w14:textId="77777777" w:rsidR="00410D38" w:rsidRDefault="00000000" w:rsidP="00312B08">
            <w:pPr>
              <w:spacing w:after="40"/>
            </w:pPr>
            <w:r>
              <w:t>پرداخت زودتر یا به‌موقع (تا ۳۰ روز)</w:t>
            </w:r>
          </w:p>
        </w:tc>
        <w:tc>
          <w:tcPr>
            <w:tcW w:w="2337" w:type="dxa"/>
          </w:tcPr>
          <w:p w14:paraId="5E7D4913" w14:textId="77777777" w:rsidR="00410D38" w:rsidRDefault="00000000" w:rsidP="00312B08">
            <w:pPr>
              <w:spacing w:after="40"/>
            </w:pPr>
            <w:r>
              <w:t>۶,۱۵۴,۱۹۲</w:t>
            </w:r>
          </w:p>
        </w:tc>
        <w:tc>
          <w:tcPr>
            <w:tcW w:w="2337" w:type="dxa"/>
          </w:tcPr>
          <w:p w14:paraId="5E7D4914" w14:textId="77777777" w:rsidR="00410D38" w:rsidRDefault="00000000" w:rsidP="00312B08">
            <w:pPr>
              <w:spacing w:after="40"/>
            </w:pPr>
            <w:r>
              <w:t>۳۶.۱۵٪</w:t>
            </w:r>
          </w:p>
        </w:tc>
        <w:tc>
          <w:tcPr>
            <w:tcW w:w="2337" w:type="dxa"/>
          </w:tcPr>
          <w:p w14:paraId="5E7D4915" w14:textId="77777777" w:rsidR="00410D38" w:rsidRDefault="00000000" w:rsidP="00312B08">
            <w:pPr>
              <w:spacing w:after="40"/>
            </w:pPr>
            <w:r>
              <w:rPr>
                <w:b/>
                <w:bCs/>
              </w:rPr>
              <w:t>۴۰.۲۷٪</w:t>
            </w:r>
          </w:p>
        </w:tc>
      </w:tr>
      <w:tr w:rsidR="00410D38" w14:paraId="5E7D491B" w14:textId="77777777">
        <w:tc>
          <w:tcPr>
            <w:tcW w:w="2337" w:type="dxa"/>
          </w:tcPr>
          <w:p w14:paraId="5E7D4917" w14:textId="77777777" w:rsidR="00410D38" w:rsidRDefault="00000000" w:rsidP="00312B08">
            <w:pPr>
              <w:spacing w:after="40"/>
            </w:pPr>
            <w:r>
              <w:t>یک تا هفت روز دیرکرد</w:t>
            </w:r>
          </w:p>
        </w:tc>
        <w:tc>
          <w:tcPr>
            <w:tcW w:w="2337" w:type="dxa"/>
          </w:tcPr>
          <w:p w14:paraId="5E7D4918" w14:textId="77777777" w:rsidR="00410D38" w:rsidRDefault="00000000" w:rsidP="00312B08">
            <w:pPr>
              <w:spacing w:after="40"/>
            </w:pPr>
            <w:r>
              <w:t>۲,۱۸۵,۵۲۷</w:t>
            </w:r>
          </w:p>
        </w:tc>
        <w:tc>
          <w:tcPr>
            <w:tcW w:w="2337" w:type="dxa"/>
          </w:tcPr>
          <w:p w14:paraId="5E7D4919" w14:textId="77777777" w:rsidR="00410D38" w:rsidRDefault="00000000" w:rsidP="00312B08">
            <w:pPr>
              <w:spacing w:after="40"/>
            </w:pPr>
            <w:r>
              <w:t>۱۲.۸۴٪</w:t>
            </w:r>
          </w:p>
        </w:tc>
        <w:tc>
          <w:tcPr>
            <w:tcW w:w="2337" w:type="dxa"/>
          </w:tcPr>
          <w:p w14:paraId="5E7D491A" w14:textId="77777777" w:rsidR="00410D38" w:rsidRDefault="00000000" w:rsidP="00312B08">
            <w:pPr>
              <w:spacing w:after="40"/>
            </w:pPr>
            <w:r>
              <w:t>۱۴.۳۰٪</w:t>
            </w:r>
          </w:p>
        </w:tc>
      </w:tr>
      <w:tr w:rsidR="00410D38" w14:paraId="5E7D4920" w14:textId="77777777">
        <w:tc>
          <w:tcPr>
            <w:tcW w:w="2337" w:type="dxa"/>
          </w:tcPr>
          <w:p w14:paraId="5E7D491C" w14:textId="77777777" w:rsidR="00410D38" w:rsidRDefault="00000000" w:rsidP="00312B08">
            <w:pPr>
              <w:spacing w:after="40"/>
            </w:pPr>
            <w:r>
              <w:t>هشت تا سی روز دیرکرد</w:t>
            </w:r>
          </w:p>
        </w:tc>
        <w:tc>
          <w:tcPr>
            <w:tcW w:w="2337" w:type="dxa"/>
          </w:tcPr>
          <w:p w14:paraId="5E7D491D" w14:textId="77777777" w:rsidR="00410D38" w:rsidRDefault="00000000" w:rsidP="00312B08">
            <w:pPr>
              <w:spacing w:after="40"/>
            </w:pPr>
            <w:r>
              <w:t>۲,۵۰۲,۹۵۱</w:t>
            </w:r>
          </w:p>
        </w:tc>
        <w:tc>
          <w:tcPr>
            <w:tcW w:w="2337" w:type="dxa"/>
          </w:tcPr>
          <w:p w14:paraId="5E7D491E" w14:textId="77777777" w:rsidR="00410D38" w:rsidRDefault="00000000" w:rsidP="00312B08">
            <w:pPr>
              <w:spacing w:after="40"/>
            </w:pPr>
            <w:r>
              <w:t>۱۴.۷۰٪</w:t>
            </w:r>
          </w:p>
        </w:tc>
        <w:tc>
          <w:tcPr>
            <w:tcW w:w="2337" w:type="dxa"/>
          </w:tcPr>
          <w:p w14:paraId="5E7D491F" w14:textId="77777777" w:rsidR="00410D38" w:rsidRDefault="00000000" w:rsidP="00312B08">
            <w:pPr>
              <w:spacing w:after="40"/>
            </w:pPr>
            <w:r>
              <w:t>۱۶.۳۸٪</w:t>
            </w:r>
          </w:p>
        </w:tc>
      </w:tr>
      <w:tr w:rsidR="00410D38" w14:paraId="5E7D4925" w14:textId="77777777">
        <w:tc>
          <w:tcPr>
            <w:tcW w:w="2337" w:type="dxa"/>
          </w:tcPr>
          <w:p w14:paraId="5E7D4921" w14:textId="77777777" w:rsidR="00410D38" w:rsidRDefault="00000000" w:rsidP="00312B08">
            <w:pPr>
              <w:spacing w:after="40"/>
            </w:pPr>
            <w:r>
              <w:t>سی‌ویک تا نود روز دیرکرد</w:t>
            </w:r>
          </w:p>
        </w:tc>
        <w:tc>
          <w:tcPr>
            <w:tcW w:w="2337" w:type="dxa"/>
          </w:tcPr>
          <w:p w14:paraId="5E7D4922" w14:textId="77777777" w:rsidR="00410D38" w:rsidRDefault="00000000" w:rsidP="00312B08">
            <w:pPr>
              <w:spacing w:after="40"/>
            </w:pPr>
            <w:r>
              <w:t>۳,۳۹۷,۷۴۰</w:t>
            </w:r>
          </w:p>
        </w:tc>
        <w:tc>
          <w:tcPr>
            <w:tcW w:w="2337" w:type="dxa"/>
          </w:tcPr>
          <w:p w14:paraId="5E7D4923" w14:textId="77777777" w:rsidR="00410D38" w:rsidRDefault="00000000" w:rsidP="00312B08">
            <w:pPr>
              <w:spacing w:after="40"/>
            </w:pPr>
            <w:r>
              <w:t>۱۹.۹۶٪</w:t>
            </w:r>
          </w:p>
        </w:tc>
        <w:tc>
          <w:tcPr>
            <w:tcW w:w="2337" w:type="dxa"/>
          </w:tcPr>
          <w:p w14:paraId="5E7D4924" w14:textId="77777777" w:rsidR="00410D38" w:rsidRDefault="00000000" w:rsidP="00312B08">
            <w:pPr>
              <w:spacing w:after="40"/>
            </w:pPr>
            <w:r>
              <w:rPr>
                <w:b/>
                <w:bCs/>
              </w:rPr>
              <w:t>۲۲.۲۳٪</w:t>
            </w:r>
          </w:p>
        </w:tc>
      </w:tr>
      <w:tr w:rsidR="00410D38" w14:paraId="5E7D492A" w14:textId="77777777">
        <w:tc>
          <w:tcPr>
            <w:tcW w:w="2337" w:type="dxa"/>
          </w:tcPr>
          <w:p w14:paraId="5E7D4926" w14:textId="77777777" w:rsidR="00410D38" w:rsidRDefault="00000000" w:rsidP="00312B08">
            <w:pPr>
              <w:spacing w:after="40"/>
            </w:pPr>
            <w:r>
              <w:t>بیش از نود روز دیرکرد</w:t>
            </w:r>
          </w:p>
        </w:tc>
        <w:tc>
          <w:tcPr>
            <w:tcW w:w="2337" w:type="dxa"/>
          </w:tcPr>
          <w:p w14:paraId="5E7D4927" w14:textId="77777777" w:rsidR="00410D38" w:rsidRDefault="00000000" w:rsidP="00312B08">
            <w:pPr>
              <w:spacing w:after="40"/>
            </w:pPr>
            <w:r>
              <w:t>۱,۰۴۱,۶۶۳</w:t>
            </w:r>
          </w:p>
        </w:tc>
        <w:tc>
          <w:tcPr>
            <w:tcW w:w="2337" w:type="dxa"/>
          </w:tcPr>
          <w:p w14:paraId="5E7D4928" w14:textId="77777777" w:rsidR="00410D38" w:rsidRDefault="00000000" w:rsidP="00312B08">
            <w:pPr>
              <w:spacing w:after="40"/>
            </w:pPr>
            <w:r>
              <w:t>۶.۱۲٪</w:t>
            </w:r>
          </w:p>
        </w:tc>
        <w:tc>
          <w:tcPr>
            <w:tcW w:w="2337" w:type="dxa"/>
          </w:tcPr>
          <w:p w14:paraId="5E7D4929" w14:textId="77777777" w:rsidR="00410D38" w:rsidRDefault="00000000" w:rsidP="00312B08">
            <w:pPr>
              <w:spacing w:after="40"/>
            </w:pPr>
            <w:r>
              <w:t>۶.۸۲٪</w:t>
            </w:r>
          </w:p>
        </w:tc>
      </w:tr>
    </w:tbl>
    <w:p w14:paraId="5E7D492B" w14:textId="77777777" w:rsidR="00410D38" w:rsidRDefault="00410D38" w:rsidP="00312B08">
      <w:pPr>
        <w:spacing w:after="160"/>
      </w:pPr>
    </w:p>
    <w:p w14:paraId="5E7D492C" w14:textId="77777777" w:rsidR="00410D38" w:rsidRDefault="00000000" w:rsidP="00312B08">
      <w:pPr>
        <w:pStyle w:val="Heading3"/>
        <w:spacing w:before="280" w:after="160"/>
      </w:pPr>
      <w:bookmarkStart w:id="245" w:name="_Toc241516115"/>
      <w:r>
        <w:rPr>
          <w:b/>
          <w:bCs/>
        </w:rPr>
        <w:t>۵.۸.۲ تحلیل</w:t>
      </w:r>
      <w:bookmarkEnd w:id="245"/>
    </w:p>
    <w:p w14:paraId="5E7D492D" w14:textId="77777777" w:rsidR="00410D38" w:rsidRDefault="00000000" w:rsidP="00312B08">
      <w:pPr>
        <w:spacing w:after="160" w:line="300" w:lineRule="auto"/>
      </w:pPr>
      <w:r>
        <w:rPr>
          <w:b/>
          <w:bCs/>
        </w:rPr>
        <w:t>تصویر کلی.</w:t>
      </w:r>
      <w:r>
        <w:t xml:space="preserve"> از میان اقساط سررسیدشده، تنها </w:t>
      </w:r>
      <w:r>
        <w:rPr>
          <w:b/>
          <w:bCs/>
        </w:rPr>
        <w:t>۴۰.۲۷ درصد</w:t>
      </w:r>
      <w:r>
        <w:t xml:space="preserve"> به‌موقع یا زودتر پرداخت شده‌اند. به بیان دیگر، </w:t>
      </w:r>
      <w:r>
        <w:rPr>
          <w:b/>
          <w:bCs/>
        </w:rPr>
        <w:t>نزدیک به شصت درصد اقساط با تأخیر پرداخت می‌شوند.</w:t>
      </w:r>
    </w:p>
    <w:p w14:paraId="5E7D492E" w14:textId="77777777" w:rsidR="00410D38" w:rsidRDefault="00000000" w:rsidP="00312B08">
      <w:pPr>
        <w:spacing w:after="160" w:line="300" w:lineRule="auto"/>
      </w:pPr>
      <w:r>
        <w:rPr>
          <w:b/>
          <w:bCs/>
        </w:rPr>
        <w:t>تفکیک شدت تأخیر.</w:t>
      </w:r>
      <w:r>
        <w:t xml:space="preserve"> تأخیرهای کوتاه (تا سی روز) روی‌هم ۳۰.۶۸ درصد اقساط سررسیدشده را تشکیل می‌دهند. این دسته معمولاً نشانه‌ی مشکل ساختاری نیست و می‌تواند ناشی از عوامل عملیاتی — مانند عدم تطابق تاریخ سررسید با چرخه‌ی دریافتی وام‌گیرنده — باشد.</w:t>
      </w:r>
    </w:p>
    <w:p w14:paraId="5E7D492F" w14:textId="77777777" w:rsidR="00410D38" w:rsidRDefault="00000000" w:rsidP="00312B08">
      <w:pPr>
        <w:spacing w:after="160" w:line="300" w:lineRule="auto"/>
      </w:pPr>
      <w:r>
        <w:t xml:space="preserve">نگران‌کننده‌تر، دسته‌ی سی‌ویک تا نود روز با </w:t>
      </w:r>
      <w:r>
        <w:rPr>
          <w:b/>
          <w:bCs/>
        </w:rPr>
        <w:t>۲۲.۲۳ درصد</w:t>
      </w:r>
      <w:r>
        <w:t xml:space="preserve"> است. این سطح از تأخیر معمولاً نشانه‌ی فشار نقدینگی واقعی وام‌گیرنده است و در آستانه‌ی ورود به طبقات غیرجاری قرار دارد. سهم ۶.۸۲ درصدی تأخیرهای بیش از نود روز نیز تقریباً با نسبت مطالبات غیرجاری بخش شناخته‌شده (۵.۲۱ درصد) هم‌خوانی دارد که سازگاری درونی داده را تأیید می‌کند.</w:t>
      </w:r>
    </w:p>
    <w:p w14:paraId="5E7D4930" w14:textId="77777777" w:rsidR="00410D38" w:rsidRDefault="00000000" w:rsidP="00312B08">
      <w:pPr>
        <w:pBdr>
          <w:right w:val="single" w:sz="18" w:space="0" w:color="808080"/>
        </w:pBdr>
        <w:shd w:val="clear" w:color="auto" w:fill="F2F2F2"/>
        <w:spacing w:before="100" w:after="160"/>
        <w:ind w:left="400"/>
      </w:pPr>
      <w:r>
        <w:rPr>
          <w:b/>
          <w:bCs/>
          <w:i/>
          <w:iCs/>
          <w:sz w:val="20"/>
          <w:szCs w:val="20"/>
        </w:rPr>
        <w:t>ارزیابی:</w:t>
      </w:r>
      <w:r>
        <w:rPr>
          <w:i/>
          <w:iCs/>
          <w:sz w:val="20"/>
          <w:szCs w:val="20"/>
        </w:rPr>
        <w:t xml:space="preserve"> رقم ۲۲.۲۳ درصدی دسته‌ی سی‌ویک تا نود روز، مخزن اصلی مطالبات غیرجاری آینده است. این یافته با سیگنال تسریع نکول در ماتریس انتقال (بخش ۵.۷.۳) کاملاً هم‌جهت است.</w:t>
      </w:r>
    </w:p>
    <w:p w14:paraId="5E7D4931" w14:textId="77777777" w:rsidR="00410D38" w:rsidRDefault="00000000" w:rsidP="00312B08">
      <w:pPr>
        <w:pStyle w:val="Heading3"/>
        <w:spacing w:before="280" w:after="160"/>
      </w:pPr>
      <w:bookmarkStart w:id="246" w:name="_Toc241516116"/>
      <w:r>
        <w:rPr>
          <w:b/>
          <w:bCs/>
        </w:rPr>
        <w:t>۵.۸.۳ دو محدودیت</w:t>
      </w:r>
      <w:bookmarkEnd w:id="246"/>
    </w:p>
    <w:p w14:paraId="5E7D4932" w14:textId="77777777" w:rsidR="00410D38" w:rsidRDefault="00000000" w:rsidP="00312B08">
      <w:pPr>
        <w:spacing w:after="160" w:line="300" w:lineRule="auto"/>
      </w:pPr>
      <w:r>
        <w:rPr>
          <w:b/>
          <w:bCs/>
        </w:rPr>
        <w:t>محدودیت نخست.</w:t>
      </w:r>
      <w:r>
        <w:t xml:space="preserve"> سطل «پرداخت زودتر یا به‌موقع» دو رفتار متفاوت را در خود جمع کرده است: پرداخت پیش از موعد و پرداخت در موعد. تفکیک این دو برای سنجش دقیق انضباط پرداخت مفید است و در فهرست اصلاحات فاز ۲ ثبت شده است.</w:t>
      </w:r>
    </w:p>
    <w:p w14:paraId="5E7D4933" w14:textId="77777777" w:rsidR="00410D38" w:rsidRDefault="00000000" w:rsidP="00312B08">
      <w:pPr>
        <w:spacing w:after="160" w:line="300" w:lineRule="auto"/>
      </w:pPr>
      <w:r>
        <w:rPr>
          <w:b/>
          <w:bCs/>
        </w:rPr>
        <w:t>محدودیت دوم.</w:t>
      </w:r>
      <w:r>
        <w:t xml:space="preserve"> تحلیل مشابه به تفکیک نوع عقد، بر روی نمونه‌ای حدود یک میلیون رکوردی اجرا شده و نه سرشماری کامل. لذا ارقام آن دارای خطای نمونه‌گیری است و در این گزارش درج نشده است.</w:t>
      </w:r>
    </w:p>
    <w:p w14:paraId="5E7D4934" w14:textId="77777777" w:rsidR="00410D38" w:rsidRDefault="00410D38" w:rsidP="00312B08">
      <w:pPr>
        <w:pBdr>
          <w:bottom w:val="single" w:sz="6" w:space="0" w:color="999999"/>
        </w:pBdr>
        <w:spacing w:before="120" w:after="120"/>
      </w:pPr>
    </w:p>
    <w:p w14:paraId="5E7D4935" w14:textId="77777777" w:rsidR="00410D38" w:rsidRDefault="00000000" w:rsidP="00312B08">
      <w:pPr>
        <w:pStyle w:val="Heading2"/>
        <w:spacing w:before="280" w:after="160"/>
      </w:pPr>
      <w:bookmarkStart w:id="247" w:name="_Toc241516117"/>
      <w:r>
        <w:rPr>
          <w:b/>
          <w:bCs/>
          <w:sz w:val="28"/>
          <w:szCs w:val="28"/>
        </w:rPr>
        <w:t>۵.۹ تمرکز تک‌نامی</w:t>
      </w:r>
      <w:bookmarkEnd w:id="247"/>
    </w:p>
    <w:p w14:paraId="5E7D4936" w14:textId="77777777" w:rsidR="00410D38" w:rsidRDefault="00000000" w:rsidP="00312B08">
      <w:pPr>
        <w:pStyle w:val="Heading3"/>
        <w:spacing w:before="280" w:after="160"/>
      </w:pPr>
      <w:bookmarkStart w:id="248" w:name="_Toc241516118"/>
      <w:r>
        <w:rPr>
          <w:b/>
          <w:bCs/>
        </w:rPr>
        <w:t>۵.۹.۱ اهمیت و روش</w:t>
      </w:r>
      <w:bookmarkEnd w:id="248"/>
    </w:p>
    <w:p w14:paraId="5E7D4937" w14:textId="77777777" w:rsidR="00410D38" w:rsidRDefault="00000000" w:rsidP="00312B08">
      <w:pPr>
        <w:spacing w:after="160" w:line="300" w:lineRule="auto"/>
      </w:pPr>
      <w:r>
        <w:t xml:space="preserve">تمرکز تک‌نامی — یعنی سهم بزرگ‌ترین مشتریان منفرد از پرتفوی — متعارف‌ترین سنجه‌ی ریسک تمرکز در مدیریت ریسک بانکی است. محاسبه بر مبنای </w:t>
      </w:r>
      <w:r>
        <w:rPr>
          <w:b/>
          <w:bCs/>
        </w:rPr>
        <w:t>گیرنده‌ی اصلی رسمی</w:t>
      </w:r>
      <w:r>
        <w:t xml:space="preserve"> انجام شده و نه تمام طرفین قرارداد، زیرا در سنجش تمرکز، آنچه اهمیت دارد هویت متعهد اصلی است.</w:t>
      </w:r>
    </w:p>
    <w:p w14:paraId="5E7D4938" w14:textId="77777777" w:rsidR="00410D38" w:rsidRDefault="00000000" w:rsidP="00312B08">
      <w:pPr>
        <w:spacing w:before="120" w:after="80"/>
      </w:pPr>
      <w:r>
        <w:rPr>
          <w:noProof/>
        </w:rPr>
        <w:lastRenderedPageBreak/>
        <w:drawing>
          <wp:inline distT="0" distB="0" distL="0" distR="0" wp14:anchorId="5E7D4AF3" wp14:editId="5E7D4AF4">
            <wp:extent cx="5334000" cy="5334000"/>
            <wp:effectExtent l="0" t="0" r="0" b="0"/>
            <wp:docPr id="575669821" name="Picture 57566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5334000"/>
                    </a:xfrm>
                    <a:prstGeom prst="rect">
                      <a:avLst/>
                    </a:prstGeom>
                  </pic:spPr>
                </pic:pic>
              </a:graphicData>
            </a:graphic>
          </wp:inline>
        </w:drawing>
      </w:r>
    </w:p>
    <w:p w14:paraId="5E7D4939" w14:textId="77777777" w:rsidR="00410D38" w:rsidRDefault="00000000" w:rsidP="00312B08">
      <w:pPr>
        <w:spacing w:after="220"/>
      </w:pPr>
      <w:r>
        <w:rPr>
          <w:i/>
          <w:iCs/>
          <w:sz w:val="18"/>
          <w:szCs w:val="18"/>
        </w:rPr>
        <w:t>تمرکز تک‌نامی — مانده‌ی بیست مشتری بزرگ تسهیلاتی</w:t>
      </w:r>
    </w:p>
    <w:p w14:paraId="5E7D493A"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single_name_concentration_top20.png</w:t>
      </w:r>
      <w:r>
        <w:rPr>
          <w:i/>
          <w:iCs/>
          <w:sz w:val="20"/>
          <w:szCs w:val="20"/>
        </w:rPr>
        <w:t>)</w:t>
      </w:r>
    </w:p>
    <w:p w14:paraId="5E7D493B" w14:textId="77777777" w:rsidR="00410D38" w:rsidRDefault="00000000" w:rsidP="00312B08">
      <w:pPr>
        <w:spacing w:after="160" w:line="300" w:lineRule="auto"/>
      </w:pPr>
      <w:r>
        <w:rPr>
          <w:b/>
          <w:bCs/>
        </w:rPr>
        <w:t>جدول ۵-۱۴: تمرکز تک‌نامی (مبنای الف-۱)</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10D38" w14:paraId="5E7D493E" w14:textId="77777777">
        <w:trPr>
          <w:tblHeader/>
        </w:trPr>
        <w:tc>
          <w:tcPr>
            <w:tcW w:w="4675" w:type="dxa"/>
            <w:shd w:val="clear" w:color="auto" w:fill="D9D9D9"/>
          </w:tcPr>
          <w:p w14:paraId="5E7D493C" w14:textId="77777777" w:rsidR="00410D38" w:rsidRDefault="00000000" w:rsidP="00312B08">
            <w:pPr>
              <w:spacing w:after="40"/>
            </w:pPr>
            <w:r>
              <w:t>سنجه</w:t>
            </w:r>
          </w:p>
        </w:tc>
        <w:tc>
          <w:tcPr>
            <w:tcW w:w="4675" w:type="dxa"/>
            <w:shd w:val="clear" w:color="auto" w:fill="D9D9D9"/>
          </w:tcPr>
          <w:p w14:paraId="5E7D493D" w14:textId="77777777" w:rsidR="00410D38" w:rsidRDefault="00000000" w:rsidP="00312B08">
            <w:pPr>
              <w:spacing w:after="40"/>
            </w:pPr>
            <w:r>
              <w:t>مقدار</w:t>
            </w:r>
          </w:p>
        </w:tc>
      </w:tr>
      <w:tr w:rsidR="00410D38" w14:paraId="5E7D4941" w14:textId="77777777">
        <w:tc>
          <w:tcPr>
            <w:tcW w:w="4675" w:type="dxa"/>
          </w:tcPr>
          <w:p w14:paraId="5E7D493F" w14:textId="77777777" w:rsidR="00410D38" w:rsidRDefault="00000000" w:rsidP="00312B08">
            <w:pPr>
              <w:spacing w:after="40"/>
            </w:pPr>
            <w:r>
              <w:t>مانده‌ی بیست مشتری برتر</w:t>
            </w:r>
          </w:p>
        </w:tc>
        <w:tc>
          <w:tcPr>
            <w:tcW w:w="4675" w:type="dxa"/>
          </w:tcPr>
          <w:p w14:paraId="5E7D4940" w14:textId="77777777" w:rsidR="00410D38" w:rsidRDefault="00000000" w:rsidP="00312B08">
            <w:pPr>
              <w:spacing w:after="40"/>
            </w:pPr>
            <w:r>
              <w:t>۱۲.۲ هزار میلیارد تومان</w:t>
            </w:r>
          </w:p>
        </w:tc>
      </w:tr>
      <w:tr w:rsidR="00410D38" w14:paraId="5E7D4944" w14:textId="77777777">
        <w:tc>
          <w:tcPr>
            <w:tcW w:w="4675" w:type="dxa"/>
          </w:tcPr>
          <w:p w14:paraId="5E7D4942" w14:textId="77777777" w:rsidR="00410D38" w:rsidRDefault="00000000" w:rsidP="00312B08">
            <w:pPr>
              <w:spacing w:after="40"/>
            </w:pPr>
            <w:r>
              <w:t>سهم از کل پرتفوی بانک</w:t>
            </w:r>
          </w:p>
        </w:tc>
        <w:tc>
          <w:tcPr>
            <w:tcW w:w="4675" w:type="dxa"/>
          </w:tcPr>
          <w:p w14:paraId="5E7D4943" w14:textId="77777777" w:rsidR="00410D38" w:rsidRDefault="00000000" w:rsidP="00312B08">
            <w:pPr>
              <w:spacing w:after="40"/>
            </w:pPr>
            <w:r>
              <w:rPr>
                <w:b/>
                <w:bCs/>
              </w:rPr>
              <w:t>۹.۵۴٪</w:t>
            </w:r>
          </w:p>
        </w:tc>
      </w:tr>
      <w:tr w:rsidR="00410D38" w14:paraId="5E7D4947" w14:textId="77777777">
        <w:tc>
          <w:tcPr>
            <w:tcW w:w="4675" w:type="dxa"/>
          </w:tcPr>
          <w:p w14:paraId="5E7D4945" w14:textId="77777777" w:rsidR="00410D38" w:rsidRDefault="00000000" w:rsidP="00312B08">
            <w:pPr>
              <w:spacing w:after="40"/>
            </w:pPr>
            <w:r>
              <w:t>سهم از پرتفوی قابل‌انتساب</w:t>
            </w:r>
          </w:p>
        </w:tc>
        <w:tc>
          <w:tcPr>
            <w:tcW w:w="4675" w:type="dxa"/>
          </w:tcPr>
          <w:p w14:paraId="5E7D4946" w14:textId="77777777" w:rsidR="00410D38" w:rsidRDefault="00000000" w:rsidP="00312B08">
            <w:pPr>
              <w:spacing w:after="40"/>
            </w:pPr>
            <w:r>
              <w:rPr>
                <w:b/>
                <w:bCs/>
              </w:rPr>
              <w:t>۱۲.۳۰٪</w:t>
            </w:r>
          </w:p>
        </w:tc>
      </w:tr>
      <w:tr w:rsidR="00410D38" w14:paraId="5E7D494A" w14:textId="77777777">
        <w:tc>
          <w:tcPr>
            <w:tcW w:w="4675" w:type="dxa"/>
          </w:tcPr>
          <w:p w14:paraId="5E7D4948" w14:textId="77777777" w:rsidR="00410D38" w:rsidRDefault="00000000" w:rsidP="00312B08">
            <w:pPr>
              <w:spacing w:after="40"/>
            </w:pPr>
            <w:r>
              <w:rPr>
                <w:b/>
                <w:bCs/>
              </w:rPr>
              <w:t>مانده‌ی بزرگ‌ترین مشتری منفرد</w:t>
            </w:r>
          </w:p>
        </w:tc>
        <w:tc>
          <w:tcPr>
            <w:tcW w:w="4675" w:type="dxa"/>
          </w:tcPr>
          <w:p w14:paraId="5E7D4949" w14:textId="77777777" w:rsidR="00410D38" w:rsidRDefault="00000000" w:rsidP="00312B08">
            <w:pPr>
              <w:spacing w:after="40"/>
            </w:pPr>
            <w:r>
              <w:rPr>
                <w:b/>
                <w:bCs/>
              </w:rPr>
              <w:t>۵.۵ هزار میلیارد تومان</w:t>
            </w:r>
          </w:p>
        </w:tc>
      </w:tr>
      <w:tr w:rsidR="00410D38" w14:paraId="5E7D494D" w14:textId="77777777">
        <w:tc>
          <w:tcPr>
            <w:tcW w:w="4675" w:type="dxa"/>
          </w:tcPr>
          <w:p w14:paraId="5E7D494B" w14:textId="77777777" w:rsidR="00410D38" w:rsidRDefault="00000000" w:rsidP="00312B08">
            <w:pPr>
              <w:spacing w:after="40"/>
            </w:pPr>
            <w:r>
              <w:rPr>
                <w:b/>
                <w:bCs/>
              </w:rPr>
              <w:t>سهم بزرگ‌ترین مشتری از کل پرتفوی</w:t>
            </w:r>
          </w:p>
        </w:tc>
        <w:tc>
          <w:tcPr>
            <w:tcW w:w="4675" w:type="dxa"/>
          </w:tcPr>
          <w:p w14:paraId="5E7D494C" w14:textId="77777777" w:rsidR="00410D38" w:rsidRDefault="00000000" w:rsidP="00312B08">
            <w:pPr>
              <w:spacing w:after="40"/>
            </w:pPr>
            <w:r>
              <w:rPr>
                <w:b/>
                <w:bCs/>
              </w:rPr>
              <w:t>۴.۳۰٪</w:t>
            </w:r>
          </w:p>
        </w:tc>
      </w:tr>
      <w:tr w:rsidR="00410D38" w14:paraId="5E7D4950" w14:textId="77777777">
        <w:tc>
          <w:tcPr>
            <w:tcW w:w="4675" w:type="dxa"/>
          </w:tcPr>
          <w:p w14:paraId="5E7D494E" w14:textId="77777777" w:rsidR="00410D38" w:rsidRDefault="00000000" w:rsidP="00312B08">
            <w:pPr>
              <w:spacing w:after="40"/>
            </w:pPr>
            <w:r>
              <w:t>تعداد قرارداد بزرگ‌ترین مشتری</w:t>
            </w:r>
          </w:p>
        </w:tc>
        <w:tc>
          <w:tcPr>
            <w:tcW w:w="4675" w:type="dxa"/>
          </w:tcPr>
          <w:p w14:paraId="5E7D494F" w14:textId="77777777" w:rsidR="00410D38" w:rsidRDefault="00000000" w:rsidP="00312B08">
            <w:pPr>
              <w:spacing w:after="40"/>
            </w:pPr>
            <w:r>
              <w:rPr>
                <w:b/>
                <w:bCs/>
              </w:rPr>
              <w:t>یک فقره</w:t>
            </w:r>
          </w:p>
        </w:tc>
      </w:tr>
      <w:tr w:rsidR="00410D38" w14:paraId="5E7D4953" w14:textId="77777777">
        <w:tc>
          <w:tcPr>
            <w:tcW w:w="4675" w:type="dxa"/>
          </w:tcPr>
          <w:p w14:paraId="5E7D4951" w14:textId="77777777" w:rsidR="00410D38" w:rsidRDefault="00000000" w:rsidP="00312B08">
            <w:pPr>
              <w:spacing w:after="40"/>
            </w:pPr>
            <w:r>
              <w:t>نسبت غیرجاری بیست مشتری برتر</w:t>
            </w:r>
          </w:p>
        </w:tc>
        <w:tc>
          <w:tcPr>
            <w:tcW w:w="4675" w:type="dxa"/>
          </w:tcPr>
          <w:p w14:paraId="5E7D4952" w14:textId="77777777" w:rsidR="00410D38" w:rsidRDefault="00000000" w:rsidP="00312B08">
            <w:pPr>
              <w:spacing w:after="40"/>
            </w:pPr>
            <w:r>
              <w:t>۳.۵۱٪</w:t>
            </w:r>
          </w:p>
        </w:tc>
      </w:tr>
    </w:tbl>
    <w:p w14:paraId="5E7D4954" w14:textId="77777777" w:rsidR="00410D38" w:rsidRDefault="00410D38" w:rsidP="00312B08">
      <w:pPr>
        <w:spacing w:after="160"/>
      </w:pPr>
    </w:p>
    <w:p w14:paraId="5E7D4955" w14:textId="77777777" w:rsidR="00410D38" w:rsidRDefault="00000000" w:rsidP="00312B08">
      <w:pPr>
        <w:pStyle w:val="Heading3"/>
        <w:spacing w:before="280" w:after="160"/>
      </w:pPr>
      <w:bookmarkStart w:id="249" w:name="_Toc241516119"/>
      <w:r>
        <w:rPr>
          <w:b/>
          <w:bCs/>
        </w:rPr>
        <w:t>۵.۹.۲ تحلیل</w:t>
      </w:r>
      <w:bookmarkEnd w:id="249"/>
    </w:p>
    <w:p w14:paraId="5E7D4956" w14:textId="77777777" w:rsidR="00410D38" w:rsidRDefault="00000000" w:rsidP="00312B08">
      <w:pPr>
        <w:spacing w:after="160" w:line="300" w:lineRule="auto"/>
      </w:pPr>
      <w:r>
        <w:rPr>
          <w:b/>
          <w:bCs/>
        </w:rPr>
        <w:t>بزرگ‌ترین مشتری.</w:t>
      </w:r>
      <w:r>
        <w:t xml:space="preserve"> یک مشتری با </w:t>
      </w:r>
      <w:r>
        <w:rPr>
          <w:b/>
          <w:bCs/>
        </w:rPr>
        <w:t>یک فقره قرارداد</w:t>
      </w:r>
      <w:r>
        <w:t xml:space="preserve">، معادل </w:t>
      </w:r>
      <w:r>
        <w:rPr>
          <w:b/>
          <w:bCs/>
        </w:rPr>
        <w:t>۴.۳۰ درصد کل پرتفوی تسهیلات بانک</w:t>
      </w:r>
      <w:r>
        <w:t xml:space="preserve"> را در اختیار دارد. مانده‌ی این قرارداد (۵.۵ هزار میلیارد تومان) از مجموع مانده‌ی نوزده مشتری بعدی (۶.۷ هزار میلیارد تومان) تنها اندکی کمتر است.</w:t>
      </w:r>
    </w:p>
    <w:p w14:paraId="5E7D4957" w14:textId="77777777" w:rsidR="00410D38" w:rsidRDefault="00000000" w:rsidP="00312B08">
      <w:pPr>
        <w:spacing w:after="160" w:line="300" w:lineRule="auto"/>
      </w:pPr>
      <w:r>
        <w:lastRenderedPageBreak/>
        <w:t>برای درک مقیاس، این رقم را می‌توان با ارقام دیگر گزارش سنجید: مانده‌ی این یک قرارداد بیش از کل مانده‌ی بخش صنایع تبدیلی کشاورزی (۱۵.۳) و نزدیک به کل مانده‌ی بخش اعتبارات اسنادی (۵۴.۰) است.</w:t>
      </w:r>
    </w:p>
    <w:p w14:paraId="5E7D4958" w14:textId="77777777" w:rsidR="00410D38" w:rsidRDefault="00000000" w:rsidP="00312B08">
      <w:pPr>
        <w:spacing w:after="160" w:line="300" w:lineRule="auto"/>
      </w:pPr>
      <w:r>
        <w:rPr>
          <w:b/>
          <w:bCs/>
        </w:rPr>
        <w:t>وضعیت فعلی مطلوب اما نامتقارن.</w:t>
      </w:r>
      <w:r>
        <w:t xml:space="preserve"> نسبت غیرجاری بیست مشتری برتر تنها ۳.۵۱ درصد است؛ یعنی پایین‌تر از میانگین بخش شناخته‌شده (۵.۲۱ درصد). از میان بیست مشتری، تنها سه مورد مطالبات غیرجاری دارند و بزرگ‌ترین مشتری کاملاً جاری است.</w:t>
      </w:r>
    </w:p>
    <w:p w14:paraId="5E7D4959" w14:textId="77777777" w:rsidR="00410D38" w:rsidRDefault="00000000" w:rsidP="00312B08">
      <w:pPr>
        <w:pBdr>
          <w:right w:val="single" w:sz="18" w:space="0" w:color="808080"/>
        </w:pBdr>
        <w:shd w:val="clear" w:color="auto" w:fill="F2F2F2"/>
        <w:spacing w:before="100" w:after="160"/>
        <w:ind w:left="400"/>
      </w:pPr>
      <w:r>
        <w:rPr>
          <w:b/>
          <w:bCs/>
          <w:i/>
          <w:iCs/>
          <w:sz w:val="20"/>
          <w:szCs w:val="20"/>
        </w:rPr>
        <w:t>ارزیابی:</w:t>
      </w:r>
      <w:r>
        <w:rPr>
          <w:i/>
          <w:iCs/>
          <w:sz w:val="20"/>
          <w:szCs w:val="20"/>
        </w:rPr>
        <w:t xml:space="preserve"> این وضعیت را نباید اطمینان‌بخش تلقی کرد. ماهیت ریسک تمرکز آن است که </w:t>
      </w:r>
      <w:r>
        <w:rPr>
          <w:b/>
          <w:bCs/>
          <w:i/>
          <w:iCs/>
          <w:sz w:val="20"/>
          <w:szCs w:val="20"/>
        </w:rPr>
        <w:t>نامتقارن</w:t>
      </w:r>
      <w:r>
        <w:rPr>
          <w:i/>
          <w:iCs/>
          <w:sz w:val="20"/>
          <w:szCs w:val="20"/>
        </w:rPr>
        <w:t xml:space="preserve"> است: تا زمانی که مشتری بزرگ عملکرد مناسبی دارد، هیچ اثری در نسبت‌ها دیده نمی‌شود؛ اما نکول همان یک مشتری به‌تنهایی نسبت مطالبات غیرجاری بانک را از ۸.۷۶ به حدود </w:t>
      </w:r>
      <w:r>
        <w:rPr>
          <w:b/>
          <w:bCs/>
          <w:i/>
          <w:iCs/>
          <w:sz w:val="20"/>
          <w:szCs w:val="20"/>
        </w:rPr>
        <w:t>۱۳.۰۶ درصد</w:t>
      </w:r>
      <w:r>
        <w:rPr>
          <w:i/>
          <w:iCs/>
          <w:sz w:val="20"/>
          <w:szCs w:val="20"/>
        </w:rPr>
        <w:t xml:space="preserve"> می‌رساند. به بیان دیگر، بانک در معرض ریسکی قرار دارد که در هیچ‌یک از شاخص‌های جاری‌اش منعکس نمی‌شود.</w:t>
      </w:r>
    </w:p>
    <w:p w14:paraId="5E7D495A" w14:textId="77777777" w:rsidR="00410D38" w:rsidRDefault="00000000" w:rsidP="00312B08">
      <w:pPr>
        <w:spacing w:after="160" w:line="300" w:lineRule="auto"/>
      </w:pPr>
      <w:r>
        <w:rPr>
          <w:b/>
          <w:bCs/>
        </w:rPr>
        <w:t>پیوند با یافته‌ی اندازه.</w:t>
      </w:r>
      <w:r>
        <w:t xml:space="preserve"> این نتیجه با جدول ۵-۸ کاملاً سازگار است. در آنجا نشان داده شد ۲,۲۹۵ قرارداد بزرگ، دوسوم مطالبات غیرجاری بخش شناخته‌شده را تولید می‌کنند. بیست مشتری این بخش، نوک همان توزیع‌اند.</w:t>
      </w:r>
    </w:p>
    <w:p w14:paraId="5E7D495B" w14:textId="77777777" w:rsidR="00410D38" w:rsidRDefault="00000000" w:rsidP="00312B08">
      <w:pPr>
        <w:pStyle w:val="Heading3"/>
        <w:spacing w:before="280" w:after="160"/>
      </w:pPr>
      <w:bookmarkStart w:id="250" w:name="_Toc241516120"/>
      <w:r>
        <w:rPr>
          <w:b/>
          <w:bCs/>
        </w:rPr>
        <w:t>۵.۹.۳ محدودیت اساسی</w:t>
      </w:r>
      <w:bookmarkEnd w:id="250"/>
    </w:p>
    <w:p w14:paraId="5E7D495C" w14:textId="77777777" w:rsidR="00410D38" w:rsidRDefault="00000000" w:rsidP="00312B08">
      <w:pPr>
        <w:spacing w:after="160" w:line="300" w:lineRule="auto"/>
      </w:pPr>
      <w:r>
        <w:t xml:space="preserve">ارقام این بخش بر مبنای الف-۱ محاسبه شده‌اند. </w:t>
      </w:r>
      <w:r>
        <w:rPr>
          <w:b/>
          <w:bCs/>
        </w:rPr>
        <w:t>۲۲.۴۰ درصد پرتفوی که رکورد قرارداد ندارد، به هیچ مشتری قابل انتساب نیست و لذا در این تحلیل غایب است.</w:t>
      </w:r>
    </w:p>
    <w:p w14:paraId="5E7D495D" w14:textId="77777777" w:rsidR="00410D38" w:rsidRDefault="00000000" w:rsidP="00312B08">
      <w:pPr>
        <w:spacing w:after="160" w:line="300" w:lineRule="auto"/>
      </w:pPr>
      <w:r>
        <w:t xml:space="preserve">پیامد این محدودیت یک‌طرفه است: چنانچه مشتریان بزرگ در بخش فاقد اطلاعات نیز حضور داشته باشند — که با توجه به نسبت غیرجاری ۲۱.۰۴ درصدی آن بخش محتمل است — تمرکز واقعی </w:t>
      </w:r>
      <w:r>
        <w:rPr>
          <w:b/>
          <w:bCs/>
        </w:rPr>
        <w:t>بیش از</w:t>
      </w:r>
      <w:r>
        <w:t xml:space="preserve"> ارقام جدول ۵-۱۴ خواهد بود.</w:t>
      </w:r>
    </w:p>
    <w:p w14:paraId="5E7D495E"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بنابراین ارقام این بخش یک </w:t>
      </w:r>
      <w:r>
        <w:rPr>
          <w:b/>
          <w:bCs/>
          <w:i/>
          <w:iCs/>
          <w:sz w:val="20"/>
          <w:szCs w:val="20"/>
        </w:rPr>
        <w:t>کف محافظه‌کارانه</w:t>
      </w:r>
      <w:r>
        <w:rPr>
          <w:i/>
          <w:iCs/>
          <w:sz w:val="20"/>
          <w:szCs w:val="20"/>
        </w:rPr>
        <w:t xml:space="preserve"> است و نه برآورد کامل تمرکز.</w:t>
      </w:r>
    </w:p>
    <w:p w14:paraId="5E7D495F" w14:textId="77777777" w:rsidR="00410D38" w:rsidRDefault="00000000" w:rsidP="00312B08">
      <w:pPr>
        <w:pStyle w:val="Heading3"/>
        <w:spacing w:before="280" w:after="160"/>
      </w:pPr>
      <w:bookmarkStart w:id="251" w:name="_Toc241516121"/>
      <w:r>
        <w:rPr>
          <w:b/>
          <w:bCs/>
        </w:rPr>
        <w:t>۵.۹.۴ ملاحظه‌ی محرمانگی</w:t>
      </w:r>
      <w:bookmarkEnd w:id="251"/>
    </w:p>
    <w:p w14:paraId="5E7D4960" w14:textId="77777777" w:rsidR="00410D38" w:rsidRDefault="00000000" w:rsidP="00312B08">
      <w:pPr>
        <w:spacing w:after="160" w:line="300" w:lineRule="auto"/>
      </w:pPr>
      <w:r>
        <w:t xml:space="preserve">شناسه‌ی مشتریان در متن این گزارش درج نشده است. فهرست کامل بیست مشتری برتر به‌همراه شناسه، تعداد قرارداد، مانده و وضعیت طبقه‌بندی هر یک، در </w:t>
      </w:r>
      <w:r>
        <w:rPr>
          <w:b/>
          <w:bCs/>
        </w:rPr>
        <w:t>پیوست ج</w:t>
      </w:r>
      <w:r>
        <w:t xml:space="preserve"> و صرفاً جهت استفاده‌ی کمیته‌ی ریسک بانک ارائه شده است.</w:t>
      </w:r>
    </w:p>
    <w:p w14:paraId="5E7D4961" w14:textId="77777777" w:rsidR="00410D38" w:rsidRDefault="00410D38" w:rsidP="00312B08">
      <w:pPr>
        <w:pBdr>
          <w:bottom w:val="single" w:sz="6" w:space="0" w:color="999999"/>
        </w:pBdr>
        <w:spacing w:before="120" w:after="120"/>
      </w:pPr>
    </w:p>
    <w:p w14:paraId="5E7D4962" w14:textId="77777777" w:rsidR="00410D38" w:rsidRDefault="00000000" w:rsidP="00312B08">
      <w:pPr>
        <w:pStyle w:val="Heading2"/>
        <w:spacing w:before="280" w:after="160"/>
      </w:pPr>
      <w:bookmarkStart w:id="252" w:name="_Toc241516122"/>
      <w:r>
        <w:rPr>
          <w:b/>
          <w:bCs/>
          <w:sz w:val="28"/>
          <w:szCs w:val="28"/>
        </w:rPr>
        <w:t>۵.۱۰ نیمرخ تمرکز و جمع‌بندی ریسک</w:t>
      </w:r>
      <w:bookmarkEnd w:id="252"/>
    </w:p>
    <w:p w14:paraId="5E7D4963" w14:textId="77777777" w:rsidR="00410D38" w:rsidRDefault="00000000" w:rsidP="00312B08">
      <w:pPr>
        <w:pStyle w:val="Heading3"/>
        <w:spacing w:before="280" w:after="160"/>
      </w:pPr>
      <w:bookmarkStart w:id="253" w:name="_Toc241516123"/>
      <w:r>
        <w:rPr>
          <w:b/>
          <w:bCs/>
        </w:rPr>
        <w:t>۵.۱۰.۱ مقایسه‌ی تمرکز در دو سمت ترازنامه</w:t>
      </w:r>
      <w:bookmarkEnd w:id="253"/>
    </w:p>
    <w:p w14:paraId="5E7D4964" w14:textId="77777777" w:rsidR="00410D38" w:rsidRDefault="00000000" w:rsidP="00312B08">
      <w:pPr>
        <w:spacing w:after="160" w:line="300" w:lineRule="auto"/>
      </w:pPr>
      <w:r>
        <w:rPr>
          <w:b/>
          <w:bCs/>
        </w:rPr>
        <w:t>جدول ۵-۱۵: تمرکز در سمت منابع و مصارف</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10D38" w14:paraId="5E7D4968" w14:textId="77777777">
        <w:trPr>
          <w:tblHeader/>
        </w:trPr>
        <w:tc>
          <w:tcPr>
            <w:tcW w:w="3116" w:type="dxa"/>
            <w:shd w:val="clear" w:color="auto" w:fill="D9D9D9"/>
          </w:tcPr>
          <w:p w14:paraId="5E7D4965" w14:textId="77777777" w:rsidR="00410D38" w:rsidRDefault="00000000" w:rsidP="00312B08">
            <w:pPr>
              <w:spacing w:after="40"/>
            </w:pPr>
            <w:r>
              <w:t>صدک برتر</w:t>
            </w:r>
          </w:p>
        </w:tc>
        <w:tc>
          <w:tcPr>
            <w:tcW w:w="3116" w:type="dxa"/>
            <w:shd w:val="clear" w:color="auto" w:fill="D9D9D9"/>
          </w:tcPr>
          <w:p w14:paraId="5E7D4966" w14:textId="77777777" w:rsidR="00410D38" w:rsidRDefault="00000000" w:rsidP="00312B08">
            <w:pPr>
              <w:spacing w:after="40"/>
            </w:pPr>
            <w:r>
              <w:t>سهم از سپرده</w:t>
            </w:r>
          </w:p>
        </w:tc>
        <w:tc>
          <w:tcPr>
            <w:tcW w:w="3116" w:type="dxa"/>
            <w:shd w:val="clear" w:color="auto" w:fill="D9D9D9"/>
          </w:tcPr>
          <w:p w14:paraId="5E7D4967" w14:textId="77777777" w:rsidR="00410D38" w:rsidRDefault="00000000" w:rsidP="00312B08">
            <w:pPr>
              <w:spacing w:after="40"/>
            </w:pPr>
            <w:r>
              <w:t>سهم از تسهیلات (تمام طرفین)</w:t>
            </w:r>
          </w:p>
        </w:tc>
      </w:tr>
      <w:tr w:rsidR="00410D38" w14:paraId="5E7D496C" w14:textId="77777777">
        <w:tc>
          <w:tcPr>
            <w:tcW w:w="3116" w:type="dxa"/>
          </w:tcPr>
          <w:p w14:paraId="5E7D4969" w14:textId="77777777" w:rsidR="00410D38" w:rsidRDefault="00000000" w:rsidP="00312B08">
            <w:pPr>
              <w:spacing w:after="40"/>
            </w:pPr>
            <w:r>
              <w:t>۱ درصد</w:t>
            </w:r>
          </w:p>
        </w:tc>
        <w:tc>
          <w:tcPr>
            <w:tcW w:w="3116" w:type="dxa"/>
          </w:tcPr>
          <w:p w14:paraId="5E7D496A" w14:textId="77777777" w:rsidR="00410D38" w:rsidRDefault="00000000" w:rsidP="00312B08">
            <w:pPr>
              <w:spacing w:after="40"/>
            </w:pPr>
            <w:r>
              <w:rPr>
                <w:b/>
                <w:bCs/>
              </w:rPr>
              <w:t>۷۸.۲٪</w:t>
            </w:r>
          </w:p>
        </w:tc>
        <w:tc>
          <w:tcPr>
            <w:tcW w:w="3116" w:type="dxa"/>
          </w:tcPr>
          <w:p w14:paraId="5E7D496B" w14:textId="77777777" w:rsidR="00410D38" w:rsidRDefault="00000000" w:rsidP="00312B08">
            <w:pPr>
              <w:spacing w:after="40"/>
            </w:pPr>
            <w:r>
              <w:t>۵۳.۲٪</w:t>
            </w:r>
          </w:p>
        </w:tc>
      </w:tr>
      <w:tr w:rsidR="00410D38" w14:paraId="5E7D4970" w14:textId="77777777">
        <w:tc>
          <w:tcPr>
            <w:tcW w:w="3116" w:type="dxa"/>
          </w:tcPr>
          <w:p w14:paraId="5E7D496D" w14:textId="77777777" w:rsidR="00410D38" w:rsidRDefault="00000000" w:rsidP="00312B08">
            <w:pPr>
              <w:spacing w:after="40"/>
            </w:pPr>
            <w:r>
              <w:t>۱۰ درصد</w:t>
            </w:r>
          </w:p>
        </w:tc>
        <w:tc>
          <w:tcPr>
            <w:tcW w:w="3116" w:type="dxa"/>
          </w:tcPr>
          <w:p w14:paraId="5E7D496E" w14:textId="77777777" w:rsidR="00410D38" w:rsidRDefault="00000000" w:rsidP="00312B08">
            <w:pPr>
              <w:spacing w:after="40"/>
            </w:pPr>
            <w:r>
              <w:t>۹۶.۲٪</w:t>
            </w:r>
          </w:p>
        </w:tc>
        <w:tc>
          <w:tcPr>
            <w:tcW w:w="3116" w:type="dxa"/>
          </w:tcPr>
          <w:p w14:paraId="5E7D496F" w14:textId="77777777" w:rsidR="00410D38" w:rsidRDefault="00000000" w:rsidP="00312B08">
            <w:pPr>
              <w:spacing w:after="40"/>
            </w:pPr>
            <w:r>
              <w:t>۸۰.۶٪</w:t>
            </w:r>
          </w:p>
        </w:tc>
      </w:tr>
    </w:tbl>
    <w:p w14:paraId="5E7D4971" w14:textId="77777777" w:rsidR="00410D38" w:rsidRDefault="00410D38" w:rsidP="00312B08">
      <w:pPr>
        <w:spacing w:after="160"/>
      </w:pPr>
    </w:p>
    <w:p w14:paraId="5E7D4972" w14:textId="77777777" w:rsidR="00410D38" w:rsidRDefault="00000000" w:rsidP="00312B08">
      <w:pPr>
        <w:spacing w:after="160" w:line="300" w:lineRule="auto"/>
      </w:pPr>
      <w:r>
        <w:t>چنان‌که در بخش ۳.۴.۲ تصریح شد، ستون دوم بر مبنای تمام طرفین محاسبه شده و لذا تمرکز واقعی تسهیلات را کمتر از واقع نشان می‌دهد. مقایسه‌ی دقیق‌تر مستلزم محاسبه‌ی هر دو ستون بر مبنای یکسان است که در فهرست کارهای فاز ۲ ثبت شده است.</w:t>
      </w:r>
    </w:p>
    <w:p w14:paraId="5E7D4973" w14:textId="77777777" w:rsidR="00410D38" w:rsidRDefault="00000000" w:rsidP="00312B08">
      <w:pPr>
        <w:pStyle w:val="Heading3"/>
        <w:spacing w:before="280" w:after="160"/>
      </w:pPr>
      <w:bookmarkStart w:id="254" w:name="_Toc241516124"/>
      <w:r>
        <w:rPr>
          <w:b/>
          <w:bCs/>
        </w:rPr>
        <w:t>۵.۱۰.۲ نیمرخ ریسک بانک</w:t>
      </w:r>
      <w:bookmarkEnd w:id="254"/>
    </w:p>
    <w:p w14:paraId="5E7D4974" w14:textId="77777777" w:rsidR="00410D38" w:rsidRDefault="00000000" w:rsidP="00312B08">
      <w:pPr>
        <w:spacing w:after="160" w:line="300" w:lineRule="auto"/>
      </w:pPr>
      <w:r>
        <w:t>جمع‌بندی یافته‌های این فصل، چهار کانون ریسک متمایز را مشخص می‌کند:</w:t>
      </w:r>
    </w:p>
    <w:p w14:paraId="5E7D4975" w14:textId="77777777" w:rsidR="00410D38" w:rsidRDefault="00000000" w:rsidP="00312B08">
      <w:pPr>
        <w:spacing w:after="160" w:line="300" w:lineRule="auto"/>
      </w:pPr>
      <w:r>
        <w:rPr>
          <w:b/>
          <w:bCs/>
        </w:rPr>
        <w:t>جدول ۵-۱۶: کانون‌های ریسک شناسایی‌شده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410D38" w14:paraId="5E7D497A" w14:textId="77777777">
        <w:trPr>
          <w:tblHeader/>
        </w:trPr>
        <w:tc>
          <w:tcPr>
            <w:tcW w:w="2337" w:type="dxa"/>
            <w:shd w:val="clear" w:color="auto" w:fill="D9D9D9"/>
          </w:tcPr>
          <w:p w14:paraId="5E7D4976" w14:textId="77777777" w:rsidR="00410D38" w:rsidRDefault="00000000" w:rsidP="00312B08">
            <w:pPr>
              <w:spacing w:after="40"/>
            </w:pPr>
            <w:r>
              <w:lastRenderedPageBreak/>
              <w:t>کانون</w:t>
            </w:r>
          </w:p>
        </w:tc>
        <w:tc>
          <w:tcPr>
            <w:tcW w:w="2337" w:type="dxa"/>
            <w:shd w:val="clear" w:color="auto" w:fill="D9D9D9"/>
          </w:tcPr>
          <w:p w14:paraId="5E7D4977" w14:textId="77777777" w:rsidR="00410D38" w:rsidRDefault="00000000" w:rsidP="00312B08">
            <w:pPr>
              <w:spacing w:after="40"/>
            </w:pPr>
            <w:r>
              <w:t>مانده‌ی در معرض</w:t>
            </w:r>
          </w:p>
        </w:tc>
        <w:tc>
          <w:tcPr>
            <w:tcW w:w="2337" w:type="dxa"/>
            <w:shd w:val="clear" w:color="auto" w:fill="D9D9D9"/>
          </w:tcPr>
          <w:p w14:paraId="5E7D4978" w14:textId="77777777" w:rsidR="00410D38" w:rsidRDefault="00000000" w:rsidP="00312B08">
            <w:pPr>
              <w:spacing w:after="40"/>
            </w:pPr>
            <w:r>
              <w:t>شاخص کلیدی</w:t>
            </w:r>
          </w:p>
        </w:tc>
        <w:tc>
          <w:tcPr>
            <w:tcW w:w="2337" w:type="dxa"/>
            <w:shd w:val="clear" w:color="auto" w:fill="D9D9D9"/>
          </w:tcPr>
          <w:p w14:paraId="5E7D4979" w14:textId="77777777" w:rsidR="00410D38" w:rsidRDefault="00000000" w:rsidP="00312B08">
            <w:pPr>
              <w:spacing w:after="40"/>
            </w:pPr>
            <w:r>
              <w:t>اولویت</w:t>
            </w:r>
          </w:p>
        </w:tc>
      </w:tr>
      <w:tr w:rsidR="00410D38" w14:paraId="5E7D497F" w14:textId="77777777">
        <w:tc>
          <w:tcPr>
            <w:tcW w:w="2337" w:type="dxa"/>
          </w:tcPr>
          <w:p w14:paraId="5E7D497B" w14:textId="77777777" w:rsidR="00410D38" w:rsidRDefault="00000000" w:rsidP="00312B08">
            <w:pPr>
              <w:spacing w:after="40"/>
            </w:pPr>
            <w:r>
              <w:t>اعتبارات اسنادی</w:t>
            </w:r>
          </w:p>
        </w:tc>
        <w:tc>
          <w:tcPr>
            <w:tcW w:w="2337" w:type="dxa"/>
          </w:tcPr>
          <w:p w14:paraId="5E7D497C" w14:textId="77777777" w:rsidR="00410D38" w:rsidRDefault="00000000" w:rsidP="00312B08">
            <w:pPr>
              <w:spacing w:after="40"/>
            </w:pPr>
            <w:r>
              <w:t>۵.۴ هزار میلیارد تومان</w:t>
            </w:r>
          </w:p>
        </w:tc>
        <w:tc>
          <w:tcPr>
            <w:tcW w:w="2337" w:type="dxa"/>
          </w:tcPr>
          <w:p w14:paraId="5E7D497D" w14:textId="77777777" w:rsidR="00410D38" w:rsidRDefault="00000000" w:rsidP="00312B08">
            <w:pPr>
              <w:spacing w:after="40"/>
            </w:pPr>
            <w:r>
              <w:t>۸۴.۰۱٪ غیرجاری، ۸۷٪ غیرقابل‌انتساب</w:t>
            </w:r>
          </w:p>
        </w:tc>
        <w:tc>
          <w:tcPr>
            <w:tcW w:w="2337" w:type="dxa"/>
          </w:tcPr>
          <w:p w14:paraId="5E7D497E" w14:textId="77777777" w:rsidR="00410D38" w:rsidRDefault="00000000" w:rsidP="00312B08">
            <w:pPr>
              <w:spacing w:after="40"/>
            </w:pPr>
            <w:r>
              <w:rPr>
                <w:b/>
                <w:bCs/>
              </w:rPr>
              <w:t>بحرانی</w:t>
            </w:r>
          </w:p>
        </w:tc>
      </w:tr>
      <w:tr w:rsidR="00410D38" w14:paraId="5E7D4984" w14:textId="77777777">
        <w:tc>
          <w:tcPr>
            <w:tcW w:w="2337" w:type="dxa"/>
          </w:tcPr>
          <w:p w14:paraId="5E7D4980" w14:textId="77777777" w:rsidR="00410D38" w:rsidRDefault="00000000" w:rsidP="00312B08">
            <w:pPr>
              <w:spacing w:after="40"/>
            </w:pPr>
            <w:r>
              <w:t>نسل ۱۴۰۴</w:t>
            </w:r>
          </w:p>
        </w:tc>
        <w:tc>
          <w:tcPr>
            <w:tcW w:w="2337" w:type="dxa"/>
          </w:tcPr>
          <w:p w14:paraId="5E7D4981" w14:textId="77777777" w:rsidR="00410D38" w:rsidRDefault="00000000" w:rsidP="00312B08">
            <w:pPr>
              <w:spacing w:after="40"/>
            </w:pPr>
            <w:r>
              <w:t>۵۹.۲ هزار میلیارد تومان</w:t>
            </w:r>
          </w:p>
        </w:tc>
        <w:tc>
          <w:tcPr>
            <w:tcW w:w="2337" w:type="dxa"/>
          </w:tcPr>
          <w:p w14:paraId="5E7D4982" w14:textId="77777777" w:rsidR="00410D38" w:rsidRDefault="00000000" w:rsidP="00312B08">
            <w:pPr>
              <w:spacing w:after="40"/>
            </w:pPr>
            <w:r>
              <w:t>بزرگ‌ترین نسل، هنوز نابالغ</w:t>
            </w:r>
          </w:p>
        </w:tc>
        <w:tc>
          <w:tcPr>
            <w:tcW w:w="2337" w:type="dxa"/>
          </w:tcPr>
          <w:p w14:paraId="5E7D4983" w14:textId="77777777" w:rsidR="00410D38" w:rsidRDefault="00000000" w:rsidP="00312B08">
            <w:pPr>
              <w:spacing w:after="40"/>
            </w:pPr>
            <w:r>
              <w:rPr>
                <w:b/>
                <w:bCs/>
              </w:rPr>
              <w:t>بالا</w:t>
            </w:r>
          </w:p>
        </w:tc>
      </w:tr>
      <w:tr w:rsidR="00410D38" w14:paraId="5E7D4989" w14:textId="77777777">
        <w:tc>
          <w:tcPr>
            <w:tcW w:w="2337" w:type="dxa"/>
          </w:tcPr>
          <w:p w14:paraId="5E7D4985" w14:textId="77777777" w:rsidR="00410D38" w:rsidRDefault="00000000" w:rsidP="00312B08">
            <w:pPr>
              <w:spacing w:after="40"/>
            </w:pPr>
            <w:r>
              <w:t>تمرکز تک‌نامی</w:t>
            </w:r>
          </w:p>
        </w:tc>
        <w:tc>
          <w:tcPr>
            <w:tcW w:w="2337" w:type="dxa"/>
          </w:tcPr>
          <w:p w14:paraId="5E7D4986" w14:textId="77777777" w:rsidR="00410D38" w:rsidRDefault="00000000" w:rsidP="00312B08">
            <w:pPr>
              <w:spacing w:after="40"/>
            </w:pPr>
            <w:r>
              <w:t>۱۲.۲ هزار میلیارد تومان</w:t>
            </w:r>
          </w:p>
        </w:tc>
        <w:tc>
          <w:tcPr>
            <w:tcW w:w="2337" w:type="dxa"/>
          </w:tcPr>
          <w:p w14:paraId="5E7D4987" w14:textId="77777777" w:rsidR="00410D38" w:rsidRDefault="00000000" w:rsidP="00312B08">
            <w:pPr>
              <w:spacing w:after="40"/>
            </w:pPr>
            <w:r>
              <w:t>یک مشتری با ۴.۳۰٪ پرتفوی</w:t>
            </w:r>
          </w:p>
        </w:tc>
        <w:tc>
          <w:tcPr>
            <w:tcW w:w="2337" w:type="dxa"/>
          </w:tcPr>
          <w:p w14:paraId="5E7D4988" w14:textId="77777777" w:rsidR="00410D38" w:rsidRDefault="00000000" w:rsidP="00312B08">
            <w:pPr>
              <w:spacing w:after="40"/>
            </w:pPr>
            <w:r>
              <w:rPr>
                <w:b/>
                <w:bCs/>
              </w:rPr>
              <w:t>بالا</w:t>
            </w:r>
          </w:p>
        </w:tc>
      </w:tr>
      <w:tr w:rsidR="00410D38" w14:paraId="5E7D498E" w14:textId="77777777">
        <w:tc>
          <w:tcPr>
            <w:tcW w:w="2337" w:type="dxa"/>
          </w:tcPr>
          <w:p w14:paraId="5E7D498A" w14:textId="77777777" w:rsidR="00410D38" w:rsidRDefault="00000000" w:rsidP="00312B08">
            <w:pPr>
              <w:spacing w:after="40"/>
            </w:pPr>
            <w:r>
              <w:t>وام‌های بزرگ (بیش از ۵ میلیارد)</w:t>
            </w:r>
          </w:p>
        </w:tc>
        <w:tc>
          <w:tcPr>
            <w:tcW w:w="2337" w:type="dxa"/>
          </w:tcPr>
          <w:p w14:paraId="5E7D498B" w14:textId="77777777" w:rsidR="00410D38" w:rsidRDefault="00000000" w:rsidP="00312B08">
            <w:pPr>
              <w:spacing w:after="40"/>
            </w:pPr>
            <w:r>
              <w:t>۳۴.۲ هزار میلیارد تومان</w:t>
            </w:r>
          </w:p>
        </w:tc>
        <w:tc>
          <w:tcPr>
            <w:tcW w:w="2337" w:type="dxa"/>
          </w:tcPr>
          <w:p w14:paraId="5E7D498C" w14:textId="77777777" w:rsidR="00410D38" w:rsidRDefault="00000000" w:rsidP="00312B08">
            <w:pPr>
              <w:spacing w:after="40"/>
            </w:pPr>
            <w:r>
              <w:t>۱۰.۴٪ غیرجاری، ۶۸.۳٪ غیرجاری بخش شناخته‌شده</w:t>
            </w:r>
          </w:p>
        </w:tc>
        <w:tc>
          <w:tcPr>
            <w:tcW w:w="2337" w:type="dxa"/>
          </w:tcPr>
          <w:p w14:paraId="5E7D498D" w14:textId="77777777" w:rsidR="00410D38" w:rsidRDefault="00000000" w:rsidP="00312B08">
            <w:pPr>
              <w:spacing w:after="40"/>
            </w:pPr>
            <w:r>
              <w:t>متوسط</w:t>
            </w:r>
          </w:p>
        </w:tc>
      </w:tr>
    </w:tbl>
    <w:p w14:paraId="5E7D498F" w14:textId="77777777" w:rsidR="00410D38" w:rsidRDefault="00410D38" w:rsidP="00312B08">
      <w:pPr>
        <w:spacing w:after="160"/>
      </w:pPr>
    </w:p>
    <w:p w14:paraId="5E7D4990" w14:textId="77777777" w:rsidR="00410D38" w:rsidRDefault="00410D38" w:rsidP="00312B08">
      <w:pPr>
        <w:pBdr>
          <w:bottom w:val="single" w:sz="6" w:space="0" w:color="999999"/>
        </w:pBdr>
        <w:spacing w:before="120" w:after="120"/>
      </w:pPr>
    </w:p>
    <w:p w14:paraId="5E7D4991" w14:textId="77777777" w:rsidR="00410D38" w:rsidRDefault="00000000" w:rsidP="00312B08">
      <w:pPr>
        <w:pStyle w:val="Heading2"/>
        <w:spacing w:before="280" w:after="160"/>
      </w:pPr>
      <w:bookmarkStart w:id="255" w:name="_Toc241516125"/>
      <w:r>
        <w:rPr>
          <w:b/>
          <w:bCs/>
          <w:sz w:val="28"/>
          <w:szCs w:val="28"/>
        </w:rPr>
        <w:t>۵.۱۱ جمع‌بندی فصل</w:t>
      </w:r>
      <w:bookmarkEnd w:id="255"/>
    </w:p>
    <w:p w14:paraId="5E7D4992" w14:textId="77777777" w:rsidR="00410D38" w:rsidRDefault="00000000" w:rsidP="00312B08">
      <w:pPr>
        <w:pStyle w:val="Heading3"/>
        <w:spacing w:before="280" w:after="160"/>
      </w:pPr>
      <w:bookmarkStart w:id="256" w:name="_Toc241516126"/>
      <w:r>
        <w:rPr>
          <w:b/>
          <w:bCs/>
        </w:rPr>
        <w:t>۵.۱۱.۱ وضعیت کنونی</w:t>
      </w:r>
      <w:bookmarkEnd w:id="256"/>
    </w:p>
    <w:p w14:paraId="5E7D4993" w14:textId="77777777" w:rsidR="00410D38" w:rsidRDefault="00000000" w:rsidP="00312B08">
      <w:pPr>
        <w:spacing w:after="120" w:line="300" w:lineRule="auto"/>
        <w:ind w:left="300"/>
      </w:pPr>
      <w:r>
        <w:t xml:space="preserve">۱. نسبت مطالبات غیرجاری در اسفند ۱۴۰۴ برابر </w:t>
      </w:r>
      <w:r>
        <w:rPr>
          <w:b/>
          <w:bCs/>
        </w:rPr>
        <w:t>۸.۷۶ درصد</w:t>
      </w:r>
      <w:r>
        <w:t xml:space="preserve"> است، اما این رقم یک میانگین</w:t>
      </w:r>
    </w:p>
    <w:p w14:paraId="5E7D4994" w14:textId="77777777" w:rsidR="00410D38" w:rsidRDefault="00000000" w:rsidP="00312B08">
      <w:pPr>
        <w:spacing w:after="160" w:line="300" w:lineRule="auto"/>
      </w:pPr>
      <w:r>
        <w:t>گمراه‌کننده از سه پرتفوی متمایز است: بخش اصلی با ۴.۵۹ درصد، بخش فاقد اطلاعات با ۸.۹۹ درصد، و اعتبارات اسنادی با ۸۴.۰۱ درصد.</w:t>
      </w:r>
    </w:p>
    <w:p w14:paraId="5E7D4995" w14:textId="77777777" w:rsidR="00410D38" w:rsidRDefault="00000000" w:rsidP="00312B08">
      <w:pPr>
        <w:spacing w:after="120" w:line="300" w:lineRule="auto"/>
        <w:ind w:left="300"/>
      </w:pPr>
      <w:r>
        <w:t xml:space="preserve">۲. وخامت کیفیت دارایی پدیده‌ای </w:t>
      </w:r>
      <w:r>
        <w:rPr>
          <w:b/>
          <w:bCs/>
        </w:rPr>
        <w:t>تازه</w:t>
      </w:r>
      <w:r>
        <w:t xml:space="preserve"> است: نسبت غیرجاری تا اسفند ۱۴۰۲ در حال بهبود بود</w:t>
      </w:r>
    </w:p>
    <w:p w14:paraId="5E7D4996" w14:textId="77777777" w:rsidR="00410D38" w:rsidRDefault="00000000" w:rsidP="00312B08">
      <w:pPr>
        <w:spacing w:after="160" w:line="300" w:lineRule="auto"/>
      </w:pPr>
      <w:r>
        <w:t>(۲.۸۴ درصد) و سپس در دو سال به بیش از سه برابر رسید.</w:t>
      </w:r>
    </w:p>
    <w:p w14:paraId="5E7D4997" w14:textId="77777777" w:rsidR="00410D38" w:rsidRDefault="00000000" w:rsidP="00312B08">
      <w:pPr>
        <w:pStyle w:val="Heading3"/>
        <w:spacing w:before="280" w:after="160"/>
      </w:pPr>
      <w:bookmarkStart w:id="257" w:name="_Toc241516127"/>
      <w:r>
        <w:rPr>
          <w:b/>
          <w:bCs/>
        </w:rPr>
        <w:t>۵.۱۱.۲ منابع ریسک</w:t>
      </w:r>
      <w:bookmarkEnd w:id="257"/>
    </w:p>
    <w:p w14:paraId="5E7D4998" w14:textId="77777777" w:rsidR="00410D38" w:rsidRDefault="00000000" w:rsidP="00312B08">
      <w:pPr>
        <w:spacing w:after="120" w:line="300" w:lineRule="auto"/>
        <w:ind w:left="300"/>
      </w:pPr>
      <w:r>
        <w:t xml:space="preserve">۳. </w:t>
      </w:r>
      <w:r>
        <w:rPr>
          <w:b/>
          <w:bCs/>
        </w:rPr>
        <w:t>اعتبارات اسنادی</w:t>
      </w:r>
      <w:r>
        <w:t xml:space="preserve"> حادترین کانون است: ۴.۲۲ درصد پرتفوی، ۴۰.۴۴ درصد مطالبات غیرجاری، رشد</w:t>
      </w:r>
    </w:p>
    <w:p w14:paraId="5E7D4999" w14:textId="77777777" w:rsidR="00410D38" w:rsidRDefault="00000000" w:rsidP="00312B08">
      <w:pPr>
        <w:spacing w:after="160" w:line="300" w:lineRule="auto"/>
      </w:pPr>
      <w:r>
        <w:t>۱۲.۵ برابری مانده، و پایین‌ترین پوشش وثیقه.</w:t>
      </w:r>
    </w:p>
    <w:p w14:paraId="5E7D499A" w14:textId="77777777" w:rsidR="00410D38" w:rsidRDefault="00000000" w:rsidP="00312B08">
      <w:pPr>
        <w:spacing w:after="120" w:line="300" w:lineRule="auto"/>
        <w:ind w:left="300"/>
      </w:pPr>
      <w:r>
        <w:t>۴. با این حال، **بیش از نیمی از افزایش مطالبات غیرجاری به‌صورت مطلق از خارج اعتبارات اسنادی</w:t>
      </w:r>
    </w:p>
    <w:p w14:paraId="5E7D499B" w14:textId="77777777" w:rsidR="00410D38" w:rsidRDefault="00000000" w:rsidP="00312B08">
      <w:pPr>
        <w:spacing w:after="160" w:line="300" w:lineRule="auto"/>
      </w:pPr>
      <w:r>
        <w:t>آمده است**. نسبت غیرجاری سایر پرتفوی نیز در سال ۱۴۰۴ دو برابر شده (۲.۶ به ۵.۴ درصد).</w:t>
      </w:r>
    </w:p>
    <w:p w14:paraId="5E7D499C" w14:textId="77777777" w:rsidR="00410D38" w:rsidRDefault="00000000" w:rsidP="00312B08">
      <w:pPr>
        <w:spacing w:after="120" w:line="300" w:lineRule="auto"/>
        <w:ind w:left="300"/>
      </w:pPr>
      <w:r>
        <w:t>۵. رابطه‌ی اندازه و ریسک یکنواخت و صعودی است: **۲,۲۹۵ قرارداد بزرگ، ۶۸.۳ درصد مطالبات غیرجاری</w:t>
      </w:r>
    </w:p>
    <w:p w14:paraId="5E7D499D" w14:textId="77777777" w:rsidR="00410D38" w:rsidRDefault="00000000" w:rsidP="00312B08">
      <w:pPr>
        <w:spacing w:after="160" w:line="300" w:lineRule="auto"/>
      </w:pPr>
      <w:r>
        <w:t>بخش شناخته‌شده** را تولید می‌کنند. در مقابل، تسهیلات خرد بهترین کیفیت را دارند (۰.۶ درصد).</w:t>
      </w:r>
    </w:p>
    <w:p w14:paraId="5E7D499E" w14:textId="77777777" w:rsidR="00410D38" w:rsidRDefault="00000000" w:rsidP="00312B08">
      <w:pPr>
        <w:spacing w:after="120" w:line="300" w:lineRule="auto"/>
        <w:ind w:left="300"/>
      </w:pPr>
      <w:r>
        <w:t xml:space="preserve">۶. </w:t>
      </w:r>
      <w:r>
        <w:rPr>
          <w:b/>
          <w:bCs/>
        </w:rPr>
        <w:t>نسل ۱۴۰۳</w:t>
      </w:r>
      <w:r>
        <w:t xml:space="preserve"> بدترین نسل اعطاست (۱۳.۰۵ درصد) و </w:t>
      </w:r>
      <w:r>
        <w:rPr>
          <w:b/>
          <w:bCs/>
        </w:rPr>
        <w:t>نسل ۱۴۰۴</w:t>
      </w:r>
      <w:r>
        <w:t xml:space="preserve"> با ۵۹.۲ هزار میلیارد تومان</w:t>
      </w:r>
    </w:p>
    <w:p w14:paraId="5E7D499F" w14:textId="77777777" w:rsidR="00410D38" w:rsidRDefault="00000000" w:rsidP="00312B08">
      <w:pPr>
        <w:spacing w:after="160" w:line="300" w:lineRule="auto"/>
      </w:pPr>
      <w:r>
        <w:t>بزرگ‌ترین نسل تاریخ بانک و هنوز نابالغ است.</w:t>
      </w:r>
    </w:p>
    <w:p w14:paraId="5E7D49A0" w14:textId="77777777" w:rsidR="00410D38" w:rsidRDefault="00000000" w:rsidP="00312B08">
      <w:pPr>
        <w:pStyle w:val="Heading3"/>
        <w:spacing w:before="280" w:after="160"/>
      </w:pPr>
      <w:bookmarkStart w:id="258" w:name="_Toc241516128"/>
      <w:r>
        <w:rPr>
          <w:b/>
          <w:bCs/>
        </w:rPr>
        <w:t>۵.۱۱.۳ سیگنال‌های پیش‌نگر</w:t>
      </w:r>
      <w:bookmarkEnd w:id="258"/>
    </w:p>
    <w:p w14:paraId="5E7D49A1" w14:textId="77777777" w:rsidR="00410D38" w:rsidRDefault="00000000" w:rsidP="00312B08">
      <w:pPr>
        <w:spacing w:after="120" w:line="300" w:lineRule="auto"/>
        <w:ind w:left="300"/>
      </w:pPr>
      <w:r>
        <w:t xml:space="preserve">۷. نرخ مهاجرت از جاری به سررسیدگذشته </w:t>
      </w:r>
      <w:r>
        <w:rPr>
          <w:b/>
          <w:bCs/>
        </w:rPr>
        <w:t>۷۰ درصد افزایش نسبی</w:t>
      </w:r>
      <w:r>
        <w:t xml:space="preserve"> داشته (۲.۵۲ به ۴.۳۰ درصد).</w:t>
      </w:r>
    </w:p>
    <w:p w14:paraId="5E7D49A2" w14:textId="77777777" w:rsidR="00410D38" w:rsidRDefault="00000000" w:rsidP="00312B08">
      <w:pPr>
        <w:spacing w:after="120" w:line="300" w:lineRule="auto"/>
        <w:ind w:left="300"/>
      </w:pPr>
      <w:r>
        <w:t xml:space="preserve">۸. نرخ بازیافت از سررسیدگذشته به جاری </w:t>
      </w:r>
      <w:r>
        <w:rPr>
          <w:b/>
          <w:bCs/>
        </w:rPr>
        <w:t>۳۸ درصد کاهش نسبی</w:t>
      </w:r>
      <w:r>
        <w:t xml:space="preserve"> داشته (۳۷.۴۴ به ۲۳.۱۶ درصد).</w:t>
      </w:r>
    </w:p>
    <w:p w14:paraId="5E7D49A3" w14:textId="77777777" w:rsidR="00410D38" w:rsidRDefault="00000000" w:rsidP="00312B08">
      <w:pPr>
        <w:spacing w:after="120" w:line="300" w:lineRule="auto"/>
        <w:ind w:left="300"/>
      </w:pPr>
      <w:r>
        <w:t xml:space="preserve">۹. </w:t>
      </w:r>
      <w:r>
        <w:rPr>
          <w:b/>
          <w:bCs/>
        </w:rPr>
        <w:t>۲۲.۲۳ درصد اقساط سررسیدشده</w:t>
      </w:r>
      <w:r>
        <w:t xml:space="preserve"> میان سی‌ویک تا نود روز تأخیر دارند؛ مخزن اصلی مطالبات</w:t>
      </w:r>
    </w:p>
    <w:p w14:paraId="5E7D49A4" w14:textId="77777777" w:rsidR="00410D38" w:rsidRDefault="00000000" w:rsidP="00312B08">
      <w:pPr>
        <w:spacing w:after="160" w:line="300" w:lineRule="auto"/>
      </w:pPr>
      <w:r>
        <w:t>غیرجاری آینده.</w:t>
      </w:r>
    </w:p>
    <w:p w14:paraId="5E7D49A5" w14:textId="77777777" w:rsidR="00410D38" w:rsidRDefault="00000000" w:rsidP="00312B08">
      <w:pPr>
        <w:spacing w:after="120" w:line="300" w:lineRule="auto"/>
        <w:ind w:left="300"/>
      </w:pPr>
      <w:r>
        <w:t>۱۰. جمع‌بندی: انتظار می‌رود نسبت مطالبات غیرجاری در سال ۱۴۰۵ از سطح فعلی فراتر رود.</w:t>
      </w:r>
    </w:p>
    <w:p w14:paraId="5E7D49A6" w14:textId="77777777" w:rsidR="00410D38" w:rsidRDefault="00000000" w:rsidP="00312B08">
      <w:pPr>
        <w:pStyle w:val="Heading3"/>
        <w:spacing w:before="280" w:after="160"/>
      </w:pPr>
      <w:bookmarkStart w:id="259" w:name="_Toc241516129"/>
      <w:r>
        <w:rPr>
          <w:b/>
          <w:bCs/>
        </w:rPr>
        <w:t>۵.۱۱.۴ تصحیح انجام‌شده</w:t>
      </w:r>
      <w:bookmarkEnd w:id="259"/>
    </w:p>
    <w:p w14:paraId="5E7D49A7" w14:textId="77777777" w:rsidR="00410D38" w:rsidRDefault="00000000" w:rsidP="00312B08">
      <w:pPr>
        <w:spacing w:after="120" w:line="300" w:lineRule="auto"/>
        <w:ind w:left="300"/>
      </w:pPr>
      <w:r>
        <w:lastRenderedPageBreak/>
        <w:t xml:space="preserve">۱۱. گزاره‌ی «چندضامنی معادل ریسک بیشتر» </w:t>
      </w:r>
      <w:r>
        <w:rPr>
          <w:b/>
          <w:bCs/>
        </w:rPr>
        <w:t>نادرست است</w:t>
      </w:r>
      <w:r>
        <w:t>. وام‌های تک‌ضامنی با ۱۰.۵۸ درصد،</w:t>
      </w:r>
    </w:p>
    <w:p w14:paraId="5E7D49A8" w14:textId="77777777" w:rsidR="00410D38" w:rsidRDefault="00000000" w:rsidP="00312B08">
      <w:pPr>
        <w:spacing w:after="160" w:line="300" w:lineRule="auto"/>
      </w:pPr>
      <w:r>
        <w:t>تقریباً دو برابر وام‌های دو تا سه ضامنی (۵.۳۳ درصد) نکول دارند. این یافته بر مبنای پوشش ۱۰۰ درصدی پرتفوی است و از مستحکم‌ترین نتایج فصل محسوب می‌شود.</w:t>
      </w:r>
    </w:p>
    <w:p w14:paraId="5E7D49A9" w14:textId="77777777" w:rsidR="00410D38" w:rsidRDefault="00000000" w:rsidP="00312B08">
      <w:pPr>
        <w:pStyle w:val="Heading3"/>
        <w:spacing w:before="280" w:after="160"/>
      </w:pPr>
      <w:bookmarkStart w:id="260" w:name="_Toc241516130"/>
      <w:r>
        <w:rPr>
          <w:b/>
          <w:bCs/>
        </w:rPr>
        <w:t>۵.۱۱.۵ محدودیت‌ها</w:t>
      </w:r>
      <w:bookmarkEnd w:id="260"/>
    </w:p>
    <w:p w14:paraId="5E7D49AA" w14:textId="77777777" w:rsidR="00410D38" w:rsidRDefault="00000000" w:rsidP="00312B08">
      <w:pPr>
        <w:spacing w:after="120" w:line="300" w:lineRule="auto"/>
        <w:ind w:left="300"/>
      </w:pPr>
      <w:r>
        <w:t xml:space="preserve">۱۲. تمرکز تک‌نامی یک </w:t>
      </w:r>
      <w:r>
        <w:rPr>
          <w:b/>
          <w:bCs/>
        </w:rPr>
        <w:t>کف محافظه‌کارانه</w:t>
      </w:r>
      <w:r>
        <w:t xml:space="preserve"> است؛ ۲۲.۴۰ درصد پرتفوی قابل انتساب به مشتری نیست.</w:t>
      </w:r>
    </w:p>
    <w:p w14:paraId="5E7D49AB" w14:textId="77777777" w:rsidR="00410D38" w:rsidRDefault="00000000" w:rsidP="00312B08">
      <w:pPr>
        <w:spacing w:after="120" w:line="300" w:lineRule="auto"/>
        <w:ind w:left="300"/>
      </w:pPr>
      <w:r>
        <w:t xml:space="preserve">۱۳. تحلیل تمرکز اعتبارات اسنادی تنها </w:t>
      </w:r>
      <w:r>
        <w:rPr>
          <w:b/>
          <w:bCs/>
        </w:rPr>
        <w:t>۱۲.۸۶ درصد ارزشی</w:t>
      </w:r>
      <w:r>
        <w:t xml:space="preserve"> آن بخش را پوشش می‌دهد.</w:t>
      </w:r>
    </w:p>
    <w:p w14:paraId="5E7D49AC" w14:textId="77777777" w:rsidR="00410D38" w:rsidRDefault="00000000" w:rsidP="00312B08">
      <w:pPr>
        <w:spacing w:after="120" w:line="300" w:lineRule="auto"/>
        <w:ind w:left="300"/>
      </w:pPr>
      <w:r>
        <w:t>۱۴. یک بازطبقه‌بندی حسابداری در بهمن ۱۴۰۴ روند تک‌تک طبقات را در ماه‌های پایانی غیرقابل اتکا</w:t>
      </w:r>
    </w:p>
    <w:p w14:paraId="5E7D49AD" w14:textId="77777777" w:rsidR="00410D38" w:rsidRDefault="00000000" w:rsidP="00312B08">
      <w:pPr>
        <w:spacing w:after="160" w:line="300" w:lineRule="auto"/>
      </w:pPr>
      <w:r>
        <w:t>کرده است (جمع کل معتبر است).</w:t>
      </w:r>
    </w:p>
    <w:p w14:paraId="5E7D49AE" w14:textId="77777777" w:rsidR="00410D38" w:rsidRDefault="00000000" w:rsidP="00312B08">
      <w:pPr>
        <w:spacing w:after="120" w:line="300" w:lineRule="auto"/>
        <w:ind w:left="300"/>
      </w:pPr>
      <w:r>
        <w:t>۱۵. تفکیک اثر اندازه‌ی وام از اثر عملکرد شعبه، مستلزم تحلیل چندمتغیره‌ی خارج از دامنه‌ی فاز ۱ است.</w:t>
      </w:r>
    </w:p>
    <w:p w14:paraId="5E7D49AF" w14:textId="77777777" w:rsidR="00410D38" w:rsidRDefault="00410D38" w:rsidP="00312B08">
      <w:pPr>
        <w:pBdr>
          <w:bottom w:val="single" w:sz="6" w:space="0" w:color="999999"/>
        </w:pBdr>
        <w:spacing w:before="120" w:after="120"/>
      </w:pPr>
    </w:p>
    <w:p w14:paraId="5E7D49B0" w14:textId="77777777" w:rsidR="00410D38" w:rsidRDefault="00410D38" w:rsidP="00312B08">
      <w:pPr>
        <w:pBdr>
          <w:bottom w:val="single" w:sz="6" w:space="0" w:color="999999"/>
        </w:pBdr>
        <w:spacing w:before="120" w:after="120"/>
      </w:pPr>
    </w:p>
    <w:p w14:paraId="5E7D49B1" w14:textId="77777777" w:rsidR="00410D38" w:rsidRDefault="00000000" w:rsidP="00312B08">
      <w:pPr>
        <w:pStyle w:val="Heading2"/>
        <w:spacing w:before="280" w:after="160"/>
      </w:pPr>
      <w:bookmarkStart w:id="261" w:name="_Toc241516131"/>
      <w:r>
        <w:rPr>
          <w:b/>
          <w:bCs/>
          <w:sz w:val="28"/>
          <w:szCs w:val="28"/>
        </w:rPr>
        <w:t>۶.۰ هدف و دامنه‌ی فصل</w:t>
      </w:r>
      <w:bookmarkEnd w:id="261"/>
    </w:p>
    <w:p w14:paraId="5E7D49B2" w14:textId="77777777" w:rsidR="00410D38" w:rsidRDefault="00000000" w:rsidP="00312B08">
      <w:pPr>
        <w:spacing w:after="160" w:line="300" w:lineRule="auto"/>
      </w:pPr>
      <w:r>
        <w:t xml:space="preserve">هدف این فصل بررسی توزیع جغرافیایی منابع، تسهیلات و مطالبات غیرجاری در سطح کل بانک است. بر خلاف فصول پیشین که بر تحلیل‌های مقطع مشتری در یک دیتابیس محدود (Alzahra_Final_DB) تکیه داشتند، ارقام ارائه‌شده در بخش‌های ۶.۱ و ۶.۲ تماماً مستخرج از </w:t>
      </w:r>
      <w:r>
        <w:rPr>
          <w:b/>
          <w:bCs/>
        </w:rPr>
        <w:t>آمار رسمی و ماهانه‌ی خود بانک</w:t>
      </w:r>
      <w:r>
        <w:t xml:space="preserve"> (سطح‌کلان) هستند. این فصل از ذکر هرگونه نام یا اطلاعات مختص به یک واحد خرد (شعبه) پرهیز می‌کند؛ تحلیل‌های خردتر به گزارش مجزا و محرمانه‌ی ارزیابی عملکرد شعب موکول شده‌اند.</w:t>
      </w:r>
    </w:p>
    <w:p w14:paraId="5E7D49B3" w14:textId="77777777" w:rsidR="00410D38" w:rsidRDefault="00000000" w:rsidP="00312B08">
      <w:pPr>
        <w:pStyle w:val="Heading2"/>
        <w:spacing w:before="280" w:after="160"/>
      </w:pPr>
      <w:bookmarkStart w:id="262" w:name="_Toc241516132"/>
      <w:r>
        <w:rPr>
          <w:b/>
          <w:bCs/>
          <w:sz w:val="28"/>
          <w:szCs w:val="28"/>
        </w:rPr>
        <w:t>۶.۱ توزیع استانی منابع و مصارف (آمار رسمی بانک)</w:t>
      </w:r>
      <w:bookmarkEnd w:id="262"/>
    </w:p>
    <w:p w14:paraId="5E7D49B4" w14:textId="77777777" w:rsidR="00410D38" w:rsidRDefault="00000000" w:rsidP="00312B08">
      <w:pPr>
        <w:spacing w:after="160" w:line="300" w:lineRule="auto"/>
      </w:pPr>
      <w:r>
        <w:t>توزیع جغرافیایی ارقام ترازنامه‌ای در اسفند ۱۴۰۴ در جدول ۶-۱ خلاصه شده است. در این بررسی، واحدهای ستادی و خزانه‌ای که ماهیتاً جغرافیایی نبوده و دارای مشتریان خرد متناظر با یک استان خاص نیستند، تحت عنوان «واحدهای غیرجغرافیایی» در یک سطر تجمیع شده‌اند تا از تورم کاذب ارقام استانِ میزبان (مانند تهران) جلوگیری شود.</w:t>
      </w:r>
    </w:p>
    <w:p w14:paraId="5E7D49B5" w14:textId="77777777" w:rsidR="00410D38" w:rsidRDefault="00000000" w:rsidP="00312B08">
      <w:pPr>
        <w:spacing w:after="160" w:line="300" w:lineRule="auto"/>
      </w:pPr>
      <w:r>
        <w:rPr>
          <w:b/>
          <w:bCs/>
        </w:rPr>
        <w:t>جدول ۶-۱: منابع، تسهیلات و مطالبات غیرجاری رسمی بانک به تفکیک استان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10D38" w14:paraId="5E7D49BB" w14:textId="77777777">
        <w:trPr>
          <w:tblHeader/>
        </w:trPr>
        <w:tc>
          <w:tcPr>
            <w:tcW w:w="1870" w:type="dxa"/>
            <w:shd w:val="clear" w:color="auto" w:fill="D9D9D9"/>
          </w:tcPr>
          <w:p w14:paraId="5E7D49B6" w14:textId="77777777" w:rsidR="00410D38" w:rsidRDefault="00000000" w:rsidP="00312B08">
            <w:pPr>
              <w:spacing w:after="40"/>
            </w:pPr>
            <w:r>
              <w:t>استان</w:t>
            </w:r>
          </w:p>
        </w:tc>
        <w:tc>
          <w:tcPr>
            <w:tcW w:w="1870" w:type="dxa"/>
            <w:shd w:val="clear" w:color="auto" w:fill="D9D9D9"/>
          </w:tcPr>
          <w:p w14:paraId="5E7D49B7" w14:textId="77777777" w:rsidR="00410D38" w:rsidRDefault="00000000" w:rsidP="00312B08">
            <w:pPr>
              <w:spacing w:after="40"/>
            </w:pPr>
            <w:r>
              <w:t>منابع (هزار میلیارد تومان)</w:t>
            </w:r>
          </w:p>
        </w:tc>
        <w:tc>
          <w:tcPr>
            <w:tcW w:w="1870" w:type="dxa"/>
            <w:shd w:val="clear" w:color="auto" w:fill="D9D9D9"/>
          </w:tcPr>
          <w:p w14:paraId="5E7D49B8" w14:textId="77777777" w:rsidR="00410D38" w:rsidRDefault="00000000" w:rsidP="00312B08">
            <w:pPr>
              <w:spacing w:after="40"/>
            </w:pPr>
            <w:r>
              <w:t>تسهیلات (هزار میلیارد تومان)</w:t>
            </w:r>
          </w:p>
        </w:tc>
        <w:tc>
          <w:tcPr>
            <w:tcW w:w="1870" w:type="dxa"/>
            <w:shd w:val="clear" w:color="auto" w:fill="D9D9D9"/>
          </w:tcPr>
          <w:p w14:paraId="5E7D49B9" w14:textId="77777777" w:rsidR="00410D38" w:rsidRDefault="00000000" w:rsidP="00312B08">
            <w:pPr>
              <w:spacing w:after="40"/>
            </w:pPr>
            <w:r>
              <w:t>مطالبات غیرجاری (هزار میلیارد تومان)</w:t>
            </w:r>
          </w:p>
        </w:tc>
        <w:tc>
          <w:tcPr>
            <w:tcW w:w="1870" w:type="dxa"/>
            <w:shd w:val="clear" w:color="auto" w:fill="D9D9D9"/>
          </w:tcPr>
          <w:p w14:paraId="5E7D49BA" w14:textId="77777777" w:rsidR="00410D38" w:rsidRDefault="00000000" w:rsidP="00312B08">
            <w:pPr>
              <w:spacing w:after="40"/>
            </w:pPr>
            <w:r>
              <w:t>نسبت NPL</w:t>
            </w:r>
          </w:p>
        </w:tc>
      </w:tr>
      <w:tr w:rsidR="00410D38" w14:paraId="5E7D49C1" w14:textId="77777777">
        <w:tc>
          <w:tcPr>
            <w:tcW w:w="1870" w:type="dxa"/>
          </w:tcPr>
          <w:p w14:paraId="5E7D49BC" w14:textId="77777777" w:rsidR="00410D38" w:rsidRDefault="00000000" w:rsidP="00312B08">
            <w:pPr>
              <w:spacing w:after="40"/>
            </w:pPr>
            <w:r>
              <w:t>تهران</w:t>
            </w:r>
          </w:p>
        </w:tc>
        <w:tc>
          <w:tcPr>
            <w:tcW w:w="1870" w:type="dxa"/>
          </w:tcPr>
          <w:p w14:paraId="5E7D49BD" w14:textId="77777777" w:rsidR="00410D38" w:rsidRDefault="00000000" w:rsidP="00312B08">
            <w:pPr>
              <w:spacing w:after="40"/>
            </w:pPr>
            <w:r>
              <w:t>۳۰.۰</w:t>
            </w:r>
          </w:p>
        </w:tc>
        <w:tc>
          <w:tcPr>
            <w:tcW w:w="1870" w:type="dxa"/>
          </w:tcPr>
          <w:p w14:paraId="5E7D49BE" w14:textId="77777777" w:rsidR="00410D38" w:rsidRDefault="00000000" w:rsidP="00312B08">
            <w:pPr>
              <w:spacing w:after="40"/>
            </w:pPr>
            <w:r>
              <w:t>۲۳.۳</w:t>
            </w:r>
          </w:p>
        </w:tc>
        <w:tc>
          <w:tcPr>
            <w:tcW w:w="1870" w:type="dxa"/>
          </w:tcPr>
          <w:p w14:paraId="5E7D49BF" w14:textId="77777777" w:rsidR="00410D38" w:rsidRDefault="00000000" w:rsidP="00312B08">
            <w:pPr>
              <w:spacing w:after="40"/>
            </w:pPr>
            <w:r>
              <w:t>۰.۹۹</w:t>
            </w:r>
          </w:p>
        </w:tc>
        <w:tc>
          <w:tcPr>
            <w:tcW w:w="1870" w:type="dxa"/>
          </w:tcPr>
          <w:p w14:paraId="5E7D49C0" w14:textId="77777777" w:rsidR="00410D38" w:rsidRDefault="00000000" w:rsidP="00312B08">
            <w:pPr>
              <w:spacing w:after="40"/>
            </w:pPr>
            <w:r>
              <w:t>۴.۳٪</w:t>
            </w:r>
          </w:p>
        </w:tc>
      </w:tr>
      <w:tr w:rsidR="00410D38" w14:paraId="5E7D49C7" w14:textId="77777777">
        <w:tc>
          <w:tcPr>
            <w:tcW w:w="1870" w:type="dxa"/>
          </w:tcPr>
          <w:p w14:paraId="5E7D49C2" w14:textId="77777777" w:rsidR="00410D38" w:rsidRDefault="00000000" w:rsidP="00312B08">
            <w:pPr>
              <w:spacing w:after="40"/>
            </w:pPr>
            <w:r>
              <w:rPr>
                <w:b/>
                <w:bCs/>
              </w:rPr>
              <w:t>واحدهای غیرجغرافیایی</w:t>
            </w:r>
          </w:p>
        </w:tc>
        <w:tc>
          <w:tcPr>
            <w:tcW w:w="1870" w:type="dxa"/>
          </w:tcPr>
          <w:p w14:paraId="5E7D49C3" w14:textId="77777777" w:rsidR="00410D38" w:rsidRDefault="00000000" w:rsidP="00312B08">
            <w:pPr>
              <w:spacing w:after="40"/>
            </w:pPr>
            <w:r>
              <w:rPr>
                <w:b/>
                <w:bCs/>
              </w:rPr>
              <w:t>۱۱.۶</w:t>
            </w:r>
          </w:p>
        </w:tc>
        <w:tc>
          <w:tcPr>
            <w:tcW w:w="1870" w:type="dxa"/>
          </w:tcPr>
          <w:p w14:paraId="5E7D49C4" w14:textId="77777777" w:rsidR="00410D38" w:rsidRDefault="00000000" w:rsidP="00312B08">
            <w:pPr>
              <w:spacing w:after="40"/>
            </w:pPr>
            <w:r>
              <w:rPr>
                <w:b/>
                <w:bCs/>
              </w:rPr>
              <w:t>۱۲.۰</w:t>
            </w:r>
          </w:p>
        </w:tc>
        <w:tc>
          <w:tcPr>
            <w:tcW w:w="1870" w:type="dxa"/>
          </w:tcPr>
          <w:p w14:paraId="5E7D49C5" w14:textId="77777777" w:rsidR="00410D38" w:rsidRDefault="00000000" w:rsidP="00312B08">
            <w:pPr>
              <w:spacing w:after="40"/>
            </w:pPr>
            <w:r>
              <w:rPr>
                <w:b/>
                <w:bCs/>
              </w:rPr>
              <w:t>۱.۱۵</w:t>
            </w:r>
          </w:p>
        </w:tc>
        <w:tc>
          <w:tcPr>
            <w:tcW w:w="1870" w:type="dxa"/>
          </w:tcPr>
          <w:p w14:paraId="5E7D49C6" w14:textId="77777777" w:rsidR="00410D38" w:rsidRDefault="00000000" w:rsidP="00312B08">
            <w:pPr>
              <w:spacing w:after="40"/>
            </w:pPr>
            <w:r>
              <w:rPr>
                <w:b/>
                <w:bCs/>
              </w:rPr>
              <w:t>—</w:t>
            </w:r>
          </w:p>
        </w:tc>
      </w:tr>
      <w:tr w:rsidR="00410D38" w14:paraId="5E7D49CD" w14:textId="77777777">
        <w:tc>
          <w:tcPr>
            <w:tcW w:w="1870" w:type="dxa"/>
          </w:tcPr>
          <w:p w14:paraId="5E7D49C8" w14:textId="77777777" w:rsidR="00410D38" w:rsidRDefault="00000000" w:rsidP="00312B08">
            <w:pPr>
              <w:spacing w:after="40"/>
            </w:pPr>
            <w:r>
              <w:t>خوزستان</w:t>
            </w:r>
          </w:p>
        </w:tc>
        <w:tc>
          <w:tcPr>
            <w:tcW w:w="1870" w:type="dxa"/>
          </w:tcPr>
          <w:p w14:paraId="5E7D49C9" w14:textId="77777777" w:rsidR="00410D38" w:rsidRDefault="00000000" w:rsidP="00312B08">
            <w:pPr>
              <w:spacing w:after="40"/>
            </w:pPr>
            <w:r>
              <w:t>۸.۰</w:t>
            </w:r>
          </w:p>
        </w:tc>
        <w:tc>
          <w:tcPr>
            <w:tcW w:w="1870" w:type="dxa"/>
          </w:tcPr>
          <w:p w14:paraId="5E7D49CA" w14:textId="77777777" w:rsidR="00410D38" w:rsidRDefault="00000000" w:rsidP="00312B08">
            <w:pPr>
              <w:spacing w:after="40"/>
            </w:pPr>
            <w:r>
              <w:t>۶.۲</w:t>
            </w:r>
          </w:p>
        </w:tc>
        <w:tc>
          <w:tcPr>
            <w:tcW w:w="1870" w:type="dxa"/>
          </w:tcPr>
          <w:p w14:paraId="5E7D49CB" w14:textId="77777777" w:rsidR="00410D38" w:rsidRDefault="00000000" w:rsidP="00312B08">
            <w:pPr>
              <w:spacing w:after="40"/>
            </w:pPr>
            <w:r>
              <w:t>۰.۵۰</w:t>
            </w:r>
          </w:p>
        </w:tc>
        <w:tc>
          <w:tcPr>
            <w:tcW w:w="1870" w:type="dxa"/>
          </w:tcPr>
          <w:p w14:paraId="5E7D49CC" w14:textId="77777777" w:rsidR="00410D38" w:rsidRDefault="00000000" w:rsidP="00312B08">
            <w:pPr>
              <w:spacing w:after="40"/>
            </w:pPr>
            <w:r>
              <w:t>۸.۰٪</w:t>
            </w:r>
          </w:p>
        </w:tc>
      </w:tr>
      <w:tr w:rsidR="00410D38" w14:paraId="5E7D49D3" w14:textId="77777777">
        <w:tc>
          <w:tcPr>
            <w:tcW w:w="1870" w:type="dxa"/>
          </w:tcPr>
          <w:p w14:paraId="5E7D49CE" w14:textId="77777777" w:rsidR="00410D38" w:rsidRDefault="00000000" w:rsidP="00312B08">
            <w:pPr>
              <w:spacing w:after="40"/>
            </w:pPr>
            <w:r>
              <w:t>اصفهان</w:t>
            </w:r>
          </w:p>
        </w:tc>
        <w:tc>
          <w:tcPr>
            <w:tcW w:w="1870" w:type="dxa"/>
          </w:tcPr>
          <w:p w14:paraId="5E7D49CF" w14:textId="77777777" w:rsidR="00410D38" w:rsidRDefault="00000000" w:rsidP="00312B08">
            <w:pPr>
              <w:spacing w:after="40"/>
            </w:pPr>
            <w:r>
              <w:t>۷.۴</w:t>
            </w:r>
          </w:p>
        </w:tc>
        <w:tc>
          <w:tcPr>
            <w:tcW w:w="1870" w:type="dxa"/>
          </w:tcPr>
          <w:p w14:paraId="5E7D49D0" w14:textId="77777777" w:rsidR="00410D38" w:rsidRDefault="00000000" w:rsidP="00312B08">
            <w:pPr>
              <w:spacing w:after="40"/>
            </w:pPr>
            <w:r>
              <w:t>۷.۲</w:t>
            </w:r>
          </w:p>
        </w:tc>
        <w:tc>
          <w:tcPr>
            <w:tcW w:w="1870" w:type="dxa"/>
          </w:tcPr>
          <w:p w14:paraId="5E7D49D1" w14:textId="77777777" w:rsidR="00410D38" w:rsidRDefault="00000000" w:rsidP="00312B08">
            <w:pPr>
              <w:spacing w:after="40"/>
            </w:pPr>
            <w:r>
              <w:t>۰.۴۸</w:t>
            </w:r>
          </w:p>
        </w:tc>
        <w:tc>
          <w:tcPr>
            <w:tcW w:w="1870" w:type="dxa"/>
          </w:tcPr>
          <w:p w14:paraId="5E7D49D2" w14:textId="77777777" w:rsidR="00410D38" w:rsidRDefault="00000000" w:rsidP="00312B08">
            <w:pPr>
              <w:spacing w:after="40"/>
            </w:pPr>
            <w:r>
              <w:t>۶.۶٪</w:t>
            </w:r>
          </w:p>
        </w:tc>
      </w:tr>
      <w:tr w:rsidR="00410D38" w14:paraId="5E7D49D9" w14:textId="77777777">
        <w:tc>
          <w:tcPr>
            <w:tcW w:w="1870" w:type="dxa"/>
          </w:tcPr>
          <w:p w14:paraId="5E7D49D4" w14:textId="77777777" w:rsidR="00410D38" w:rsidRDefault="00000000" w:rsidP="00312B08">
            <w:pPr>
              <w:spacing w:after="40"/>
            </w:pPr>
            <w:r>
              <w:t>مازندران</w:t>
            </w:r>
          </w:p>
        </w:tc>
        <w:tc>
          <w:tcPr>
            <w:tcW w:w="1870" w:type="dxa"/>
          </w:tcPr>
          <w:p w14:paraId="5E7D49D5" w14:textId="77777777" w:rsidR="00410D38" w:rsidRDefault="00000000" w:rsidP="00312B08">
            <w:pPr>
              <w:spacing w:after="40"/>
            </w:pPr>
            <w:r>
              <w:t>۵.۹</w:t>
            </w:r>
          </w:p>
        </w:tc>
        <w:tc>
          <w:tcPr>
            <w:tcW w:w="1870" w:type="dxa"/>
          </w:tcPr>
          <w:p w14:paraId="5E7D49D6" w14:textId="77777777" w:rsidR="00410D38" w:rsidRDefault="00000000" w:rsidP="00312B08">
            <w:pPr>
              <w:spacing w:after="40"/>
            </w:pPr>
            <w:r>
              <w:t>۸.۲</w:t>
            </w:r>
          </w:p>
        </w:tc>
        <w:tc>
          <w:tcPr>
            <w:tcW w:w="1870" w:type="dxa"/>
          </w:tcPr>
          <w:p w14:paraId="5E7D49D7" w14:textId="77777777" w:rsidR="00410D38" w:rsidRDefault="00000000" w:rsidP="00312B08">
            <w:pPr>
              <w:spacing w:after="40"/>
            </w:pPr>
            <w:r>
              <w:t>۱.۵۱</w:t>
            </w:r>
          </w:p>
        </w:tc>
        <w:tc>
          <w:tcPr>
            <w:tcW w:w="1870" w:type="dxa"/>
          </w:tcPr>
          <w:p w14:paraId="5E7D49D8" w14:textId="77777777" w:rsidR="00410D38" w:rsidRDefault="00000000" w:rsidP="00312B08">
            <w:pPr>
              <w:spacing w:after="40"/>
            </w:pPr>
            <w:r>
              <w:t>۱۸.۴٪</w:t>
            </w:r>
          </w:p>
        </w:tc>
      </w:tr>
      <w:tr w:rsidR="00410D38" w14:paraId="5E7D49DF" w14:textId="77777777">
        <w:tc>
          <w:tcPr>
            <w:tcW w:w="1870" w:type="dxa"/>
          </w:tcPr>
          <w:p w14:paraId="5E7D49DA" w14:textId="77777777" w:rsidR="00410D38" w:rsidRDefault="00000000" w:rsidP="00312B08">
            <w:pPr>
              <w:spacing w:after="40"/>
            </w:pPr>
            <w:r>
              <w:t>کرمان</w:t>
            </w:r>
          </w:p>
        </w:tc>
        <w:tc>
          <w:tcPr>
            <w:tcW w:w="1870" w:type="dxa"/>
          </w:tcPr>
          <w:p w14:paraId="5E7D49DB" w14:textId="77777777" w:rsidR="00410D38" w:rsidRDefault="00000000" w:rsidP="00312B08">
            <w:pPr>
              <w:spacing w:after="40"/>
            </w:pPr>
            <w:r>
              <w:t>۵.۸</w:t>
            </w:r>
          </w:p>
        </w:tc>
        <w:tc>
          <w:tcPr>
            <w:tcW w:w="1870" w:type="dxa"/>
          </w:tcPr>
          <w:p w14:paraId="5E7D49DC" w14:textId="77777777" w:rsidR="00410D38" w:rsidRDefault="00000000" w:rsidP="00312B08">
            <w:pPr>
              <w:spacing w:after="40"/>
            </w:pPr>
            <w:r>
              <w:t>۴.۸</w:t>
            </w:r>
          </w:p>
        </w:tc>
        <w:tc>
          <w:tcPr>
            <w:tcW w:w="1870" w:type="dxa"/>
          </w:tcPr>
          <w:p w14:paraId="5E7D49DD" w14:textId="77777777" w:rsidR="00410D38" w:rsidRDefault="00000000" w:rsidP="00312B08">
            <w:pPr>
              <w:spacing w:after="40"/>
            </w:pPr>
            <w:r>
              <w:t>۰.۰۹</w:t>
            </w:r>
          </w:p>
        </w:tc>
        <w:tc>
          <w:tcPr>
            <w:tcW w:w="1870" w:type="dxa"/>
          </w:tcPr>
          <w:p w14:paraId="5E7D49DE" w14:textId="77777777" w:rsidR="00410D38" w:rsidRDefault="00000000" w:rsidP="00312B08">
            <w:pPr>
              <w:spacing w:after="40"/>
            </w:pPr>
            <w:r>
              <w:t>۱.۸٪</w:t>
            </w:r>
          </w:p>
        </w:tc>
      </w:tr>
      <w:tr w:rsidR="00410D38" w14:paraId="5E7D49E5" w14:textId="77777777">
        <w:tc>
          <w:tcPr>
            <w:tcW w:w="1870" w:type="dxa"/>
          </w:tcPr>
          <w:p w14:paraId="5E7D49E0" w14:textId="77777777" w:rsidR="00410D38" w:rsidRDefault="00000000" w:rsidP="00312B08">
            <w:pPr>
              <w:spacing w:after="40"/>
            </w:pPr>
            <w:r>
              <w:t>خراسان رضوی</w:t>
            </w:r>
          </w:p>
        </w:tc>
        <w:tc>
          <w:tcPr>
            <w:tcW w:w="1870" w:type="dxa"/>
          </w:tcPr>
          <w:p w14:paraId="5E7D49E1" w14:textId="77777777" w:rsidR="00410D38" w:rsidRDefault="00000000" w:rsidP="00312B08">
            <w:pPr>
              <w:spacing w:after="40"/>
            </w:pPr>
            <w:r>
              <w:t>۵.۳</w:t>
            </w:r>
          </w:p>
        </w:tc>
        <w:tc>
          <w:tcPr>
            <w:tcW w:w="1870" w:type="dxa"/>
          </w:tcPr>
          <w:p w14:paraId="5E7D49E2" w14:textId="77777777" w:rsidR="00410D38" w:rsidRDefault="00000000" w:rsidP="00312B08">
            <w:pPr>
              <w:spacing w:after="40"/>
            </w:pPr>
            <w:r>
              <w:t>۶.۲</w:t>
            </w:r>
          </w:p>
        </w:tc>
        <w:tc>
          <w:tcPr>
            <w:tcW w:w="1870" w:type="dxa"/>
          </w:tcPr>
          <w:p w14:paraId="5E7D49E3" w14:textId="77777777" w:rsidR="00410D38" w:rsidRDefault="00000000" w:rsidP="00312B08">
            <w:pPr>
              <w:spacing w:after="40"/>
            </w:pPr>
            <w:r>
              <w:t>۰.۳۸</w:t>
            </w:r>
          </w:p>
        </w:tc>
        <w:tc>
          <w:tcPr>
            <w:tcW w:w="1870" w:type="dxa"/>
          </w:tcPr>
          <w:p w14:paraId="5E7D49E4" w14:textId="77777777" w:rsidR="00410D38" w:rsidRDefault="00000000" w:rsidP="00312B08">
            <w:pPr>
              <w:spacing w:after="40"/>
            </w:pPr>
            <w:r>
              <w:t>۶.۱٪</w:t>
            </w:r>
          </w:p>
        </w:tc>
      </w:tr>
      <w:tr w:rsidR="00410D38" w14:paraId="5E7D49EB" w14:textId="77777777">
        <w:tc>
          <w:tcPr>
            <w:tcW w:w="1870" w:type="dxa"/>
          </w:tcPr>
          <w:p w14:paraId="5E7D49E6" w14:textId="77777777" w:rsidR="00410D38" w:rsidRDefault="00000000" w:rsidP="00312B08">
            <w:pPr>
              <w:spacing w:after="40"/>
            </w:pPr>
            <w:r>
              <w:t>فارس</w:t>
            </w:r>
          </w:p>
        </w:tc>
        <w:tc>
          <w:tcPr>
            <w:tcW w:w="1870" w:type="dxa"/>
          </w:tcPr>
          <w:p w14:paraId="5E7D49E7" w14:textId="77777777" w:rsidR="00410D38" w:rsidRDefault="00000000" w:rsidP="00312B08">
            <w:pPr>
              <w:spacing w:after="40"/>
            </w:pPr>
            <w:r>
              <w:t>۴.۶</w:t>
            </w:r>
          </w:p>
        </w:tc>
        <w:tc>
          <w:tcPr>
            <w:tcW w:w="1870" w:type="dxa"/>
          </w:tcPr>
          <w:p w14:paraId="5E7D49E8" w14:textId="77777777" w:rsidR="00410D38" w:rsidRDefault="00000000" w:rsidP="00312B08">
            <w:pPr>
              <w:spacing w:after="40"/>
            </w:pPr>
            <w:r>
              <w:t>۶.۷</w:t>
            </w:r>
          </w:p>
        </w:tc>
        <w:tc>
          <w:tcPr>
            <w:tcW w:w="1870" w:type="dxa"/>
          </w:tcPr>
          <w:p w14:paraId="5E7D49E9" w14:textId="77777777" w:rsidR="00410D38" w:rsidRDefault="00000000" w:rsidP="00312B08">
            <w:pPr>
              <w:spacing w:after="40"/>
            </w:pPr>
            <w:r>
              <w:t>۰.۵۳</w:t>
            </w:r>
          </w:p>
        </w:tc>
        <w:tc>
          <w:tcPr>
            <w:tcW w:w="1870" w:type="dxa"/>
          </w:tcPr>
          <w:p w14:paraId="5E7D49EA" w14:textId="77777777" w:rsidR="00410D38" w:rsidRDefault="00000000" w:rsidP="00312B08">
            <w:pPr>
              <w:spacing w:after="40"/>
            </w:pPr>
            <w:r>
              <w:t>۸.۰٪</w:t>
            </w:r>
          </w:p>
        </w:tc>
      </w:tr>
      <w:tr w:rsidR="00410D38" w14:paraId="5E7D49F1" w14:textId="77777777">
        <w:tc>
          <w:tcPr>
            <w:tcW w:w="1870" w:type="dxa"/>
          </w:tcPr>
          <w:p w14:paraId="5E7D49EC" w14:textId="77777777" w:rsidR="00410D38" w:rsidRDefault="00000000" w:rsidP="00312B08">
            <w:pPr>
              <w:spacing w:after="40"/>
            </w:pPr>
            <w:r>
              <w:t>آذربایجان شرقی</w:t>
            </w:r>
          </w:p>
        </w:tc>
        <w:tc>
          <w:tcPr>
            <w:tcW w:w="1870" w:type="dxa"/>
          </w:tcPr>
          <w:p w14:paraId="5E7D49ED" w14:textId="77777777" w:rsidR="00410D38" w:rsidRDefault="00000000" w:rsidP="00312B08">
            <w:pPr>
              <w:spacing w:after="40"/>
            </w:pPr>
            <w:r>
              <w:t>۴.۵</w:t>
            </w:r>
          </w:p>
        </w:tc>
        <w:tc>
          <w:tcPr>
            <w:tcW w:w="1870" w:type="dxa"/>
          </w:tcPr>
          <w:p w14:paraId="5E7D49EE" w14:textId="77777777" w:rsidR="00410D38" w:rsidRDefault="00000000" w:rsidP="00312B08">
            <w:pPr>
              <w:spacing w:after="40"/>
            </w:pPr>
            <w:r>
              <w:t>۵.۱</w:t>
            </w:r>
          </w:p>
        </w:tc>
        <w:tc>
          <w:tcPr>
            <w:tcW w:w="1870" w:type="dxa"/>
          </w:tcPr>
          <w:p w14:paraId="5E7D49EF" w14:textId="77777777" w:rsidR="00410D38" w:rsidRDefault="00000000" w:rsidP="00312B08">
            <w:pPr>
              <w:spacing w:after="40"/>
            </w:pPr>
            <w:r>
              <w:t>۰.۴۲</w:t>
            </w:r>
          </w:p>
        </w:tc>
        <w:tc>
          <w:tcPr>
            <w:tcW w:w="1870" w:type="dxa"/>
          </w:tcPr>
          <w:p w14:paraId="5E7D49F0" w14:textId="77777777" w:rsidR="00410D38" w:rsidRDefault="00000000" w:rsidP="00312B08">
            <w:pPr>
              <w:spacing w:after="40"/>
            </w:pPr>
            <w:r>
              <w:t>۸.۳٪</w:t>
            </w:r>
          </w:p>
        </w:tc>
      </w:tr>
      <w:tr w:rsidR="00410D38" w14:paraId="5E7D49F7" w14:textId="77777777">
        <w:tc>
          <w:tcPr>
            <w:tcW w:w="1870" w:type="dxa"/>
          </w:tcPr>
          <w:p w14:paraId="5E7D49F2" w14:textId="77777777" w:rsidR="00410D38" w:rsidRDefault="00000000" w:rsidP="00312B08">
            <w:pPr>
              <w:spacing w:after="40"/>
            </w:pPr>
            <w:r>
              <w:t>البرز</w:t>
            </w:r>
          </w:p>
        </w:tc>
        <w:tc>
          <w:tcPr>
            <w:tcW w:w="1870" w:type="dxa"/>
          </w:tcPr>
          <w:p w14:paraId="5E7D49F3" w14:textId="77777777" w:rsidR="00410D38" w:rsidRDefault="00000000" w:rsidP="00312B08">
            <w:pPr>
              <w:spacing w:after="40"/>
            </w:pPr>
            <w:r>
              <w:t>۴.۵</w:t>
            </w:r>
          </w:p>
        </w:tc>
        <w:tc>
          <w:tcPr>
            <w:tcW w:w="1870" w:type="dxa"/>
          </w:tcPr>
          <w:p w14:paraId="5E7D49F4" w14:textId="77777777" w:rsidR="00410D38" w:rsidRDefault="00000000" w:rsidP="00312B08">
            <w:pPr>
              <w:spacing w:after="40"/>
            </w:pPr>
            <w:r>
              <w:t>۴.۹</w:t>
            </w:r>
          </w:p>
        </w:tc>
        <w:tc>
          <w:tcPr>
            <w:tcW w:w="1870" w:type="dxa"/>
          </w:tcPr>
          <w:p w14:paraId="5E7D49F5" w14:textId="77777777" w:rsidR="00410D38" w:rsidRDefault="00000000" w:rsidP="00312B08">
            <w:pPr>
              <w:spacing w:after="40"/>
            </w:pPr>
            <w:r>
              <w:t>۰.۴۵</w:t>
            </w:r>
          </w:p>
        </w:tc>
        <w:tc>
          <w:tcPr>
            <w:tcW w:w="1870" w:type="dxa"/>
          </w:tcPr>
          <w:p w14:paraId="5E7D49F6" w14:textId="77777777" w:rsidR="00410D38" w:rsidRDefault="00000000" w:rsidP="00312B08">
            <w:pPr>
              <w:spacing w:after="40"/>
            </w:pPr>
            <w:r>
              <w:t>۹.۳٪</w:t>
            </w:r>
          </w:p>
        </w:tc>
      </w:tr>
      <w:tr w:rsidR="00410D38" w14:paraId="5E7D49FD" w14:textId="77777777">
        <w:tc>
          <w:tcPr>
            <w:tcW w:w="1870" w:type="dxa"/>
          </w:tcPr>
          <w:p w14:paraId="5E7D49F8" w14:textId="77777777" w:rsidR="00410D38" w:rsidRDefault="00000000" w:rsidP="00312B08">
            <w:pPr>
              <w:spacing w:after="40"/>
            </w:pPr>
            <w:r>
              <w:t>گیلان</w:t>
            </w:r>
          </w:p>
        </w:tc>
        <w:tc>
          <w:tcPr>
            <w:tcW w:w="1870" w:type="dxa"/>
          </w:tcPr>
          <w:p w14:paraId="5E7D49F9" w14:textId="77777777" w:rsidR="00410D38" w:rsidRDefault="00000000" w:rsidP="00312B08">
            <w:pPr>
              <w:spacing w:after="40"/>
            </w:pPr>
            <w:r>
              <w:t>۳.۷</w:t>
            </w:r>
          </w:p>
        </w:tc>
        <w:tc>
          <w:tcPr>
            <w:tcW w:w="1870" w:type="dxa"/>
          </w:tcPr>
          <w:p w14:paraId="5E7D49FA" w14:textId="77777777" w:rsidR="00410D38" w:rsidRDefault="00000000" w:rsidP="00312B08">
            <w:pPr>
              <w:spacing w:after="40"/>
            </w:pPr>
            <w:r>
              <w:t>۴.۳</w:t>
            </w:r>
          </w:p>
        </w:tc>
        <w:tc>
          <w:tcPr>
            <w:tcW w:w="1870" w:type="dxa"/>
          </w:tcPr>
          <w:p w14:paraId="5E7D49FB" w14:textId="77777777" w:rsidR="00410D38" w:rsidRDefault="00000000" w:rsidP="00312B08">
            <w:pPr>
              <w:spacing w:after="40"/>
            </w:pPr>
            <w:r>
              <w:t>۰.۴۰</w:t>
            </w:r>
          </w:p>
        </w:tc>
        <w:tc>
          <w:tcPr>
            <w:tcW w:w="1870" w:type="dxa"/>
          </w:tcPr>
          <w:p w14:paraId="5E7D49FC" w14:textId="77777777" w:rsidR="00410D38" w:rsidRDefault="00000000" w:rsidP="00312B08">
            <w:pPr>
              <w:spacing w:after="40"/>
            </w:pPr>
            <w:r>
              <w:t>۹.۴٪</w:t>
            </w:r>
          </w:p>
        </w:tc>
      </w:tr>
      <w:tr w:rsidR="00410D38" w14:paraId="5E7D4A03" w14:textId="77777777">
        <w:tc>
          <w:tcPr>
            <w:tcW w:w="1870" w:type="dxa"/>
          </w:tcPr>
          <w:p w14:paraId="5E7D49FE" w14:textId="77777777" w:rsidR="00410D38" w:rsidRDefault="00000000" w:rsidP="00312B08">
            <w:pPr>
              <w:spacing w:after="40"/>
            </w:pPr>
            <w:r>
              <w:t>همدان</w:t>
            </w:r>
          </w:p>
        </w:tc>
        <w:tc>
          <w:tcPr>
            <w:tcW w:w="1870" w:type="dxa"/>
          </w:tcPr>
          <w:p w14:paraId="5E7D49FF" w14:textId="77777777" w:rsidR="00410D38" w:rsidRDefault="00000000" w:rsidP="00312B08">
            <w:pPr>
              <w:spacing w:after="40"/>
            </w:pPr>
            <w:r>
              <w:t>۳.۲</w:t>
            </w:r>
          </w:p>
        </w:tc>
        <w:tc>
          <w:tcPr>
            <w:tcW w:w="1870" w:type="dxa"/>
          </w:tcPr>
          <w:p w14:paraId="5E7D4A00" w14:textId="77777777" w:rsidR="00410D38" w:rsidRDefault="00000000" w:rsidP="00312B08">
            <w:pPr>
              <w:spacing w:after="40"/>
            </w:pPr>
            <w:r>
              <w:t>۳.۳</w:t>
            </w:r>
          </w:p>
        </w:tc>
        <w:tc>
          <w:tcPr>
            <w:tcW w:w="1870" w:type="dxa"/>
          </w:tcPr>
          <w:p w14:paraId="5E7D4A01" w14:textId="77777777" w:rsidR="00410D38" w:rsidRDefault="00000000" w:rsidP="00312B08">
            <w:pPr>
              <w:spacing w:after="40"/>
            </w:pPr>
            <w:r>
              <w:t>۰.۰۷</w:t>
            </w:r>
          </w:p>
        </w:tc>
        <w:tc>
          <w:tcPr>
            <w:tcW w:w="1870" w:type="dxa"/>
          </w:tcPr>
          <w:p w14:paraId="5E7D4A02" w14:textId="77777777" w:rsidR="00410D38" w:rsidRDefault="00000000" w:rsidP="00312B08">
            <w:pPr>
              <w:spacing w:after="40"/>
            </w:pPr>
            <w:r>
              <w:t>۲.۲٪</w:t>
            </w:r>
          </w:p>
        </w:tc>
      </w:tr>
      <w:tr w:rsidR="00410D38" w14:paraId="5E7D4A09" w14:textId="77777777">
        <w:tc>
          <w:tcPr>
            <w:tcW w:w="1870" w:type="dxa"/>
          </w:tcPr>
          <w:p w14:paraId="5E7D4A04" w14:textId="77777777" w:rsidR="00410D38" w:rsidRDefault="00000000" w:rsidP="00312B08">
            <w:pPr>
              <w:spacing w:after="40"/>
            </w:pPr>
            <w:r>
              <w:t>مرکزی</w:t>
            </w:r>
          </w:p>
        </w:tc>
        <w:tc>
          <w:tcPr>
            <w:tcW w:w="1870" w:type="dxa"/>
          </w:tcPr>
          <w:p w14:paraId="5E7D4A05" w14:textId="77777777" w:rsidR="00410D38" w:rsidRDefault="00000000" w:rsidP="00312B08">
            <w:pPr>
              <w:spacing w:after="40"/>
            </w:pPr>
            <w:r>
              <w:t>۳.۱</w:t>
            </w:r>
          </w:p>
        </w:tc>
        <w:tc>
          <w:tcPr>
            <w:tcW w:w="1870" w:type="dxa"/>
          </w:tcPr>
          <w:p w14:paraId="5E7D4A06" w14:textId="77777777" w:rsidR="00410D38" w:rsidRDefault="00000000" w:rsidP="00312B08">
            <w:pPr>
              <w:spacing w:after="40"/>
            </w:pPr>
            <w:r>
              <w:t>۳.۷</w:t>
            </w:r>
          </w:p>
        </w:tc>
        <w:tc>
          <w:tcPr>
            <w:tcW w:w="1870" w:type="dxa"/>
          </w:tcPr>
          <w:p w14:paraId="5E7D4A07" w14:textId="77777777" w:rsidR="00410D38" w:rsidRDefault="00000000" w:rsidP="00312B08">
            <w:pPr>
              <w:spacing w:after="40"/>
            </w:pPr>
            <w:r>
              <w:t>۰.۷۰</w:t>
            </w:r>
          </w:p>
        </w:tc>
        <w:tc>
          <w:tcPr>
            <w:tcW w:w="1870" w:type="dxa"/>
          </w:tcPr>
          <w:p w14:paraId="5E7D4A08" w14:textId="77777777" w:rsidR="00410D38" w:rsidRDefault="00000000" w:rsidP="00312B08">
            <w:pPr>
              <w:spacing w:after="40"/>
            </w:pPr>
            <w:r>
              <w:t>۱۹.۰٪</w:t>
            </w:r>
          </w:p>
        </w:tc>
      </w:tr>
      <w:tr w:rsidR="00410D38" w14:paraId="5E7D4A0F" w14:textId="77777777">
        <w:tc>
          <w:tcPr>
            <w:tcW w:w="1870" w:type="dxa"/>
          </w:tcPr>
          <w:p w14:paraId="5E7D4A0A" w14:textId="77777777" w:rsidR="00410D38" w:rsidRDefault="00000000" w:rsidP="00312B08">
            <w:pPr>
              <w:spacing w:after="40"/>
            </w:pPr>
            <w:r>
              <w:lastRenderedPageBreak/>
              <w:t>گلستان</w:t>
            </w:r>
          </w:p>
        </w:tc>
        <w:tc>
          <w:tcPr>
            <w:tcW w:w="1870" w:type="dxa"/>
          </w:tcPr>
          <w:p w14:paraId="5E7D4A0B" w14:textId="77777777" w:rsidR="00410D38" w:rsidRDefault="00000000" w:rsidP="00312B08">
            <w:pPr>
              <w:spacing w:after="40"/>
            </w:pPr>
            <w:r>
              <w:t>۳.۰</w:t>
            </w:r>
          </w:p>
        </w:tc>
        <w:tc>
          <w:tcPr>
            <w:tcW w:w="1870" w:type="dxa"/>
          </w:tcPr>
          <w:p w14:paraId="5E7D4A0C" w14:textId="77777777" w:rsidR="00410D38" w:rsidRDefault="00000000" w:rsidP="00312B08">
            <w:pPr>
              <w:spacing w:after="40"/>
            </w:pPr>
            <w:r>
              <w:t>۴.۱</w:t>
            </w:r>
          </w:p>
        </w:tc>
        <w:tc>
          <w:tcPr>
            <w:tcW w:w="1870" w:type="dxa"/>
          </w:tcPr>
          <w:p w14:paraId="5E7D4A0D" w14:textId="77777777" w:rsidR="00410D38" w:rsidRDefault="00000000" w:rsidP="00312B08">
            <w:pPr>
              <w:spacing w:after="40"/>
            </w:pPr>
            <w:r>
              <w:t>۰.۱۵</w:t>
            </w:r>
          </w:p>
        </w:tc>
        <w:tc>
          <w:tcPr>
            <w:tcW w:w="1870" w:type="dxa"/>
          </w:tcPr>
          <w:p w14:paraId="5E7D4A0E" w14:textId="77777777" w:rsidR="00410D38" w:rsidRDefault="00000000" w:rsidP="00312B08">
            <w:pPr>
              <w:spacing w:after="40"/>
            </w:pPr>
            <w:r>
              <w:t>۳.۷٪</w:t>
            </w:r>
          </w:p>
        </w:tc>
      </w:tr>
      <w:tr w:rsidR="00410D38" w14:paraId="5E7D4A15" w14:textId="77777777">
        <w:tc>
          <w:tcPr>
            <w:tcW w:w="1870" w:type="dxa"/>
          </w:tcPr>
          <w:p w14:paraId="5E7D4A10" w14:textId="77777777" w:rsidR="00410D38" w:rsidRDefault="00000000" w:rsidP="00312B08">
            <w:pPr>
              <w:spacing w:after="40"/>
            </w:pPr>
            <w:r>
              <w:t>آذربایجان غربی</w:t>
            </w:r>
          </w:p>
        </w:tc>
        <w:tc>
          <w:tcPr>
            <w:tcW w:w="1870" w:type="dxa"/>
          </w:tcPr>
          <w:p w14:paraId="5E7D4A11" w14:textId="77777777" w:rsidR="00410D38" w:rsidRDefault="00000000" w:rsidP="00312B08">
            <w:pPr>
              <w:spacing w:after="40"/>
            </w:pPr>
            <w:r>
              <w:t>۲.۹</w:t>
            </w:r>
          </w:p>
        </w:tc>
        <w:tc>
          <w:tcPr>
            <w:tcW w:w="1870" w:type="dxa"/>
          </w:tcPr>
          <w:p w14:paraId="5E7D4A12" w14:textId="77777777" w:rsidR="00410D38" w:rsidRDefault="00000000" w:rsidP="00312B08">
            <w:pPr>
              <w:spacing w:after="40"/>
            </w:pPr>
            <w:r>
              <w:t>۳.۴</w:t>
            </w:r>
          </w:p>
        </w:tc>
        <w:tc>
          <w:tcPr>
            <w:tcW w:w="1870" w:type="dxa"/>
          </w:tcPr>
          <w:p w14:paraId="5E7D4A13" w14:textId="77777777" w:rsidR="00410D38" w:rsidRDefault="00000000" w:rsidP="00312B08">
            <w:pPr>
              <w:spacing w:after="40"/>
            </w:pPr>
            <w:r>
              <w:t>۰.۰۹</w:t>
            </w:r>
          </w:p>
        </w:tc>
        <w:tc>
          <w:tcPr>
            <w:tcW w:w="1870" w:type="dxa"/>
          </w:tcPr>
          <w:p w14:paraId="5E7D4A14" w14:textId="77777777" w:rsidR="00410D38" w:rsidRDefault="00000000" w:rsidP="00312B08">
            <w:pPr>
              <w:spacing w:after="40"/>
            </w:pPr>
            <w:r>
              <w:t>۲.۷٪</w:t>
            </w:r>
          </w:p>
        </w:tc>
      </w:tr>
      <w:tr w:rsidR="00410D38" w14:paraId="5E7D4A1B" w14:textId="77777777">
        <w:tc>
          <w:tcPr>
            <w:tcW w:w="1870" w:type="dxa"/>
          </w:tcPr>
          <w:p w14:paraId="5E7D4A16" w14:textId="77777777" w:rsidR="00410D38" w:rsidRDefault="00000000" w:rsidP="00312B08">
            <w:pPr>
              <w:spacing w:after="40"/>
            </w:pPr>
            <w:r>
              <w:t>هرمزگان</w:t>
            </w:r>
          </w:p>
        </w:tc>
        <w:tc>
          <w:tcPr>
            <w:tcW w:w="1870" w:type="dxa"/>
          </w:tcPr>
          <w:p w14:paraId="5E7D4A17" w14:textId="77777777" w:rsidR="00410D38" w:rsidRDefault="00000000" w:rsidP="00312B08">
            <w:pPr>
              <w:spacing w:after="40"/>
            </w:pPr>
            <w:r>
              <w:t>۲.۹</w:t>
            </w:r>
          </w:p>
        </w:tc>
        <w:tc>
          <w:tcPr>
            <w:tcW w:w="1870" w:type="dxa"/>
          </w:tcPr>
          <w:p w14:paraId="5E7D4A18" w14:textId="77777777" w:rsidR="00410D38" w:rsidRDefault="00000000" w:rsidP="00312B08">
            <w:pPr>
              <w:spacing w:after="40"/>
            </w:pPr>
            <w:r>
              <w:t>۳.۲</w:t>
            </w:r>
          </w:p>
        </w:tc>
        <w:tc>
          <w:tcPr>
            <w:tcW w:w="1870" w:type="dxa"/>
          </w:tcPr>
          <w:p w14:paraId="5E7D4A19" w14:textId="77777777" w:rsidR="00410D38" w:rsidRDefault="00000000" w:rsidP="00312B08">
            <w:pPr>
              <w:spacing w:after="40"/>
            </w:pPr>
            <w:r>
              <w:t>۰.۷۱</w:t>
            </w:r>
          </w:p>
        </w:tc>
        <w:tc>
          <w:tcPr>
            <w:tcW w:w="1870" w:type="dxa"/>
          </w:tcPr>
          <w:p w14:paraId="5E7D4A1A" w14:textId="77777777" w:rsidR="00410D38" w:rsidRDefault="00000000" w:rsidP="00312B08">
            <w:pPr>
              <w:spacing w:after="40"/>
            </w:pPr>
            <w:r>
              <w:t>۲۱.۹٪</w:t>
            </w:r>
          </w:p>
        </w:tc>
      </w:tr>
      <w:tr w:rsidR="00410D38" w14:paraId="5E7D4A21" w14:textId="77777777">
        <w:tc>
          <w:tcPr>
            <w:tcW w:w="1870" w:type="dxa"/>
          </w:tcPr>
          <w:p w14:paraId="5E7D4A1C" w14:textId="77777777" w:rsidR="00410D38" w:rsidRDefault="00000000" w:rsidP="00312B08">
            <w:pPr>
              <w:spacing w:after="40"/>
            </w:pPr>
            <w:r>
              <w:t>بوشهر</w:t>
            </w:r>
          </w:p>
        </w:tc>
        <w:tc>
          <w:tcPr>
            <w:tcW w:w="1870" w:type="dxa"/>
          </w:tcPr>
          <w:p w14:paraId="5E7D4A1D" w14:textId="77777777" w:rsidR="00410D38" w:rsidRDefault="00000000" w:rsidP="00312B08">
            <w:pPr>
              <w:spacing w:after="40"/>
            </w:pPr>
            <w:r>
              <w:t>۲.۵</w:t>
            </w:r>
          </w:p>
        </w:tc>
        <w:tc>
          <w:tcPr>
            <w:tcW w:w="1870" w:type="dxa"/>
          </w:tcPr>
          <w:p w14:paraId="5E7D4A1E" w14:textId="77777777" w:rsidR="00410D38" w:rsidRDefault="00000000" w:rsidP="00312B08">
            <w:pPr>
              <w:spacing w:after="40"/>
            </w:pPr>
            <w:r>
              <w:t>۳.۰</w:t>
            </w:r>
          </w:p>
        </w:tc>
        <w:tc>
          <w:tcPr>
            <w:tcW w:w="1870" w:type="dxa"/>
          </w:tcPr>
          <w:p w14:paraId="5E7D4A1F" w14:textId="77777777" w:rsidR="00410D38" w:rsidRDefault="00000000" w:rsidP="00312B08">
            <w:pPr>
              <w:spacing w:after="40"/>
            </w:pPr>
            <w:r>
              <w:t>۰.۱۱</w:t>
            </w:r>
          </w:p>
        </w:tc>
        <w:tc>
          <w:tcPr>
            <w:tcW w:w="1870" w:type="dxa"/>
          </w:tcPr>
          <w:p w14:paraId="5E7D4A20" w14:textId="77777777" w:rsidR="00410D38" w:rsidRDefault="00000000" w:rsidP="00312B08">
            <w:pPr>
              <w:spacing w:after="40"/>
            </w:pPr>
            <w:r>
              <w:t>۳.۶٪</w:t>
            </w:r>
          </w:p>
        </w:tc>
      </w:tr>
      <w:tr w:rsidR="00410D38" w14:paraId="5E7D4A27" w14:textId="77777777">
        <w:tc>
          <w:tcPr>
            <w:tcW w:w="1870" w:type="dxa"/>
          </w:tcPr>
          <w:p w14:paraId="5E7D4A22" w14:textId="77777777" w:rsidR="00410D38" w:rsidRDefault="00000000" w:rsidP="00312B08">
            <w:pPr>
              <w:spacing w:after="40"/>
            </w:pPr>
            <w:r>
              <w:t>سیستان وبلوچستان</w:t>
            </w:r>
          </w:p>
        </w:tc>
        <w:tc>
          <w:tcPr>
            <w:tcW w:w="1870" w:type="dxa"/>
          </w:tcPr>
          <w:p w14:paraId="5E7D4A23" w14:textId="77777777" w:rsidR="00410D38" w:rsidRDefault="00000000" w:rsidP="00312B08">
            <w:pPr>
              <w:spacing w:after="40"/>
            </w:pPr>
            <w:r>
              <w:t>۲.۳</w:t>
            </w:r>
          </w:p>
        </w:tc>
        <w:tc>
          <w:tcPr>
            <w:tcW w:w="1870" w:type="dxa"/>
          </w:tcPr>
          <w:p w14:paraId="5E7D4A24" w14:textId="77777777" w:rsidR="00410D38" w:rsidRDefault="00000000" w:rsidP="00312B08">
            <w:pPr>
              <w:spacing w:after="40"/>
            </w:pPr>
            <w:r>
              <w:t>۲.۱</w:t>
            </w:r>
          </w:p>
        </w:tc>
        <w:tc>
          <w:tcPr>
            <w:tcW w:w="1870" w:type="dxa"/>
          </w:tcPr>
          <w:p w14:paraId="5E7D4A25" w14:textId="77777777" w:rsidR="00410D38" w:rsidRDefault="00000000" w:rsidP="00312B08">
            <w:pPr>
              <w:spacing w:after="40"/>
            </w:pPr>
            <w:r>
              <w:t>۰.۰۸</w:t>
            </w:r>
          </w:p>
        </w:tc>
        <w:tc>
          <w:tcPr>
            <w:tcW w:w="1870" w:type="dxa"/>
          </w:tcPr>
          <w:p w14:paraId="5E7D4A26" w14:textId="77777777" w:rsidR="00410D38" w:rsidRDefault="00000000" w:rsidP="00312B08">
            <w:pPr>
              <w:spacing w:after="40"/>
            </w:pPr>
            <w:r>
              <w:t>۳.۹٪</w:t>
            </w:r>
          </w:p>
        </w:tc>
      </w:tr>
      <w:tr w:rsidR="00410D38" w14:paraId="5E7D4A2D" w14:textId="77777777">
        <w:tc>
          <w:tcPr>
            <w:tcW w:w="1870" w:type="dxa"/>
          </w:tcPr>
          <w:p w14:paraId="5E7D4A28" w14:textId="77777777" w:rsidR="00410D38" w:rsidRDefault="00000000" w:rsidP="00312B08">
            <w:pPr>
              <w:spacing w:after="40"/>
            </w:pPr>
            <w:r>
              <w:t>کرمانشاه</w:t>
            </w:r>
          </w:p>
        </w:tc>
        <w:tc>
          <w:tcPr>
            <w:tcW w:w="1870" w:type="dxa"/>
          </w:tcPr>
          <w:p w14:paraId="5E7D4A29" w14:textId="77777777" w:rsidR="00410D38" w:rsidRDefault="00000000" w:rsidP="00312B08">
            <w:pPr>
              <w:spacing w:after="40"/>
            </w:pPr>
            <w:r>
              <w:t>۲.۲</w:t>
            </w:r>
          </w:p>
        </w:tc>
        <w:tc>
          <w:tcPr>
            <w:tcW w:w="1870" w:type="dxa"/>
          </w:tcPr>
          <w:p w14:paraId="5E7D4A2A" w14:textId="77777777" w:rsidR="00410D38" w:rsidRDefault="00000000" w:rsidP="00312B08">
            <w:pPr>
              <w:spacing w:after="40"/>
            </w:pPr>
            <w:r>
              <w:t>۳.۳</w:t>
            </w:r>
          </w:p>
        </w:tc>
        <w:tc>
          <w:tcPr>
            <w:tcW w:w="1870" w:type="dxa"/>
          </w:tcPr>
          <w:p w14:paraId="5E7D4A2B" w14:textId="77777777" w:rsidR="00410D38" w:rsidRDefault="00000000" w:rsidP="00312B08">
            <w:pPr>
              <w:spacing w:after="40"/>
            </w:pPr>
            <w:r>
              <w:t>۰.۲۳</w:t>
            </w:r>
          </w:p>
        </w:tc>
        <w:tc>
          <w:tcPr>
            <w:tcW w:w="1870" w:type="dxa"/>
          </w:tcPr>
          <w:p w14:paraId="5E7D4A2C" w14:textId="77777777" w:rsidR="00410D38" w:rsidRDefault="00000000" w:rsidP="00312B08">
            <w:pPr>
              <w:spacing w:after="40"/>
            </w:pPr>
            <w:r>
              <w:t>۷.۱٪</w:t>
            </w:r>
          </w:p>
        </w:tc>
      </w:tr>
      <w:tr w:rsidR="00410D38" w14:paraId="5E7D4A33" w14:textId="77777777">
        <w:tc>
          <w:tcPr>
            <w:tcW w:w="1870" w:type="dxa"/>
          </w:tcPr>
          <w:p w14:paraId="5E7D4A2E" w14:textId="77777777" w:rsidR="00410D38" w:rsidRDefault="00000000" w:rsidP="00312B08">
            <w:pPr>
              <w:spacing w:after="40"/>
            </w:pPr>
            <w:r>
              <w:t>خراسان جنوبی</w:t>
            </w:r>
          </w:p>
        </w:tc>
        <w:tc>
          <w:tcPr>
            <w:tcW w:w="1870" w:type="dxa"/>
          </w:tcPr>
          <w:p w14:paraId="5E7D4A2F" w14:textId="77777777" w:rsidR="00410D38" w:rsidRDefault="00000000" w:rsidP="00312B08">
            <w:pPr>
              <w:spacing w:after="40"/>
            </w:pPr>
            <w:r>
              <w:t>۲.۲</w:t>
            </w:r>
          </w:p>
        </w:tc>
        <w:tc>
          <w:tcPr>
            <w:tcW w:w="1870" w:type="dxa"/>
          </w:tcPr>
          <w:p w14:paraId="5E7D4A30" w14:textId="77777777" w:rsidR="00410D38" w:rsidRDefault="00000000" w:rsidP="00312B08">
            <w:pPr>
              <w:spacing w:after="40"/>
            </w:pPr>
            <w:r>
              <w:t>۲.۹</w:t>
            </w:r>
          </w:p>
        </w:tc>
        <w:tc>
          <w:tcPr>
            <w:tcW w:w="1870" w:type="dxa"/>
          </w:tcPr>
          <w:p w14:paraId="5E7D4A31" w14:textId="77777777" w:rsidR="00410D38" w:rsidRDefault="00000000" w:rsidP="00312B08">
            <w:pPr>
              <w:spacing w:after="40"/>
            </w:pPr>
            <w:r>
              <w:t>۰.۰۶</w:t>
            </w:r>
          </w:p>
        </w:tc>
        <w:tc>
          <w:tcPr>
            <w:tcW w:w="1870" w:type="dxa"/>
          </w:tcPr>
          <w:p w14:paraId="5E7D4A32" w14:textId="77777777" w:rsidR="00410D38" w:rsidRDefault="00000000" w:rsidP="00312B08">
            <w:pPr>
              <w:spacing w:after="40"/>
            </w:pPr>
            <w:r>
              <w:t>۲.۱٪</w:t>
            </w:r>
          </w:p>
        </w:tc>
      </w:tr>
      <w:tr w:rsidR="00410D38" w14:paraId="5E7D4A39" w14:textId="77777777">
        <w:tc>
          <w:tcPr>
            <w:tcW w:w="1870" w:type="dxa"/>
          </w:tcPr>
          <w:p w14:paraId="5E7D4A34" w14:textId="77777777" w:rsidR="00410D38" w:rsidRDefault="00000000" w:rsidP="00312B08">
            <w:pPr>
              <w:spacing w:after="40"/>
            </w:pPr>
            <w:r>
              <w:t>سمنان</w:t>
            </w:r>
          </w:p>
        </w:tc>
        <w:tc>
          <w:tcPr>
            <w:tcW w:w="1870" w:type="dxa"/>
          </w:tcPr>
          <w:p w14:paraId="5E7D4A35" w14:textId="77777777" w:rsidR="00410D38" w:rsidRDefault="00000000" w:rsidP="00312B08">
            <w:pPr>
              <w:spacing w:after="40"/>
            </w:pPr>
            <w:r>
              <w:t>۲.۱</w:t>
            </w:r>
          </w:p>
        </w:tc>
        <w:tc>
          <w:tcPr>
            <w:tcW w:w="1870" w:type="dxa"/>
          </w:tcPr>
          <w:p w14:paraId="5E7D4A36" w14:textId="77777777" w:rsidR="00410D38" w:rsidRDefault="00000000" w:rsidP="00312B08">
            <w:pPr>
              <w:spacing w:after="40"/>
            </w:pPr>
            <w:r>
              <w:t>۴.۴</w:t>
            </w:r>
          </w:p>
        </w:tc>
        <w:tc>
          <w:tcPr>
            <w:tcW w:w="1870" w:type="dxa"/>
          </w:tcPr>
          <w:p w14:paraId="5E7D4A37" w14:textId="77777777" w:rsidR="00410D38" w:rsidRDefault="00000000" w:rsidP="00312B08">
            <w:pPr>
              <w:spacing w:after="40"/>
            </w:pPr>
            <w:r>
              <w:t>۱.۵۸</w:t>
            </w:r>
          </w:p>
        </w:tc>
        <w:tc>
          <w:tcPr>
            <w:tcW w:w="1870" w:type="dxa"/>
          </w:tcPr>
          <w:p w14:paraId="5E7D4A38" w14:textId="77777777" w:rsidR="00410D38" w:rsidRDefault="00000000" w:rsidP="00312B08">
            <w:pPr>
              <w:spacing w:after="40"/>
            </w:pPr>
            <w:r>
              <w:t>۳۵.۸٪</w:t>
            </w:r>
          </w:p>
        </w:tc>
      </w:tr>
      <w:tr w:rsidR="00410D38" w14:paraId="5E7D4A3F" w14:textId="77777777">
        <w:tc>
          <w:tcPr>
            <w:tcW w:w="1870" w:type="dxa"/>
          </w:tcPr>
          <w:p w14:paraId="5E7D4A3A" w14:textId="77777777" w:rsidR="00410D38" w:rsidRDefault="00000000" w:rsidP="00312B08">
            <w:pPr>
              <w:spacing w:after="40"/>
            </w:pPr>
            <w:r>
              <w:t>قزوین</w:t>
            </w:r>
          </w:p>
        </w:tc>
        <w:tc>
          <w:tcPr>
            <w:tcW w:w="1870" w:type="dxa"/>
          </w:tcPr>
          <w:p w14:paraId="5E7D4A3B" w14:textId="77777777" w:rsidR="00410D38" w:rsidRDefault="00000000" w:rsidP="00312B08">
            <w:pPr>
              <w:spacing w:after="40"/>
            </w:pPr>
            <w:r>
              <w:t>۲.۰</w:t>
            </w:r>
          </w:p>
        </w:tc>
        <w:tc>
          <w:tcPr>
            <w:tcW w:w="1870" w:type="dxa"/>
          </w:tcPr>
          <w:p w14:paraId="5E7D4A3C" w14:textId="77777777" w:rsidR="00410D38" w:rsidRDefault="00000000" w:rsidP="00312B08">
            <w:pPr>
              <w:spacing w:after="40"/>
            </w:pPr>
            <w:r>
              <w:t>۲.۹</w:t>
            </w:r>
          </w:p>
        </w:tc>
        <w:tc>
          <w:tcPr>
            <w:tcW w:w="1870" w:type="dxa"/>
          </w:tcPr>
          <w:p w14:paraId="5E7D4A3D" w14:textId="77777777" w:rsidR="00410D38" w:rsidRDefault="00000000" w:rsidP="00312B08">
            <w:pPr>
              <w:spacing w:after="40"/>
            </w:pPr>
            <w:r>
              <w:t>۰.۱۴</w:t>
            </w:r>
          </w:p>
        </w:tc>
        <w:tc>
          <w:tcPr>
            <w:tcW w:w="1870" w:type="dxa"/>
          </w:tcPr>
          <w:p w14:paraId="5E7D4A3E" w14:textId="77777777" w:rsidR="00410D38" w:rsidRDefault="00000000" w:rsidP="00312B08">
            <w:pPr>
              <w:spacing w:after="40"/>
            </w:pPr>
            <w:r>
              <w:t>۴.۸٪</w:t>
            </w:r>
          </w:p>
        </w:tc>
      </w:tr>
      <w:tr w:rsidR="00410D38" w14:paraId="5E7D4A45" w14:textId="77777777">
        <w:tc>
          <w:tcPr>
            <w:tcW w:w="1870" w:type="dxa"/>
          </w:tcPr>
          <w:p w14:paraId="5E7D4A40" w14:textId="77777777" w:rsidR="00410D38" w:rsidRDefault="00000000" w:rsidP="00312B08">
            <w:pPr>
              <w:spacing w:after="40"/>
            </w:pPr>
            <w:r>
              <w:t>یزد</w:t>
            </w:r>
          </w:p>
        </w:tc>
        <w:tc>
          <w:tcPr>
            <w:tcW w:w="1870" w:type="dxa"/>
          </w:tcPr>
          <w:p w14:paraId="5E7D4A41" w14:textId="77777777" w:rsidR="00410D38" w:rsidRDefault="00000000" w:rsidP="00312B08">
            <w:pPr>
              <w:spacing w:after="40"/>
            </w:pPr>
            <w:r>
              <w:t>۱.۹</w:t>
            </w:r>
          </w:p>
        </w:tc>
        <w:tc>
          <w:tcPr>
            <w:tcW w:w="1870" w:type="dxa"/>
          </w:tcPr>
          <w:p w14:paraId="5E7D4A42" w14:textId="77777777" w:rsidR="00410D38" w:rsidRDefault="00000000" w:rsidP="00312B08">
            <w:pPr>
              <w:spacing w:after="40"/>
            </w:pPr>
            <w:r>
              <w:t>۳.۷</w:t>
            </w:r>
          </w:p>
        </w:tc>
        <w:tc>
          <w:tcPr>
            <w:tcW w:w="1870" w:type="dxa"/>
          </w:tcPr>
          <w:p w14:paraId="5E7D4A43" w14:textId="77777777" w:rsidR="00410D38" w:rsidRDefault="00000000" w:rsidP="00312B08">
            <w:pPr>
              <w:spacing w:after="40"/>
            </w:pPr>
            <w:r>
              <w:t>۰.۲۳</w:t>
            </w:r>
          </w:p>
        </w:tc>
        <w:tc>
          <w:tcPr>
            <w:tcW w:w="1870" w:type="dxa"/>
          </w:tcPr>
          <w:p w14:paraId="5E7D4A44" w14:textId="77777777" w:rsidR="00410D38" w:rsidRDefault="00000000" w:rsidP="00312B08">
            <w:pPr>
              <w:spacing w:after="40"/>
            </w:pPr>
            <w:r>
              <w:t>۶.۲٪</w:t>
            </w:r>
          </w:p>
        </w:tc>
      </w:tr>
      <w:tr w:rsidR="00410D38" w14:paraId="5E7D4A4B" w14:textId="77777777">
        <w:tc>
          <w:tcPr>
            <w:tcW w:w="1870" w:type="dxa"/>
          </w:tcPr>
          <w:p w14:paraId="5E7D4A46" w14:textId="77777777" w:rsidR="00410D38" w:rsidRDefault="00000000" w:rsidP="00312B08">
            <w:pPr>
              <w:spacing w:after="40"/>
            </w:pPr>
            <w:r>
              <w:t>لرستان</w:t>
            </w:r>
          </w:p>
        </w:tc>
        <w:tc>
          <w:tcPr>
            <w:tcW w:w="1870" w:type="dxa"/>
          </w:tcPr>
          <w:p w14:paraId="5E7D4A47" w14:textId="77777777" w:rsidR="00410D38" w:rsidRDefault="00000000" w:rsidP="00312B08">
            <w:pPr>
              <w:spacing w:after="40"/>
            </w:pPr>
            <w:r>
              <w:t>۱.۹</w:t>
            </w:r>
          </w:p>
        </w:tc>
        <w:tc>
          <w:tcPr>
            <w:tcW w:w="1870" w:type="dxa"/>
          </w:tcPr>
          <w:p w14:paraId="5E7D4A48" w14:textId="77777777" w:rsidR="00410D38" w:rsidRDefault="00000000" w:rsidP="00312B08">
            <w:pPr>
              <w:spacing w:after="40"/>
            </w:pPr>
            <w:r>
              <w:t>۳.۶</w:t>
            </w:r>
          </w:p>
        </w:tc>
        <w:tc>
          <w:tcPr>
            <w:tcW w:w="1870" w:type="dxa"/>
          </w:tcPr>
          <w:p w14:paraId="5E7D4A49" w14:textId="77777777" w:rsidR="00410D38" w:rsidRDefault="00000000" w:rsidP="00312B08">
            <w:pPr>
              <w:spacing w:after="40"/>
            </w:pPr>
            <w:r>
              <w:t>۰.۱۳</w:t>
            </w:r>
          </w:p>
        </w:tc>
        <w:tc>
          <w:tcPr>
            <w:tcW w:w="1870" w:type="dxa"/>
          </w:tcPr>
          <w:p w14:paraId="5E7D4A4A" w14:textId="77777777" w:rsidR="00410D38" w:rsidRDefault="00000000" w:rsidP="00312B08">
            <w:pPr>
              <w:spacing w:after="40"/>
            </w:pPr>
            <w:r>
              <w:t>۳.۷٪</w:t>
            </w:r>
          </w:p>
        </w:tc>
      </w:tr>
      <w:tr w:rsidR="00410D38" w14:paraId="5E7D4A51" w14:textId="77777777">
        <w:tc>
          <w:tcPr>
            <w:tcW w:w="1870" w:type="dxa"/>
          </w:tcPr>
          <w:p w14:paraId="5E7D4A4C" w14:textId="77777777" w:rsidR="00410D38" w:rsidRDefault="00000000" w:rsidP="00312B08">
            <w:pPr>
              <w:spacing w:after="40"/>
            </w:pPr>
            <w:r>
              <w:t>اردبیل</w:t>
            </w:r>
          </w:p>
        </w:tc>
        <w:tc>
          <w:tcPr>
            <w:tcW w:w="1870" w:type="dxa"/>
          </w:tcPr>
          <w:p w14:paraId="5E7D4A4D" w14:textId="77777777" w:rsidR="00410D38" w:rsidRDefault="00000000" w:rsidP="00312B08">
            <w:pPr>
              <w:spacing w:after="40"/>
            </w:pPr>
            <w:r>
              <w:t>۱.۶</w:t>
            </w:r>
          </w:p>
        </w:tc>
        <w:tc>
          <w:tcPr>
            <w:tcW w:w="1870" w:type="dxa"/>
          </w:tcPr>
          <w:p w14:paraId="5E7D4A4E" w14:textId="77777777" w:rsidR="00410D38" w:rsidRDefault="00000000" w:rsidP="00312B08">
            <w:pPr>
              <w:spacing w:after="40"/>
            </w:pPr>
            <w:r>
              <w:t>۲.۵</w:t>
            </w:r>
          </w:p>
        </w:tc>
        <w:tc>
          <w:tcPr>
            <w:tcW w:w="1870" w:type="dxa"/>
          </w:tcPr>
          <w:p w14:paraId="5E7D4A4F" w14:textId="77777777" w:rsidR="00410D38" w:rsidRDefault="00000000" w:rsidP="00312B08">
            <w:pPr>
              <w:spacing w:after="40"/>
            </w:pPr>
            <w:r>
              <w:t>۰.۰۷</w:t>
            </w:r>
          </w:p>
        </w:tc>
        <w:tc>
          <w:tcPr>
            <w:tcW w:w="1870" w:type="dxa"/>
          </w:tcPr>
          <w:p w14:paraId="5E7D4A50" w14:textId="77777777" w:rsidR="00410D38" w:rsidRDefault="00000000" w:rsidP="00312B08">
            <w:pPr>
              <w:spacing w:after="40"/>
            </w:pPr>
            <w:r>
              <w:t>۲.۹٪</w:t>
            </w:r>
          </w:p>
        </w:tc>
      </w:tr>
      <w:tr w:rsidR="00410D38" w14:paraId="5E7D4A57" w14:textId="77777777">
        <w:tc>
          <w:tcPr>
            <w:tcW w:w="1870" w:type="dxa"/>
          </w:tcPr>
          <w:p w14:paraId="5E7D4A52" w14:textId="77777777" w:rsidR="00410D38" w:rsidRDefault="00000000" w:rsidP="00312B08">
            <w:pPr>
              <w:spacing w:after="40"/>
            </w:pPr>
            <w:r>
              <w:t>زنجان</w:t>
            </w:r>
          </w:p>
        </w:tc>
        <w:tc>
          <w:tcPr>
            <w:tcW w:w="1870" w:type="dxa"/>
          </w:tcPr>
          <w:p w14:paraId="5E7D4A53" w14:textId="77777777" w:rsidR="00410D38" w:rsidRDefault="00000000" w:rsidP="00312B08">
            <w:pPr>
              <w:spacing w:after="40"/>
            </w:pPr>
            <w:r>
              <w:t>۱.۶</w:t>
            </w:r>
          </w:p>
        </w:tc>
        <w:tc>
          <w:tcPr>
            <w:tcW w:w="1870" w:type="dxa"/>
          </w:tcPr>
          <w:p w14:paraId="5E7D4A54" w14:textId="77777777" w:rsidR="00410D38" w:rsidRDefault="00000000" w:rsidP="00312B08">
            <w:pPr>
              <w:spacing w:after="40"/>
            </w:pPr>
            <w:r>
              <w:t>۲.۳</w:t>
            </w:r>
          </w:p>
        </w:tc>
        <w:tc>
          <w:tcPr>
            <w:tcW w:w="1870" w:type="dxa"/>
          </w:tcPr>
          <w:p w14:paraId="5E7D4A55" w14:textId="77777777" w:rsidR="00410D38" w:rsidRDefault="00000000" w:rsidP="00312B08">
            <w:pPr>
              <w:spacing w:after="40"/>
            </w:pPr>
            <w:r>
              <w:t>۰.۰۷</w:t>
            </w:r>
          </w:p>
        </w:tc>
        <w:tc>
          <w:tcPr>
            <w:tcW w:w="1870" w:type="dxa"/>
          </w:tcPr>
          <w:p w14:paraId="5E7D4A56" w14:textId="77777777" w:rsidR="00410D38" w:rsidRDefault="00000000" w:rsidP="00312B08">
            <w:pPr>
              <w:spacing w:after="40"/>
            </w:pPr>
            <w:r>
              <w:t>۳.۲٪</w:t>
            </w:r>
          </w:p>
        </w:tc>
      </w:tr>
      <w:tr w:rsidR="00410D38" w14:paraId="5E7D4A5D" w14:textId="77777777">
        <w:tc>
          <w:tcPr>
            <w:tcW w:w="1870" w:type="dxa"/>
          </w:tcPr>
          <w:p w14:paraId="5E7D4A58" w14:textId="77777777" w:rsidR="00410D38" w:rsidRDefault="00000000" w:rsidP="00312B08">
            <w:pPr>
              <w:spacing w:after="40"/>
            </w:pPr>
            <w:r>
              <w:t>خراسان شمالی</w:t>
            </w:r>
          </w:p>
        </w:tc>
        <w:tc>
          <w:tcPr>
            <w:tcW w:w="1870" w:type="dxa"/>
          </w:tcPr>
          <w:p w14:paraId="5E7D4A59" w14:textId="77777777" w:rsidR="00410D38" w:rsidRDefault="00000000" w:rsidP="00312B08">
            <w:pPr>
              <w:spacing w:after="40"/>
            </w:pPr>
            <w:r>
              <w:t>۱.۳</w:t>
            </w:r>
          </w:p>
        </w:tc>
        <w:tc>
          <w:tcPr>
            <w:tcW w:w="1870" w:type="dxa"/>
          </w:tcPr>
          <w:p w14:paraId="5E7D4A5A" w14:textId="77777777" w:rsidR="00410D38" w:rsidRDefault="00000000" w:rsidP="00312B08">
            <w:pPr>
              <w:spacing w:after="40"/>
            </w:pPr>
            <w:r>
              <w:t>۲.۳</w:t>
            </w:r>
          </w:p>
        </w:tc>
        <w:tc>
          <w:tcPr>
            <w:tcW w:w="1870" w:type="dxa"/>
          </w:tcPr>
          <w:p w14:paraId="5E7D4A5B" w14:textId="77777777" w:rsidR="00410D38" w:rsidRDefault="00000000" w:rsidP="00312B08">
            <w:pPr>
              <w:spacing w:after="40"/>
            </w:pPr>
            <w:r>
              <w:t>۰.۰۶</w:t>
            </w:r>
          </w:p>
        </w:tc>
        <w:tc>
          <w:tcPr>
            <w:tcW w:w="1870" w:type="dxa"/>
          </w:tcPr>
          <w:p w14:paraId="5E7D4A5C" w14:textId="77777777" w:rsidR="00410D38" w:rsidRDefault="00000000" w:rsidP="00312B08">
            <w:pPr>
              <w:spacing w:after="40"/>
            </w:pPr>
            <w:r>
              <w:t>۲.۷٪</w:t>
            </w:r>
          </w:p>
        </w:tc>
      </w:tr>
      <w:tr w:rsidR="00410D38" w14:paraId="5E7D4A63" w14:textId="77777777">
        <w:tc>
          <w:tcPr>
            <w:tcW w:w="1870" w:type="dxa"/>
          </w:tcPr>
          <w:p w14:paraId="5E7D4A5E" w14:textId="77777777" w:rsidR="00410D38" w:rsidRDefault="00000000" w:rsidP="00312B08">
            <w:pPr>
              <w:spacing w:after="40"/>
            </w:pPr>
            <w:r>
              <w:t>کردستان</w:t>
            </w:r>
          </w:p>
        </w:tc>
        <w:tc>
          <w:tcPr>
            <w:tcW w:w="1870" w:type="dxa"/>
          </w:tcPr>
          <w:p w14:paraId="5E7D4A5F" w14:textId="77777777" w:rsidR="00410D38" w:rsidRDefault="00000000" w:rsidP="00312B08">
            <w:pPr>
              <w:spacing w:after="40"/>
            </w:pPr>
            <w:r>
              <w:t>۱.۲</w:t>
            </w:r>
          </w:p>
        </w:tc>
        <w:tc>
          <w:tcPr>
            <w:tcW w:w="1870" w:type="dxa"/>
          </w:tcPr>
          <w:p w14:paraId="5E7D4A60" w14:textId="77777777" w:rsidR="00410D38" w:rsidRDefault="00000000" w:rsidP="00312B08">
            <w:pPr>
              <w:spacing w:after="40"/>
            </w:pPr>
            <w:r>
              <w:t>۲.۰</w:t>
            </w:r>
          </w:p>
        </w:tc>
        <w:tc>
          <w:tcPr>
            <w:tcW w:w="1870" w:type="dxa"/>
          </w:tcPr>
          <w:p w14:paraId="5E7D4A61" w14:textId="77777777" w:rsidR="00410D38" w:rsidRDefault="00000000" w:rsidP="00312B08">
            <w:pPr>
              <w:spacing w:after="40"/>
            </w:pPr>
            <w:r>
              <w:t>۰.۱۰</w:t>
            </w:r>
          </w:p>
        </w:tc>
        <w:tc>
          <w:tcPr>
            <w:tcW w:w="1870" w:type="dxa"/>
          </w:tcPr>
          <w:p w14:paraId="5E7D4A62" w14:textId="77777777" w:rsidR="00410D38" w:rsidRDefault="00000000" w:rsidP="00312B08">
            <w:pPr>
              <w:spacing w:after="40"/>
            </w:pPr>
            <w:r>
              <w:t>۵.۱٪</w:t>
            </w:r>
          </w:p>
        </w:tc>
      </w:tr>
      <w:tr w:rsidR="00410D38" w14:paraId="5E7D4A69" w14:textId="77777777">
        <w:tc>
          <w:tcPr>
            <w:tcW w:w="1870" w:type="dxa"/>
          </w:tcPr>
          <w:p w14:paraId="5E7D4A64" w14:textId="77777777" w:rsidR="00410D38" w:rsidRDefault="00000000" w:rsidP="00312B08">
            <w:pPr>
              <w:spacing w:after="40"/>
            </w:pPr>
            <w:r>
              <w:t>چهارمحال وبختیاری</w:t>
            </w:r>
          </w:p>
        </w:tc>
        <w:tc>
          <w:tcPr>
            <w:tcW w:w="1870" w:type="dxa"/>
          </w:tcPr>
          <w:p w14:paraId="5E7D4A65" w14:textId="77777777" w:rsidR="00410D38" w:rsidRDefault="00000000" w:rsidP="00312B08">
            <w:pPr>
              <w:spacing w:after="40"/>
            </w:pPr>
            <w:r>
              <w:t>۱.۰</w:t>
            </w:r>
          </w:p>
        </w:tc>
        <w:tc>
          <w:tcPr>
            <w:tcW w:w="1870" w:type="dxa"/>
          </w:tcPr>
          <w:p w14:paraId="5E7D4A66" w14:textId="77777777" w:rsidR="00410D38" w:rsidRDefault="00000000" w:rsidP="00312B08">
            <w:pPr>
              <w:spacing w:after="40"/>
            </w:pPr>
            <w:r>
              <w:t>۱.۷</w:t>
            </w:r>
          </w:p>
        </w:tc>
        <w:tc>
          <w:tcPr>
            <w:tcW w:w="1870" w:type="dxa"/>
          </w:tcPr>
          <w:p w14:paraId="5E7D4A67" w14:textId="77777777" w:rsidR="00410D38" w:rsidRDefault="00000000" w:rsidP="00312B08">
            <w:pPr>
              <w:spacing w:after="40"/>
            </w:pPr>
            <w:r>
              <w:t>۰.۱۱</w:t>
            </w:r>
          </w:p>
        </w:tc>
        <w:tc>
          <w:tcPr>
            <w:tcW w:w="1870" w:type="dxa"/>
          </w:tcPr>
          <w:p w14:paraId="5E7D4A68" w14:textId="77777777" w:rsidR="00410D38" w:rsidRDefault="00000000" w:rsidP="00312B08">
            <w:pPr>
              <w:spacing w:after="40"/>
            </w:pPr>
            <w:r>
              <w:t>۶.۳٪</w:t>
            </w:r>
          </w:p>
        </w:tc>
      </w:tr>
      <w:tr w:rsidR="00410D38" w14:paraId="5E7D4A6F" w14:textId="77777777">
        <w:tc>
          <w:tcPr>
            <w:tcW w:w="1870" w:type="dxa"/>
          </w:tcPr>
          <w:p w14:paraId="5E7D4A6A" w14:textId="77777777" w:rsidR="00410D38" w:rsidRDefault="00000000" w:rsidP="00312B08">
            <w:pPr>
              <w:spacing w:after="40"/>
            </w:pPr>
            <w:r>
              <w:t>ایلام</w:t>
            </w:r>
          </w:p>
        </w:tc>
        <w:tc>
          <w:tcPr>
            <w:tcW w:w="1870" w:type="dxa"/>
          </w:tcPr>
          <w:p w14:paraId="5E7D4A6B" w14:textId="77777777" w:rsidR="00410D38" w:rsidRDefault="00000000" w:rsidP="00312B08">
            <w:pPr>
              <w:spacing w:after="40"/>
            </w:pPr>
            <w:r>
              <w:t>۱.۰</w:t>
            </w:r>
          </w:p>
        </w:tc>
        <w:tc>
          <w:tcPr>
            <w:tcW w:w="1870" w:type="dxa"/>
          </w:tcPr>
          <w:p w14:paraId="5E7D4A6C" w14:textId="77777777" w:rsidR="00410D38" w:rsidRDefault="00000000" w:rsidP="00312B08">
            <w:pPr>
              <w:spacing w:after="40"/>
            </w:pPr>
            <w:r>
              <w:t>۱.۹</w:t>
            </w:r>
          </w:p>
        </w:tc>
        <w:tc>
          <w:tcPr>
            <w:tcW w:w="1870" w:type="dxa"/>
          </w:tcPr>
          <w:p w14:paraId="5E7D4A6D" w14:textId="77777777" w:rsidR="00410D38" w:rsidRDefault="00000000" w:rsidP="00312B08">
            <w:pPr>
              <w:spacing w:after="40"/>
            </w:pPr>
            <w:r>
              <w:t>۰.۰۹</w:t>
            </w:r>
          </w:p>
        </w:tc>
        <w:tc>
          <w:tcPr>
            <w:tcW w:w="1870" w:type="dxa"/>
          </w:tcPr>
          <w:p w14:paraId="5E7D4A6E" w14:textId="77777777" w:rsidR="00410D38" w:rsidRDefault="00000000" w:rsidP="00312B08">
            <w:pPr>
              <w:spacing w:after="40"/>
            </w:pPr>
            <w:r>
              <w:t>۴.۷٪</w:t>
            </w:r>
          </w:p>
        </w:tc>
      </w:tr>
      <w:tr w:rsidR="00410D38" w14:paraId="5E7D4A75" w14:textId="77777777">
        <w:tc>
          <w:tcPr>
            <w:tcW w:w="1870" w:type="dxa"/>
          </w:tcPr>
          <w:p w14:paraId="5E7D4A70" w14:textId="77777777" w:rsidR="00410D38" w:rsidRDefault="00000000" w:rsidP="00312B08">
            <w:pPr>
              <w:spacing w:after="40"/>
            </w:pPr>
            <w:r>
              <w:t>قم</w:t>
            </w:r>
          </w:p>
        </w:tc>
        <w:tc>
          <w:tcPr>
            <w:tcW w:w="1870" w:type="dxa"/>
          </w:tcPr>
          <w:p w14:paraId="5E7D4A71" w14:textId="77777777" w:rsidR="00410D38" w:rsidRDefault="00000000" w:rsidP="00312B08">
            <w:pPr>
              <w:spacing w:after="40"/>
            </w:pPr>
            <w:r>
              <w:t>۱.۰</w:t>
            </w:r>
          </w:p>
        </w:tc>
        <w:tc>
          <w:tcPr>
            <w:tcW w:w="1870" w:type="dxa"/>
          </w:tcPr>
          <w:p w14:paraId="5E7D4A72" w14:textId="77777777" w:rsidR="00410D38" w:rsidRDefault="00000000" w:rsidP="00312B08">
            <w:pPr>
              <w:spacing w:after="40"/>
            </w:pPr>
            <w:r>
              <w:t>۱.۵</w:t>
            </w:r>
          </w:p>
        </w:tc>
        <w:tc>
          <w:tcPr>
            <w:tcW w:w="1870" w:type="dxa"/>
          </w:tcPr>
          <w:p w14:paraId="5E7D4A73" w14:textId="77777777" w:rsidR="00410D38" w:rsidRDefault="00000000" w:rsidP="00312B08">
            <w:pPr>
              <w:spacing w:after="40"/>
            </w:pPr>
            <w:r>
              <w:t>۰.۰۵</w:t>
            </w:r>
          </w:p>
        </w:tc>
        <w:tc>
          <w:tcPr>
            <w:tcW w:w="1870" w:type="dxa"/>
          </w:tcPr>
          <w:p w14:paraId="5E7D4A74" w14:textId="77777777" w:rsidR="00410D38" w:rsidRDefault="00000000" w:rsidP="00312B08">
            <w:pPr>
              <w:spacing w:after="40"/>
            </w:pPr>
            <w:r>
              <w:t>۳.۶٪</w:t>
            </w:r>
          </w:p>
        </w:tc>
      </w:tr>
      <w:tr w:rsidR="00410D38" w14:paraId="5E7D4A7B" w14:textId="77777777">
        <w:tc>
          <w:tcPr>
            <w:tcW w:w="1870" w:type="dxa"/>
          </w:tcPr>
          <w:p w14:paraId="5E7D4A76" w14:textId="77777777" w:rsidR="00410D38" w:rsidRDefault="00000000" w:rsidP="00312B08">
            <w:pPr>
              <w:spacing w:after="40"/>
            </w:pPr>
            <w:r>
              <w:t>کهگیلویه وبویراحمد</w:t>
            </w:r>
          </w:p>
        </w:tc>
        <w:tc>
          <w:tcPr>
            <w:tcW w:w="1870" w:type="dxa"/>
          </w:tcPr>
          <w:p w14:paraId="5E7D4A77" w14:textId="77777777" w:rsidR="00410D38" w:rsidRDefault="00000000" w:rsidP="00312B08">
            <w:pPr>
              <w:spacing w:after="40"/>
            </w:pPr>
            <w:r>
              <w:t>۱.۰</w:t>
            </w:r>
          </w:p>
        </w:tc>
        <w:tc>
          <w:tcPr>
            <w:tcW w:w="1870" w:type="dxa"/>
          </w:tcPr>
          <w:p w14:paraId="5E7D4A78" w14:textId="77777777" w:rsidR="00410D38" w:rsidRDefault="00000000" w:rsidP="00312B08">
            <w:pPr>
              <w:spacing w:after="40"/>
            </w:pPr>
            <w:r>
              <w:t>۱.۸</w:t>
            </w:r>
          </w:p>
        </w:tc>
        <w:tc>
          <w:tcPr>
            <w:tcW w:w="1870" w:type="dxa"/>
          </w:tcPr>
          <w:p w14:paraId="5E7D4A79" w14:textId="77777777" w:rsidR="00410D38" w:rsidRDefault="00000000" w:rsidP="00312B08">
            <w:pPr>
              <w:spacing w:after="40"/>
            </w:pPr>
            <w:r>
              <w:t>۰.۱۱</w:t>
            </w:r>
          </w:p>
        </w:tc>
        <w:tc>
          <w:tcPr>
            <w:tcW w:w="1870" w:type="dxa"/>
          </w:tcPr>
          <w:p w14:paraId="5E7D4A7A" w14:textId="77777777" w:rsidR="00410D38" w:rsidRDefault="00000000" w:rsidP="00312B08">
            <w:pPr>
              <w:spacing w:after="40"/>
            </w:pPr>
            <w:r>
              <w:t>۶.۱٪</w:t>
            </w:r>
          </w:p>
        </w:tc>
      </w:tr>
    </w:tbl>
    <w:p w14:paraId="5E7D4A7C" w14:textId="77777777" w:rsidR="00410D38" w:rsidRDefault="00410D38" w:rsidP="00312B08">
      <w:pPr>
        <w:spacing w:after="160"/>
      </w:pPr>
    </w:p>
    <w:p w14:paraId="5E7D4A7D" w14:textId="77777777" w:rsidR="00410D38" w:rsidRDefault="00000000" w:rsidP="00312B08">
      <w:pPr>
        <w:spacing w:after="160" w:line="300" w:lineRule="auto"/>
      </w:pPr>
      <w:r>
        <w:t>*نکته: ردیف «واحدهای غیرجغرافیایی» شامل ستاد، شعب مستقل و واحدهای تخصصی امور مالی است. انتساب این مقادیر به توزیع استانی می‌تواند تحلیل‌های شبکه‌ای را مخدوش کند.*</w:t>
      </w:r>
    </w:p>
    <w:p w14:paraId="5E7D4A7E" w14:textId="77777777" w:rsidR="00410D38" w:rsidRDefault="00000000" w:rsidP="00312B08">
      <w:pPr>
        <w:pStyle w:val="Heading2"/>
        <w:spacing w:before="280" w:after="160"/>
      </w:pPr>
      <w:bookmarkStart w:id="263" w:name="_Toc241516133"/>
      <w:r>
        <w:rPr>
          <w:b/>
          <w:bCs/>
          <w:sz w:val="28"/>
          <w:szCs w:val="28"/>
        </w:rPr>
        <w:t>۶.۲ نقشه‌ی جغرافیایی توزیع منابع و کیفیت دارایی‌ها</w:t>
      </w:r>
      <w:bookmarkEnd w:id="263"/>
    </w:p>
    <w:p w14:paraId="5E7D4A7F" w14:textId="77777777" w:rsidR="00410D38" w:rsidRDefault="00000000" w:rsidP="00312B08">
      <w:pPr>
        <w:spacing w:after="160" w:line="300" w:lineRule="auto"/>
      </w:pPr>
      <w:r>
        <w:t>نقشه‌ی زیر بازتولید توزیع جغرافیایی در سطح استان با استفاده از آمار رسمی کل بانک است. این تصویر بدون تأثیرپذیری از نویزهای نگاشت در سطح خرد یا تورم ناشی از شعب غیرمشتری‌محور ایجاد شده است.</w:t>
      </w:r>
    </w:p>
    <w:p w14:paraId="5E7D4A80" w14:textId="77777777" w:rsidR="00410D38" w:rsidRDefault="00000000" w:rsidP="00312B08">
      <w:pPr>
        <w:spacing w:before="120" w:after="80"/>
      </w:pPr>
      <w:r>
        <w:rPr>
          <w:noProof/>
        </w:rPr>
        <w:drawing>
          <wp:inline distT="0" distB="0" distL="0" distR="0" wp14:anchorId="5E7D4AF5" wp14:editId="5E7D4AF6">
            <wp:extent cx="5334000" cy="2447925"/>
            <wp:effectExtent l="0" t="0" r="0" b="0"/>
            <wp:docPr id="1680059027" name="Picture 168005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447925"/>
                    </a:xfrm>
                    <a:prstGeom prst="rect">
                      <a:avLst/>
                    </a:prstGeom>
                  </pic:spPr>
                </pic:pic>
              </a:graphicData>
            </a:graphic>
          </wp:inline>
        </w:drawing>
      </w:r>
    </w:p>
    <w:p w14:paraId="5E7D4A81" w14:textId="77777777" w:rsidR="00410D38" w:rsidRDefault="00000000" w:rsidP="00312B08">
      <w:pPr>
        <w:spacing w:after="220"/>
      </w:pPr>
      <w:r>
        <w:rPr>
          <w:i/>
          <w:iCs/>
          <w:sz w:val="18"/>
          <w:szCs w:val="18"/>
        </w:rPr>
        <w:t>نقشه‌ی استانی</w:t>
      </w:r>
    </w:p>
    <w:p w14:paraId="5E7D4A82" w14:textId="77777777" w:rsidR="00410D38" w:rsidRDefault="00000000" w:rsidP="00312B08">
      <w:pPr>
        <w:pBdr>
          <w:right w:val="single" w:sz="18" w:space="0" w:color="808080"/>
        </w:pBdr>
        <w:shd w:val="clear" w:color="auto" w:fill="F2F2F2"/>
        <w:spacing w:before="100" w:after="160"/>
        <w:ind w:left="400"/>
      </w:pPr>
      <w:r>
        <w:rPr>
          <w:i/>
          <w:iCs/>
          <w:sz w:val="20"/>
          <w:szCs w:val="20"/>
        </w:rPr>
        <w:t xml:space="preserve">فایل: </w:t>
      </w:r>
      <w:r>
        <w:rPr>
          <w:rFonts w:ascii="Consolas" w:eastAsia="Consolas" w:hAnsi="Consolas" w:cs="Consolas"/>
          <w:i/>
          <w:iCs/>
          <w:sz w:val="20"/>
          <w:szCs w:val="20"/>
          <w:rtl w:val="0"/>
        </w:rPr>
        <w:t>official_province_map.png</w:t>
      </w:r>
    </w:p>
    <w:p w14:paraId="5E7D4A83" w14:textId="77777777" w:rsidR="00410D38" w:rsidRDefault="00000000" w:rsidP="00312B08">
      <w:pPr>
        <w:spacing w:after="160" w:line="300" w:lineRule="auto"/>
      </w:pPr>
      <w:r>
        <w:lastRenderedPageBreak/>
        <w:t>*پانویس نقشه: سهم «واحدهای غیرجغرافیایی» از کل منابع بانک حدود ۸.۷ درصد است که از مقادیر این نقشه‌ها خارج شده و به هیچ استانی (از جمله تهران) منتسب نشده است. این اقدام، دقت توزیع فضایی را به حداکثر رسانده است.*</w:t>
      </w:r>
    </w:p>
    <w:p w14:paraId="5E7D4A84" w14:textId="77777777" w:rsidR="00410D38" w:rsidRDefault="00000000" w:rsidP="00312B08">
      <w:pPr>
        <w:pStyle w:val="Heading2"/>
        <w:spacing w:before="280" w:after="160"/>
      </w:pPr>
      <w:bookmarkStart w:id="264" w:name="_Toc241516134"/>
      <w:r>
        <w:rPr>
          <w:b/>
          <w:bCs/>
          <w:sz w:val="28"/>
          <w:szCs w:val="28"/>
        </w:rPr>
        <w:t>۶.۳ مقایسه‌ی الگوی نمونه با آمار رسمی در سطح استان</w:t>
      </w:r>
      <w:bookmarkEnd w:id="264"/>
    </w:p>
    <w:p w14:paraId="5E7D4A85" w14:textId="77777777" w:rsidR="00410D38" w:rsidRDefault="00000000" w:rsidP="00312B08">
      <w:pPr>
        <w:spacing w:after="160" w:line="300" w:lineRule="auto"/>
      </w:pPr>
      <w:r>
        <w:t xml:space="preserve">به‌منظور اطمینان از امکان تعمیم تحلیل‌های مشتری‌محور (فصول ۱ تا ۵) به کل بانک، توزیع استانی در نمونه‌ی </w:t>
      </w:r>
      <w:r>
        <w:rPr>
          <w:rFonts w:ascii="Consolas" w:eastAsia="Consolas" w:hAnsi="Consolas" w:cs="Consolas"/>
          <w:sz w:val="18"/>
          <w:szCs w:val="18"/>
          <w:rtl w:val="0"/>
        </w:rPr>
        <w:t>Alzahra_Final_DB</w:t>
      </w:r>
      <w:r>
        <w:t xml:space="preserve"> با ارقام رسمی جدول ۶-۱ مقایسه شد. نتایج محاسبات (مندرج در فایل </w:t>
      </w:r>
      <w:r>
        <w:rPr>
          <w:rFonts w:ascii="Consolas" w:eastAsia="Consolas" w:hAnsi="Consolas" w:cs="Consolas"/>
          <w:sz w:val="18"/>
          <w:szCs w:val="18"/>
          <w:rtl w:val="0"/>
        </w:rPr>
        <w:t>home_branch_validation_monthly.csv</w:t>
      </w:r>
      <w:r>
        <w:t xml:space="preserve">) نشان می‌دهد که </w:t>
      </w:r>
      <w:r>
        <w:rPr>
          <w:b/>
          <w:bCs/>
        </w:rPr>
        <w:t>همبستگی استانی توزیع مانده‌ی تسهیلات در نمونه با آمار رسمی بسیار بالاست (همبستگی پیرسون ۰.۹۹ و اسپیرمن ۰.۹۹).</w:t>
      </w:r>
    </w:p>
    <w:p w14:paraId="5E7D4A86" w14:textId="77777777" w:rsidR="00410D38" w:rsidRDefault="00000000" w:rsidP="00312B08">
      <w:pPr>
        <w:spacing w:after="160" w:line="300" w:lineRule="auto"/>
      </w:pPr>
      <w:r>
        <w:t>این همبستگی ۹۹ درصدی تأیید می‌کند که با وجود محدودیت‌ها و حذفیات در فرآیند استخراج بک‌آپ اولیه (شرح داده شده در بخش ۱.۳)، الگوی استانیِ نمونه کاملاً وفادار به واقعیت کل بانک باقی مانده است. البته باید توجه داشت که این تطابق بالا در سطح کلانِ استان رخ داده است.</w:t>
      </w:r>
    </w:p>
    <w:p w14:paraId="5E7D4A87" w14:textId="77777777" w:rsidR="00410D38" w:rsidRDefault="00000000" w:rsidP="00312B08">
      <w:pPr>
        <w:pStyle w:val="Heading2"/>
        <w:spacing w:before="280" w:after="160"/>
      </w:pPr>
      <w:bookmarkStart w:id="265" w:name="_Toc241516135"/>
      <w:r>
        <w:rPr>
          <w:b/>
          <w:bCs/>
          <w:sz w:val="28"/>
          <w:szCs w:val="28"/>
        </w:rPr>
        <w:t>۶.۴ تحلیل تراکنش و تمرکز بر اساس شعبه‌ی اصلی مشتری</w:t>
      </w:r>
      <w:bookmarkEnd w:id="265"/>
    </w:p>
    <w:p w14:paraId="5E7D4A88" w14:textId="77777777" w:rsidR="00410D38" w:rsidRDefault="00000000" w:rsidP="00312B08">
      <w:pPr>
        <w:spacing w:after="160" w:line="300" w:lineRule="auto"/>
      </w:pPr>
      <w:r>
        <w:t xml:space="preserve">نگاشت دقیق هر مشتری به یک استان برای محاسبه‌ی گردش حساب‌ها یک چالش است؛ چرا که مشتریان ممکن است در شبکه‌ای از استان‌ها تراکنش داشته باشند. با استفاده از جدول </w:t>
      </w:r>
      <w:r>
        <w:rPr>
          <w:rFonts w:ascii="Consolas" w:eastAsia="Consolas" w:hAnsi="Consolas" w:cs="Consolas"/>
          <w:sz w:val="18"/>
          <w:szCs w:val="18"/>
          <w:rtl w:val="0"/>
        </w:rPr>
        <w:t>dbo.Dim_Customer_Home_Branch</w:t>
      </w:r>
      <w:r>
        <w:t xml:space="preserve"> توانستیم شعبه‌ی اصلی (پرتراکنش‌ترین) را برای اغلب مشتریان تعیین کنیم.</w:t>
      </w:r>
    </w:p>
    <w:p w14:paraId="5E7D4A89" w14:textId="77777777" w:rsidR="00410D38" w:rsidRDefault="00000000" w:rsidP="00312B08">
      <w:pPr>
        <w:spacing w:after="160" w:line="300" w:lineRule="auto"/>
      </w:pPr>
      <w:r>
        <w:t xml:space="preserve">این نگاشت، </w:t>
      </w:r>
      <w:r>
        <w:rPr>
          <w:b/>
          <w:bCs/>
        </w:rPr>
        <w:t>۸۴.۴ درصد مشتریان</w:t>
      </w:r>
      <w:r>
        <w:t xml:space="preserve"> را به‌طور قطعی به یک استان متصل می‌کند که این جمعیت به‌تنهایی پوشش‌دهنده‌ی </w:t>
      </w:r>
      <w:r>
        <w:rPr>
          <w:b/>
          <w:bCs/>
        </w:rPr>
        <w:t>۹۰.۵ درصد از کل گردش عملیاتی (Turnover)</w:t>
      </w:r>
      <w:r>
        <w:t xml:space="preserve"> در شبکه‌ی بانک است. حدود ۱۵.۶ درصد مشتریانی که هیچ فعالیت استنتاج‌پذیری در شبکه‌ی شعب نداشته‌اند، غالباً مالکان صرفِ حساب‌های جاری و قرض‌الحسنه‌ی غیرفعال (راکد) هستند. این نتایج نشان می‌دهد تحلیل‌های جغرافیاییِ ارزش‌محور از دقت و پوشش کافی برخوردارند.</w:t>
      </w:r>
    </w:p>
    <w:p w14:paraId="5E7D4A8A" w14:textId="77777777" w:rsidR="00410D38" w:rsidRDefault="00000000" w:rsidP="00312B08">
      <w:pPr>
        <w:pStyle w:val="Heading2"/>
        <w:spacing w:before="280" w:after="160"/>
      </w:pPr>
      <w:bookmarkStart w:id="266" w:name="_Toc241516136"/>
      <w:r>
        <w:rPr>
          <w:b/>
          <w:bCs/>
          <w:sz w:val="28"/>
          <w:szCs w:val="28"/>
        </w:rPr>
        <w:t>۶.۵ جمع‌بندی فصل</w:t>
      </w:r>
      <w:bookmarkEnd w:id="266"/>
    </w:p>
    <w:p w14:paraId="5E7D4A8B" w14:textId="77777777" w:rsidR="00410D38" w:rsidRDefault="00000000" w:rsidP="00312B08">
      <w:pPr>
        <w:spacing w:after="160" w:line="300" w:lineRule="auto"/>
      </w:pPr>
      <w:r>
        <w:t>در این فصل توزیع استانی بانک را با کنار گذاشتن مقادیر نمونه و تکیه بر «آمار رسمی کل بانک» ترسیم کردیم. مهم‌ترین نتایج عبارتند از:</w:t>
      </w:r>
    </w:p>
    <w:p w14:paraId="5E7D4A8C" w14:textId="77777777" w:rsidR="00410D38" w:rsidRDefault="00000000" w:rsidP="00312B08">
      <w:pPr>
        <w:spacing w:after="120" w:line="300" w:lineRule="auto"/>
        <w:ind w:left="300"/>
      </w:pPr>
      <w:r>
        <w:t>۱. مقادیر مطلق توزیع استانی (جدول ۶-۱) و نقشه‌ی جغرافیایی کاملاً مبتنی بر مستندات رسمی بانک هستند و</w:t>
      </w:r>
    </w:p>
    <w:p w14:paraId="5E7D4A8D" w14:textId="77777777" w:rsidR="00410D38" w:rsidRDefault="00000000" w:rsidP="00312B08">
      <w:pPr>
        <w:spacing w:after="160" w:line="300" w:lineRule="auto"/>
      </w:pPr>
      <w:r>
        <w:t>هیچ برآوردی در آن‌ها دخالت ندارد.</w:t>
      </w:r>
    </w:p>
    <w:p w14:paraId="5E7D4A8E" w14:textId="77777777" w:rsidR="00410D38" w:rsidRDefault="00000000" w:rsidP="00312B08">
      <w:pPr>
        <w:spacing w:after="120" w:line="300" w:lineRule="auto"/>
        <w:ind w:left="300"/>
      </w:pPr>
      <w:r>
        <w:t>۲. همبستگی استانی (رقم ۰.۹۹) نشان از اعتبار الگوهای مکانی در پایگاه‌داده‌ی تحلیلی فاز ۱ دارد.</w:t>
      </w:r>
    </w:p>
    <w:p w14:paraId="5E7D4A8F" w14:textId="77777777" w:rsidR="00410D38" w:rsidRDefault="00000000" w:rsidP="00312B08">
      <w:pPr>
        <w:spacing w:after="120" w:line="300" w:lineRule="auto"/>
        <w:ind w:left="300"/>
      </w:pPr>
      <w:r>
        <w:t>۳. در تمام تحلیل‌های سطح استان، «واحدهای غیرجغرافیایی» با دقت استخراج و از نویزدهی در داده‌های استانی بازداشته شدند.</w:t>
      </w:r>
    </w:p>
    <w:p w14:paraId="5E7D4A90" w14:textId="77777777" w:rsidR="00410D38" w:rsidRDefault="00000000" w:rsidP="00312B08">
      <w:pPr>
        <w:pStyle w:val="Heading2"/>
        <w:spacing w:before="280" w:after="160"/>
      </w:pPr>
      <w:bookmarkStart w:id="267" w:name="_Toc241516137"/>
      <w:r>
        <w:rPr>
          <w:b/>
          <w:bCs/>
          <w:sz w:val="28"/>
          <w:szCs w:val="28"/>
        </w:rPr>
        <w:t>۷.۰ هدف، مبنا و محدودیت‌های اساسی</w:t>
      </w:r>
      <w:bookmarkEnd w:id="267"/>
    </w:p>
    <w:p w14:paraId="5E7D4A91" w14:textId="77777777" w:rsidR="00410D38" w:rsidRDefault="00000000" w:rsidP="00312B08">
      <w:pPr>
        <w:spacing w:after="160" w:line="300" w:lineRule="auto"/>
      </w:pPr>
      <w:r>
        <w:t xml:space="preserve">هدف این فصل، ارائه‌ی یک برآورد از حاشیه‌ی سود ناخالص مالی بانک است. باید صراحتاً تأکید شود که ارقام ارائه‌شده در این فصل نشان‌دهنده‌ی </w:t>
      </w:r>
      <w:r>
        <w:rPr>
          <w:b/>
          <w:bCs/>
        </w:rPr>
        <w:t>سود خالص (Net Profit)</w:t>
      </w:r>
      <w:r>
        <w:t xml:space="preserve"> بانک نیستند؛ زیرا اقلام هزینه‌ای کلان نظیر هزینه‌های اداری، پرسنلی، ذخیره‌گیری مطالبات مشکوک‌الوصول و مالیات در آن لحاظ نشده‌اند. تمرکز این بخش تنها بر تقابل درآمدهای مستقیم مالی (سود و کارمزد) در برابر هزینه‌ی مستقیم تأمین منابع (سود پرداختی به سپرده‌ها) است.</w:t>
      </w:r>
    </w:p>
    <w:p w14:paraId="5E7D4A92" w14:textId="77777777" w:rsidR="00410D38" w:rsidRDefault="00000000" w:rsidP="00312B08">
      <w:pPr>
        <w:pStyle w:val="Heading2"/>
        <w:spacing w:before="280" w:after="160"/>
      </w:pPr>
      <w:bookmarkStart w:id="268" w:name="_Toc241516138"/>
      <w:r>
        <w:rPr>
          <w:b/>
          <w:bCs/>
          <w:sz w:val="28"/>
          <w:szCs w:val="28"/>
        </w:rPr>
        <w:t>۷.۱ درآمد سود و جریمه‌ی تسهیلات</w:t>
      </w:r>
      <w:bookmarkEnd w:id="268"/>
    </w:p>
    <w:p w14:paraId="5E7D4A93" w14:textId="77777777" w:rsidR="00410D38" w:rsidRDefault="00000000" w:rsidP="00312B08">
      <w:pPr>
        <w:spacing w:after="160" w:line="300" w:lineRule="auto"/>
      </w:pPr>
      <w:r>
        <w:lastRenderedPageBreak/>
        <w:t xml:space="preserve">سری ماهانه‌ی درآمدهای حاصل از تسهیلات مستقیماً از نمای </w:t>
      </w:r>
      <w:r>
        <w:rPr>
          <w:rFonts w:ascii="Consolas" w:eastAsia="Consolas" w:hAnsi="Consolas" w:cs="Consolas"/>
          <w:sz w:val="18"/>
          <w:szCs w:val="18"/>
          <w:rtl w:val="0"/>
        </w:rPr>
        <w:t>vw_Loan_Interest_Income_Monthly</w:t>
      </w:r>
      <w:r>
        <w:t xml:space="preserve"> استخراج شده است. این درآمد شامل سود نقدی و جرایم دیرکرد است. در مقطع اسفند ۱۴۰۴، مجموع درآمد سود و جریمه‌ی تسهیلات در شبکه‌ی بانک معادل </w:t>
      </w:r>
      <w:r>
        <w:rPr>
          <w:b/>
          <w:bCs/>
        </w:rPr>
        <w:t>۰.۸۰ هزار میلیارد تومان</w:t>
      </w:r>
      <w:r>
        <w:t xml:space="preserve"> بوده است که در طی روند ۶۰ ماهه‌ی گذشته رشد پایداری را تجربه کرده است.</w:t>
      </w:r>
    </w:p>
    <w:p w14:paraId="5E7D4A94" w14:textId="77777777" w:rsidR="00410D38" w:rsidRDefault="00000000" w:rsidP="00312B08">
      <w:pPr>
        <w:pStyle w:val="Heading2"/>
        <w:spacing w:before="280" w:after="160"/>
      </w:pPr>
      <w:bookmarkStart w:id="269" w:name="_Toc241516139"/>
      <w:r>
        <w:rPr>
          <w:b/>
          <w:bCs/>
          <w:sz w:val="28"/>
          <w:szCs w:val="28"/>
        </w:rPr>
        <w:t>۷.۲ درآمد کارمزد (غیرقابل اتکا)</w:t>
      </w:r>
      <w:bookmarkEnd w:id="269"/>
    </w:p>
    <w:p w14:paraId="5E7D4A95" w14:textId="77777777" w:rsidR="00410D38" w:rsidRDefault="00000000" w:rsidP="00312B08">
      <w:pPr>
        <w:spacing w:after="160" w:line="300" w:lineRule="auto"/>
      </w:pPr>
      <w:r>
        <w:t xml:space="preserve">درآمد کارمزد از نمای </w:t>
      </w:r>
      <w:r>
        <w:rPr>
          <w:rFonts w:ascii="Consolas" w:eastAsia="Consolas" w:hAnsi="Consolas" w:cs="Consolas"/>
          <w:sz w:val="18"/>
          <w:szCs w:val="18"/>
          <w:rtl w:val="0"/>
        </w:rPr>
        <w:t>vw_Fee_Income_Monthly</w:t>
      </w:r>
      <w:r>
        <w:t xml:space="preserve"> بازیابی شده است. با این حال، همان‌طور که در بخش ۱.۷.۴ بررسی شد، داده‌های کارمزد در دیتابیس به دلایل ثبت سیستمی </w:t>
      </w:r>
      <w:r>
        <w:rPr>
          <w:b/>
          <w:bCs/>
        </w:rPr>
        <w:t>غیرقابل اتکا</w:t>
      </w:r>
      <w:r>
        <w:t xml:space="preserve"> ارزیابی شده‌اند (به‌دلیل عدم نمایش هیچ‌گونه کاهش در طی ۷۱ ماه و رشد بسیار نامتناسب ۲.۱ برابری در مقابل رشد ۱۹ برابری سود تسهیلات). در مقطع اسفند ۱۴۰۴، رقم اسمی کارمزد ثبت‌شده </w:t>
      </w:r>
      <w:r>
        <w:rPr>
          <w:b/>
          <w:bCs/>
        </w:rPr>
        <w:t>۰.۰۵ هزار میلیارد تومان</w:t>
      </w:r>
      <w:r>
        <w:t xml:space="preserve"> است. به‌منظور پرهیز از خطای تحلیلی، سهم کارمزد در تمامی محاسبات و نمودارها به‌طور جداگانه و با برچسب هشدار نمایش داده می‌شود تا امکان حذف آن توسط خواننده فراهم باشد.</w:t>
      </w:r>
    </w:p>
    <w:p w14:paraId="5E7D4A96" w14:textId="77777777" w:rsidR="00410D38" w:rsidRDefault="00000000" w:rsidP="00312B08">
      <w:pPr>
        <w:pStyle w:val="Heading2"/>
        <w:spacing w:before="280" w:after="160"/>
      </w:pPr>
      <w:bookmarkStart w:id="270" w:name="_Toc241516140"/>
      <w:r>
        <w:rPr>
          <w:b/>
          <w:bCs/>
          <w:sz w:val="28"/>
          <w:szCs w:val="28"/>
        </w:rPr>
        <w:t>۷.۳ هزینه‌ی سود سپرده — سه مبنا</w:t>
      </w:r>
      <w:bookmarkEnd w:id="270"/>
    </w:p>
    <w:p w14:paraId="5E7D4A97" w14:textId="77777777" w:rsidR="00410D38" w:rsidRDefault="00000000" w:rsidP="00312B08">
      <w:pPr>
        <w:spacing w:after="160" w:line="300" w:lineRule="auto"/>
      </w:pPr>
      <w:r>
        <w:t>در سمت هزینه‌ها، هزینه‌ی قطعی سود پرداختی به سپرده‌ها پیش‌تر در جدول ۱-۱۴ از سه منظر «داده‌های خام»، «مرجع بانک» و «پس از حذف تکرار و سرشکن» بررسی شده است. در اینجا بدون تکرار آن محاسبات، مستقیماً از نتایج تثبیت‌شده برای تحلیل حاشیه‌ی سود استفاده می‌شود.</w:t>
      </w:r>
    </w:p>
    <w:p w14:paraId="5E7D4A98" w14:textId="77777777" w:rsidR="00410D38" w:rsidRDefault="00000000" w:rsidP="00312B08">
      <w:pPr>
        <w:pStyle w:val="Heading2"/>
        <w:spacing w:before="280" w:after="160"/>
      </w:pPr>
      <w:bookmarkStart w:id="271" w:name="_Toc241516141"/>
      <w:r>
        <w:rPr>
          <w:b/>
          <w:bCs/>
          <w:sz w:val="28"/>
          <w:szCs w:val="28"/>
        </w:rPr>
        <w:t>۷.۴ حاشیه‌ی سود — برآورد بازه‌ای و برآورد وزنی تازه</w:t>
      </w:r>
      <w:bookmarkEnd w:id="271"/>
    </w:p>
    <w:p w14:paraId="5E7D4A99" w14:textId="77777777" w:rsidR="00410D38" w:rsidRDefault="00000000" w:rsidP="00312B08">
      <w:pPr>
        <w:spacing w:after="160" w:line="300" w:lineRule="auto"/>
      </w:pPr>
      <w:r>
        <w:t>با بهره‌گیری از یافته‌های پیشین، دو رویکرد همگرا برای محاسبه‌ی حاشیه‌ی سود وجود دارد:</w:t>
      </w:r>
    </w:p>
    <w:p w14:paraId="5E7D4A9A" w14:textId="77777777" w:rsidR="00410D38" w:rsidRDefault="00000000" w:rsidP="00312B08">
      <w:pPr>
        <w:spacing w:after="160" w:line="300" w:lineRule="auto"/>
      </w:pPr>
      <w:r>
        <w:rPr>
          <w:b/>
          <w:bCs/>
        </w:rPr>
        <w:t>(الف) برآورد بازه‌ای از تقاطع نرخ‌ها:</w:t>
      </w:r>
      <w:r>
        <w:t xml:space="preserve"> طبق جدول ۱-۱۴، حاشیه‌ی سود بین </w:t>
      </w:r>
      <w:r>
        <w:rPr>
          <w:b/>
          <w:bCs/>
        </w:rPr>
        <w:t>۲.۳+ تا ۱۲.۲+ واحد درصد</w:t>
      </w:r>
      <w:r>
        <w:t xml:space="preserve"> قرار دارد (با برآورد مرکزی </w:t>
      </w:r>
      <w:r>
        <w:rPr>
          <w:b/>
          <w:bCs/>
        </w:rPr>
        <w:t>۷.۲+</w:t>
      </w:r>
      <w:r>
        <w:t xml:space="preserve"> بر مبنای جدول مرجع بانک).</w:t>
      </w:r>
    </w:p>
    <w:p w14:paraId="5E7D4A9B" w14:textId="77777777" w:rsidR="00410D38" w:rsidRDefault="00000000" w:rsidP="00312B08">
      <w:pPr>
        <w:spacing w:after="160" w:line="300" w:lineRule="auto"/>
      </w:pPr>
      <w:r>
        <w:rPr>
          <w:b/>
          <w:bCs/>
        </w:rPr>
        <w:t>(ب) برآورد اصلاح‌شده و دقیق‌تر با وزن‌دهی رسمی:</w:t>
      </w:r>
      <w:r>
        <w:t xml:space="preserve"> ترکیب هزینه‌ای منابع رسمی بانک شامل ۲۲.۷٪ سپرده‌ی رایگان، ۳۶.۲٪ ارزان‌قیمت (کوتاه‌مدت با نرخ مؤثر ~۲٪) و ۴۱.۱٪ گران‌قیمت (بلندمدت با نرخ مؤثر ~۱۴٪) است. با لحاظ کردن نرخ سود مؤثر کل تسهیلات (۱۸.۰۸٪)، نرخ وزنی تأمین مالی و حاشیه‌ی سود به شکل زیر محاسبه می‌گردد:</w:t>
      </w:r>
    </w:p>
    <w:p w14:paraId="5E7D4A9C" w14:textId="77777777" w:rsidR="00410D38" w:rsidRDefault="00000000" w:rsidP="00312B08">
      <w:pPr>
        <w:spacing w:after="120" w:line="300" w:lineRule="auto"/>
        <w:ind w:left="300"/>
      </w:pPr>
      <w:r>
        <w:t xml:space="preserve">• </w:t>
      </w:r>
      <w:r>
        <w:rPr>
          <w:b/>
          <w:bCs/>
        </w:rPr>
        <w:t>نرخ وزنی هزینه تأمین مالی:</w:t>
      </w:r>
      <w:r>
        <w:t xml:space="preserve"> (۰.۲۲۷ × ۰٪) + (۰.۳۶۲ × ۲٪) + (۰.۴۱۱ × ۱۴٪) = </w:t>
      </w:r>
      <w:r>
        <w:rPr>
          <w:b/>
          <w:bCs/>
        </w:rPr>
        <w:t>۶.۴۷۸٪</w:t>
      </w:r>
    </w:p>
    <w:p w14:paraId="5E7D4A9D" w14:textId="77777777" w:rsidR="00410D38" w:rsidRDefault="00000000" w:rsidP="00312B08">
      <w:pPr>
        <w:spacing w:after="120" w:line="300" w:lineRule="auto"/>
        <w:ind w:left="300"/>
      </w:pPr>
      <w:r>
        <w:t xml:space="preserve">• </w:t>
      </w:r>
      <w:r>
        <w:rPr>
          <w:b/>
          <w:bCs/>
        </w:rPr>
        <w:t>حاشیه سود ناخالص:</w:t>
      </w:r>
      <w:r>
        <w:t xml:space="preserve"> ۱۸.۰۸٪ (بازده تسهیلات) - ۶.۴۷۸٪ (نرخ وزنی سپرده) = </w:t>
      </w:r>
      <w:r>
        <w:rPr>
          <w:b/>
          <w:bCs/>
        </w:rPr>
        <w:t>۱۱.۶۰۲٪</w:t>
      </w:r>
    </w:p>
    <w:p w14:paraId="5E7D4A9E" w14:textId="77777777" w:rsidR="00410D38" w:rsidRDefault="00000000" w:rsidP="00312B08">
      <w:pPr>
        <w:spacing w:after="160" w:line="300" w:lineRule="auto"/>
      </w:pPr>
      <w:r>
        <w:t xml:space="preserve">رقم حاشیه‌ی سود </w:t>
      </w:r>
      <w:r>
        <w:rPr>
          <w:b/>
          <w:bCs/>
        </w:rPr>
        <w:t>۱۱.۶+ واحد درصد</w:t>
      </w:r>
      <w:r>
        <w:t xml:space="preserve"> به‌دست‌آمده از ترکیب وزنی، دقیقاً داخل بازه‌ی پیش‌بینی‌شده (۲.۳+ تا ۱۲.۲+) و نزدیک به سقف آن می‌افتد و به‌عنوان یک شاهد همگرا، دقت ارقام استخراج‌شده در فاز ۱ را تأیید می‌کند.</w:t>
      </w:r>
    </w:p>
    <w:p w14:paraId="5E7D4A9F" w14:textId="77777777" w:rsidR="00410D38" w:rsidRDefault="00000000" w:rsidP="00312B08">
      <w:pPr>
        <w:pStyle w:val="Heading2"/>
        <w:spacing w:before="280" w:after="160"/>
      </w:pPr>
      <w:bookmarkStart w:id="272" w:name="_Toc241516142"/>
      <w:r>
        <w:rPr>
          <w:b/>
          <w:bCs/>
          <w:sz w:val="28"/>
          <w:szCs w:val="28"/>
        </w:rPr>
        <w:t>۷.۵ برآورد سود/زیان ماهانه (با/بدون کارمزد)</w:t>
      </w:r>
      <w:bookmarkEnd w:id="272"/>
    </w:p>
    <w:p w14:paraId="5E7D4AA0" w14:textId="77777777" w:rsidR="00410D38" w:rsidRDefault="00000000" w:rsidP="00312B08">
      <w:pPr>
        <w:spacing w:after="160" w:line="300" w:lineRule="auto"/>
      </w:pPr>
      <w:r>
        <w:t>نمودار زیر تقابل درآمدها (تسهیلات) و هزینه‌های قطعی (سود سپرده) را طی ۶۰ ماه اخیر نشان می‌دهد. خط آبی شامل درآمدهای غیرقابل‌اتکای کارمزد است، در حالی که خط سبز تنها بر حاشیه‌ی سود ناشی از عملیات خالص تسهیلات‌دهی (Core Banking) تمرکز دارد.</w:t>
      </w:r>
    </w:p>
    <w:p w14:paraId="5E7D4AA1" w14:textId="77777777" w:rsidR="00410D38" w:rsidRDefault="00000000" w:rsidP="00312B08">
      <w:pPr>
        <w:spacing w:before="120" w:after="80"/>
      </w:pPr>
      <w:r>
        <w:rPr>
          <w:noProof/>
        </w:rPr>
        <w:lastRenderedPageBreak/>
        <w:drawing>
          <wp:inline distT="0" distB="0" distL="0" distR="0" wp14:anchorId="5E7D4AF7" wp14:editId="5E7D4AF8">
            <wp:extent cx="5334000" cy="2667000"/>
            <wp:effectExtent l="0" t="0" r="0" b="0"/>
            <wp:docPr id="1838597488" name="Picture 183859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667000"/>
                    </a:xfrm>
                    <a:prstGeom prst="rect">
                      <a:avLst/>
                    </a:prstGeom>
                  </pic:spPr>
                </pic:pic>
              </a:graphicData>
            </a:graphic>
          </wp:inline>
        </w:drawing>
      </w:r>
    </w:p>
    <w:p w14:paraId="5E7D4AA2" w14:textId="77777777" w:rsidR="00410D38" w:rsidRDefault="00000000" w:rsidP="00312B08">
      <w:pPr>
        <w:spacing w:after="220"/>
      </w:pPr>
      <w:r>
        <w:rPr>
          <w:i/>
          <w:iCs/>
          <w:sz w:val="18"/>
          <w:szCs w:val="18"/>
        </w:rPr>
        <w:t>روند سود و زیان مالی ماهانه</w:t>
      </w:r>
    </w:p>
    <w:p w14:paraId="5E7D4AA3" w14:textId="77777777" w:rsidR="00410D38" w:rsidRDefault="00000000" w:rsidP="00312B08">
      <w:pPr>
        <w:pStyle w:val="Heading2"/>
        <w:spacing w:before="280" w:after="160"/>
      </w:pPr>
      <w:bookmarkStart w:id="273" w:name="_Toc241516143"/>
      <w:r>
        <w:rPr>
          <w:b/>
          <w:bCs/>
          <w:sz w:val="28"/>
          <w:szCs w:val="28"/>
        </w:rPr>
        <w:t>۷.۶ جمع‌بندی و محدودیت‌ها</w:t>
      </w:r>
      <w:bookmarkEnd w:id="273"/>
    </w:p>
    <w:p w14:paraId="5E7D4AA4" w14:textId="77777777" w:rsidR="00410D38" w:rsidRDefault="00000000" w:rsidP="00312B08">
      <w:pPr>
        <w:spacing w:after="160" w:line="300" w:lineRule="auto"/>
      </w:pPr>
      <w:r>
        <w:t>برآوردهای این فصل نشان می‌دهد که عملیات جذب منابع و تخصیص تسهیلات در مقیاس کلان دارای حاشیه‌ی سود ناخالص مثبت (حدود ۱۱.۶ واحد درصد) است. با این حال:</w:t>
      </w:r>
    </w:p>
    <w:p w14:paraId="5E7D4AA5" w14:textId="77777777" w:rsidR="00410D38" w:rsidRDefault="00000000" w:rsidP="00312B08">
      <w:pPr>
        <w:spacing w:after="120" w:line="300" w:lineRule="auto"/>
        <w:ind w:left="300"/>
      </w:pPr>
      <w:r>
        <w:t>۱. این ارقام «سود خالص» را نمایندگی نمی‌کنند و فاقد هزینه‌های سربار، اداری، پرسنلی و مالیاتی هستند.</w:t>
      </w:r>
    </w:p>
    <w:p w14:paraId="5E7D4AA6" w14:textId="77777777" w:rsidR="00410D38" w:rsidRDefault="00000000" w:rsidP="00312B08">
      <w:pPr>
        <w:spacing w:after="120" w:line="300" w:lineRule="auto"/>
        <w:ind w:left="300"/>
      </w:pPr>
      <w:r>
        <w:t>۲. خطر سوخت شدن اصل پول و ضرورت اخذ ذخیره‌ی مطالبات مشکوک‌الوصول (NPL Provisioning) از این حاشیه کسر نشده است.</w:t>
      </w:r>
    </w:p>
    <w:p w14:paraId="5E7D4AA7" w14:textId="77777777" w:rsidR="00410D38" w:rsidRDefault="00000000" w:rsidP="00312B08">
      <w:pPr>
        <w:spacing w:after="120" w:line="300" w:lineRule="auto"/>
        <w:ind w:left="300"/>
      </w:pPr>
      <w:r>
        <w:t>۳. درآمدهای کارمزدی دیتابیس فعلی تا پیش از دریافت تأییدیه‌ی ساختاری از واحد فناوری اطلاعات، غیرقابل‌اتکا فرض می‌شوند.</w:t>
      </w:r>
    </w:p>
    <w:p w14:paraId="5E7D4AA8" w14:textId="77777777" w:rsidR="00410D38" w:rsidRDefault="00000000" w:rsidP="00312B08">
      <w:pPr>
        <w:pStyle w:val="Heading2"/>
        <w:spacing w:before="280" w:after="160"/>
      </w:pPr>
      <w:bookmarkStart w:id="274" w:name="_Toc241516144"/>
      <w:r>
        <w:rPr>
          <w:b/>
          <w:bCs/>
          <w:sz w:val="28"/>
          <w:szCs w:val="28"/>
        </w:rPr>
        <w:t>فصل ۸: فهرست یکپارچه‌ی محدودیت‌ها، ابهامات و پرسش‌های باز</w:t>
      </w:r>
      <w:bookmarkEnd w:id="274"/>
    </w:p>
    <w:p w14:paraId="5E7D4AA9" w14:textId="77777777" w:rsidR="00410D38" w:rsidRDefault="00000000" w:rsidP="00312B08">
      <w:pPr>
        <w:spacing w:after="160" w:line="300" w:lineRule="auto"/>
      </w:pPr>
      <w:r>
        <w:t>این فصل تجمیع‌کننده‌ی تمامی ابهامات باز، تناقضات داده‌ای و نیازمندی‌هایی است که در طول فصول پیشین (۱ تا ۷) و همچنین اسناد ارزیابی آمادگی (Readiness Review) کشف شده‌اند.</w:t>
      </w:r>
    </w:p>
    <w:p w14:paraId="5E7D4AAA" w14:textId="77777777" w:rsidR="00410D38" w:rsidRDefault="00000000" w:rsidP="00312B08">
      <w:pPr>
        <w:pStyle w:val="Heading3"/>
        <w:spacing w:before="280" w:after="160"/>
      </w:pPr>
      <w:bookmarkStart w:id="275" w:name="_Toc241516145"/>
      <w:r>
        <w:rPr>
          <w:b/>
          <w:bCs/>
        </w:rPr>
        <w:t>الف) پرسش‌های مستقیم از بانک (نیازمند پاسخ رسمی)</w:t>
      </w:r>
      <w:bookmarkEnd w:id="275"/>
    </w:p>
    <w:p w14:paraId="5E7D4AAB" w14:textId="77777777" w:rsidR="00410D38" w:rsidRDefault="00000000" w:rsidP="00312B08">
      <w:pPr>
        <w:spacing w:after="120" w:line="300" w:lineRule="auto"/>
        <w:ind w:left="300"/>
      </w:pPr>
      <w:r>
        <w:t xml:space="preserve">۱. </w:t>
      </w:r>
      <w:r>
        <w:rPr>
          <w:b/>
          <w:bCs/>
        </w:rPr>
        <w:t>معیار استخراج `Alzahra_Final_DB`:</w:t>
      </w:r>
      <w:r>
        <w:t xml:space="preserve"> بر اساس چه فیلتر یا قاعده‌ای، این زیرمجموعه از پایگاه مشتریان کل بانک انتخاب شده است؟ (بدون تأییدیه‌ی رسمی این معیار، اثبات تعمیم‌پذیری هیچ رقمی به کل بانک میسر نیست).</w:t>
      </w:r>
    </w:p>
    <w:p w14:paraId="5E7D4AAC" w14:textId="77777777" w:rsidR="00410D38" w:rsidRDefault="00000000" w:rsidP="00312B08">
      <w:pPr>
        <w:spacing w:after="120" w:line="300" w:lineRule="auto"/>
        <w:ind w:left="300"/>
      </w:pPr>
      <w:r>
        <w:t xml:space="preserve">۲. </w:t>
      </w:r>
      <w:r>
        <w:rPr>
          <w:b/>
          <w:bCs/>
        </w:rPr>
        <w:t>کد شعبه ۳۱۳:</w:t>
      </w:r>
      <w:r>
        <w:t xml:space="preserve"> این شعبه حدود ۱۴-۱۵٪ سپرده‌ها و ۷-۹٪ تسهیلات کل بانک را در اختیار دارد، اما در نمونه‌ی </w:t>
      </w:r>
      <w:r>
        <w:rPr>
          <w:rFonts w:ascii="Consolas" w:eastAsia="Consolas" w:hAnsi="Consolas" w:cs="Consolas"/>
          <w:sz w:val="18"/>
          <w:szCs w:val="18"/>
          <w:rtl w:val="0"/>
        </w:rPr>
        <w:t>Alzahra_Final_DB</w:t>
      </w:r>
      <w:r>
        <w:t xml:space="preserve"> </w:t>
      </w:r>
      <w:r>
        <w:rPr>
          <w:b/>
          <w:bCs/>
        </w:rPr>
        <w:t>صفر مشتری</w:t>
      </w:r>
      <w:r>
        <w:t xml:space="preserve"> دارد. مشتریان این حجم بزرگ کجا هستند؟</w:t>
      </w:r>
    </w:p>
    <w:p w14:paraId="5E7D4AAD" w14:textId="77777777" w:rsidR="00410D38" w:rsidRDefault="00000000" w:rsidP="00312B08">
      <w:pPr>
        <w:spacing w:after="120" w:line="300" w:lineRule="auto"/>
        <w:ind w:left="300"/>
      </w:pPr>
      <w:r>
        <w:t xml:space="preserve">۳. </w:t>
      </w:r>
      <w:r>
        <w:rPr>
          <w:b/>
          <w:bCs/>
        </w:rPr>
        <w:t>تضاد اعتبارات اسنادی:</w:t>
      </w:r>
      <w:r>
        <w:t xml:space="preserve"> علت اختلاف شدید تعریف دیتابیس (</w:t>
      </w:r>
      <w:r>
        <w:rPr>
          <w:rFonts w:ascii="Consolas" w:eastAsia="Consolas" w:hAnsi="Consolas" w:cs="Consolas"/>
          <w:sz w:val="18"/>
          <w:szCs w:val="18"/>
          <w:rtl w:val="0"/>
        </w:rPr>
        <w:t>ECO_SEC='اعتباراسنادی'</w:t>
      </w:r>
      <w:r>
        <w:t xml:space="preserve"> با ۲۰,۷۳۳ فقره) در برابر تعریف رسمی بانک (۸۵۳ فقره در آمار ماهانه‌ی ۱۴۰۴/۱۲) چیست؟ (احتمالاً بانک تنها قراردادهای فعال/باز را می‌شمارد).</w:t>
      </w:r>
    </w:p>
    <w:p w14:paraId="5E7D4AAE" w14:textId="77777777" w:rsidR="00410D38" w:rsidRDefault="00000000" w:rsidP="00312B08">
      <w:pPr>
        <w:spacing w:after="120" w:line="300" w:lineRule="auto"/>
        <w:ind w:left="300"/>
      </w:pPr>
      <w:r>
        <w:t xml:space="preserve">۴. </w:t>
      </w:r>
      <w:r>
        <w:rPr>
          <w:b/>
          <w:bCs/>
        </w:rPr>
        <w:t>مغایرت منابع ریالی:</w:t>
      </w:r>
      <w:r>
        <w:t xml:space="preserve"> در فایل‌های ماهانه‌ی رسمی بانک، از بهمن ۱۴۰۴ به بعد، جمع ۴ نوع سپرده با ستون «مانده منابع ریالی» برابر نیست. علت هنوز از بانک پرسیده نشده است.</w:t>
      </w:r>
    </w:p>
    <w:p w14:paraId="5E7D4AAF" w14:textId="77777777" w:rsidR="00410D38" w:rsidRDefault="00000000" w:rsidP="00312B08">
      <w:pPr>
        <w:spacing w:after="120" w:line="300" w:lineRule="auto"/>
        <w:ind w:left="300"/>
      </w:pPr>
      <w:r>
        <w:t xml:space="preserve">۵. </w:t>
      </w:r>
      <w:r>
        <w:rPr>
          <w:b/>
          <w:bCs/>
        </w:rPr>
        <w:t>نگاشت `Customer_Profile`:</w:t>
      </w:r>
      <w:r>
        <w:t xml:space="preserve"> جدول نگاشت دقیق بین </w:t>
      </w:r>
      <w:r>
        <w:rPr>
          <w:rFonts w:ascii="Consolas" w:eastAsia="Consolas" w:hAnsi="Consolas" w:cs="Consolas"/>
          <w:sz w:val="18"/>
          <w:szCs w:val="18"/>
          <w:rtl w:val="0"/>
        </w:rPr>
        <w:t>Customer_Profile.Customer_id</w:t>
      </w:r>
      <w:r>
        <w:t xml:space="preserve"> و شناسه‌ی مشترک عملیاتی در سیستم بانکداری متمرکز چیست؟ (حیاتی برای فاز ۲).</w:t>
      </w:r>
    </w:p>
    <w:p w14:paraId="5E7D4AB0" w14:textId="77777777" w:rsidR="00410D38" w:rsidRDefault="00000000" w:rsidP="00312B08">
      <w:pPr>
        <w:spacing w:after="120" w:line="300" w:lineRule="auto"/>
        <w:ind w:left="300"/>
      </w:pPr>
      <w:r>
        <w:lastRenderedPageBreak/>
        <w:t xml:space="preserve">۶. </w:t>
      </w:r>
      <w:r>
        <w:rPr>
          <w:b/>
          <w:bCs/>
        </w:rPr>
        <w:t>صورت سود و زیان رسمی:</w:t>
      </w:r>
      <w:r>
        <w:t xml:space="preserve"> جهت کالیبراسیون و اعتبارسنجی ارقام برآوردی فصل ۷، نیازمند دریافت صورت سود و زیان رسمی بانک (۱۴۰۰-۱۴۰۴) هستیم.</w:t>
      </w:r>
    </w:p>
    <w:p w14:paraId="5E7D4AB1" w14:textId="77777777" w:rsidR="00410D38" w:rsidRDefault="00000000" w:rsidP="00312B08">
      <w:pPr>
        <w:spacing w:after="120" w:line="300" w:lineRule="auto"/>
        <w:ind w:left="300"/>
      </w:pPr>
      <w:r>
        <w:t xml:space="preserve">۷. </w:t>
      </w:r>
      <w:r>
        <w:rPr>
          <w:b/>
          <w:bCs/>
        </w:rPr>
        <w:t>ساختار رسمی شعب:</w:t>
      </w:r>
      <w:r>
        <w:t xml:space="preserve"> نیازمند دریافت نگاشت رسمی «شعبه → شهر → استان» و همچنین «درجه‌ی عملکردی شعبه» (ممتاز/۱/۲/۳) جهت ارزیابی دقیق‌تر.</w:t>
      </w:r>
    </w:p>
    <w:p w14:paraId="5E7D4AB2" w14:textId="77777777" w:rsidR="00410D38" w:rsidRDefault="00000000" w:rsidP="00312B08">
      <w:pPr>
        <w:spacing w:after="120" w:line="300" w:lineRule="auto"/>
        <w:ind w:left="300"/>
      </w:pPr>
      <w:r>
        <w:t xml:space="preserve">۸. </w:t>
      </w:r>
      <w:r>
        <w:rPr>
          <w:b/>
          <w:bCs/>
        </w:rPr>
        <w:t>منطق فیلدهای مبلغی:</w:t>
      </w:r>
      <w:r>
        <w:t xml:space="preserve"> ماهیت فیلد </w:t>
      </w:r>
      <w:r>
        <w:rPr>
          <w:rFonts w:ascii="Consolas" w:eastAsia="Consolas" w:hAnsi="Consolas" w:cs="Consolas"/>
          <w:sz w:val="18"/>
          <w:szCs w:val="18"/>
          <w:rtl w:val="0"/>
        </w:rPr>
        <w:t>avr_total_amount_eq</w:t>
      </w:r>
      <w:r>
        <w:t xml:space="preserve"> (میانگین روزانه یا مانده در پایان دوره؟) و فیلد </w:t>
      </w:r>
      <w:r>
        <w:rPr>
          <w:rFonts w:ascii="Consolas" w:eastAsia="Consolas" w:hAnsi="Consolas" w:cs="Consolas"/>
          <w:sz w:val="18"/>
          <w:szCs w:val="18"/>
          <w:rtl w:val="0"/>
        </w:rPr>
        <w:t>amount_eq</w:t>
      </w:r>
      <w:r>
        <w:t xml:space="preserve"> در </w:t>
      </w:r>
      <w:r>
        <w:rPr>
          <w:rFonts w:ascii="Consolas" w:eastAsia="Consolas" w:hAnsi="Consolas" w:cs="Consolas"/>
          <w:sz w:val="18"/>
          <w:szCs w:val="18"/>
          <w:rtl w:val="0"/>
        </w:rPr>
        <w:t>Customer_Monthly_Activity</w:t>
      </w:r>
      <w:r>
        <w:t xml:space="preserve"> (مجموع تراکنش‌ها یا خالص مانده؟) نامعلوم است.</w:t>
      </w:r>
    </w:p>
    <w:p w14:paraId="5E7D4AB3" w14:textId="77777777" w:rsidR="00410D38" w:rsidRDefault="00000000" w:rsidP="00312B08">
      <w:pPr>
        <w:pStyle w:val="Heading3"/>
        <w:spacing w:before="280" w:after="160"/>
      </w:pPr>
      <w:bookmarkStart w:id="276" w:name="_Toc241516146"/>
      <w:r>
        <w:rPr>
          <w:b/>
          <w:bCs/>
        </w:rPr>
        <w:t>ب) ابهامات آزمون‌شده بدون نتیجه‌ی قطعی</w:t>
      </w:r>
      <w:bookmarkEnd w:id="276"/>
    </w:p>
    <w:p w14:paraId="5E7D4AB4" w14:textId="77777777" w:rsidR="00410D38" w:rsidRDefault="00000000" w:rsidP="00312B08">
      <w:pPr>
        <w:spacing w:after="120" w:line="300" w:lineRule="auto"/>
        <w:ind w:left="300"/>
      </w:pPr>
      <w:r>
        <w:t xml:space="preserve">۱. </w:t>
      </w:r>
      <w:r>
        <w:rPr>
          <w:b/>
          <w:bCs/>
        </w:rPr>
        <w:t>سرشکن شدن سود شعب (`Interset_branch_sum`):</w:t>
      </w:r>
      <w:r>
        <w:t xml:space="preserve"> آزمون تطابق سود پرداختی در سطح شعبه با ریزتراکنش‌های </w:t>
      </w:r>
      <w:r>
        <w:rPr>
          <w:rFonts w:ascii="Consolas" w:eastAsia="Consolas" w:hAnsi="Consolas" w:cs="Consolas"/>
          <w:sz w:val="18"/>
          <w:szCs w:val="18"/>
          <w:rtl w:val="0"/>
        </w:rPr>
        <w:t>DepositIDInterest</w:t>
      </w:r>
      <w:r>
        <w:t xml:space="preserve"> انجام شد، اما تفاوت‌ها قطعی نشد.</w:t>
      </w:r>
    </w:p>
    <w:p w14:paraId="5E7D4AB5" w14:textId="77777777" w:rsidR="00410D38" w:rsidRDefault="00000000" w:rsidP="00312B08">
      <w:pPr>
        <w:spacing w:after="120" w:line="300" w:lineRule="auto"/>
        <w:ind w:left="300"/>
      </w:pPr>
      <w:r>
        <w:t xml:space="preserve">۲. </w:t>
      </w:r>
      <w:r>
        <w:rPr>
          <w:b/>
          <w:bCs/>
        </w:rPr>
        <w:t>ترکیب سپرده‌های بلندمدت و کوتاه‌مدت:</w:t>
      </w:r>
      <w:r>
        <w:t xml:space="preserve"> آزمون‌هایی برای کشف قوانین انتقال بین حساب‌های سپرده انجام شد اما الگوی بدون خطایی کشف نگردید.</w:t>
      </w:r>
    </w:p>
    <w:p w14:paraId="5E7D4AB6" w14:textId="77777777" w:rsidR="00410D38" w:rsidRDefault="00000000" w:rsidP="00312B08">
      <w:pPr>
        <w:pStyle w:val="Heading3"/>
        <w:spacing w:before="280" w:after="160"/>
      </w:pPr>
      <w:bookmarkStart w:id="277" w:name="_Toc241516147"/>
      <w:r>
        <w:rPr>
          <w:b/>
          <w:bCs/>
        </w:rPr>
        <w:t>پ) محدودیت‌های ساختاری شناخته‌شده</w:t>
      </w:r>
      <w:bookmarkEnd w:id="277"/>
    </w:p>
    <w:p w14:paraId="5E7D4AB7" w14:textId="77777777" w:rsidR="00410D38" w:rsidRDefault="00000000" w:rsidP="00312B08">
      <w:pPr>
        <w:spacing w:after="120" w:line="300" w:lineRule="auto"/>
        <w:ind w:left="300"/>
      </w:pPr>
      <w:r>
        <w:t xml:space="preserve">۱. </w:t>
      </w:r>
      <w:r>
        <w:rPr>
          <w:b/>
          <w:bCs/>
        </w:rPr>
        <w:t>غیرقابل اتکا بودن درآمد کارمزد:</w:t>
      </w:r>
      <w:r>
        <w:t xml:space="preserve"> درآمد کارمزد (نمای </w:t>
      </w:r>
      <w:r>
        <w:rPr>
          <w:rFonts w:ascii="Consolas" w:eastAsia="Consolas" w:hAnsi="Consolas" w:cs="Consolas"/>
          <w:sz w:val="18"/>
          <w:szCs w:val="18"/>
          <w:rtl w:val="0"/>
        </w:rPr>
        <w:t>vw_Fee_Income_Monthly</w:t>
      </w:r>
      <w:r>
        <w:t>) در ۷۱ ماه هرگز کاهش نداشته و رشد آن تنها ۲.۱ برابر در برابر ۱۹ برابر شدن سود تسهیلات بوده است؛ لذا غیرقابل اتکا اعلام می‌شود.</w:t>
      </w:r>
    </w:p>
    <w:p w14:paraId="5E7D4AB8" w14:textId="77777777" w:rsidR="00410D38" w:rsidRDefault="00000000" w:rsidP="00312B08">
      <w:pPr>
        <w:spacing w:after="120" w:line="300" w:lineRule="auto"/>
        <w:ind w:left="300"/>
      </w:pPr>
      <w:r>
        <w:t xml:space="preserve">۲. </w:t>
      </w:r>
      <w:r>
        <w:rPr>
          <w:b/>
          <w:bCs/>
        </w:rPr>
        <w:t>اقلام هزینه‌ای نامرئی:</w:t>
      </w:r>
      <w:r>
        <w:t xml:space="preserve"> برآورد حاشیه‌ی سود (فصل ۷) تنها شامل درآمدهای مستقیم است. هزینه‌های کلان نظیر هزینه‌های اداری، پرسنلی، مالیات و ذخیره‌ی مطالبات مشکوک‌الوصول قابل محاسبه نیستند.</w:t>
      </w:r>
    </w:p>
    <w:sectPr w:rsidR="00410D38">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Payam Chiniforooshan" w:date="2026-09-28T20:00:00Z" w:initials="PC">
    <w:p w14:paraId="0FDE4074" w14:textId="29A6C93D" w:rsidR="001F0E4B" w:rsidRDefault="001F0E4B">
      <w:pPr>
        <w:pStyle w:val="CommentText"/>
      </w:pPr>
      <w:r>
        <w:rPr>
          <w:rStyle w:val="CommentReference"/>
        </w:rPr>
        <w:annotationRef/>
      </w:r>
      <w:r>
        <w:rPr>
          <w:rFonts w:hint="cs"/>
        </w:rPr>
        <w:t>نیازمند بازنویسی است.</w:t>
      </w:r>
      <w:r w:rsidR="005E1CA6">
        <w:rPr>
          <w:rFonts w:hint="cs"/>
        </w:rPr>
        <w:t xml:space="preserve"> بیشتر به این موضوع اشاره شود که هدف</w:t>
      </w:r>
      <w:r w:rsidR="00C82200">
        <w:rPr>
          <w:rFonts w:hint="cs"/>
        </w:rPr>
        <w:t xml:space="preserve"> فصل، بررسی داده های دریافتی، روش شناسی اولا اجرای کل پروژه و ثانیا </w:t>
      </w:r>
      <w:r w:rsidR="00421E8E">
        <w:rPr>
          <w:rFonts w:hint="cs"/>
        </w:rPr>
        <w:t>تدوین فاز اول</w:t>
      </w:r>
      <w:r w:rsidR="00DC795E">
        <w:rPr>
          <w:rFonts w:hint="cs"/>
        </w:rPr>
        <w:t xml:space="preserve"> و در آخر  هم چارچوب صحت</w:t>
      </w:r>
    </w:p>
  </w:comment>
  <w:comment w:id="12" w:author="Payam Chiniforooshan" w:date="2026-09-28T20:03:00Z" w:initials="PC">
    <w:p w14:paraId="5040DBA8" w14:textId="77777777" w:rsidR="00DC795E" w:rsidRDefault="00DC795E">
      <w:pPr>
        <w:pStyle w:val="CommentText"/>
      </w:pPr>
      <w:r>
        <w:rPr>
          <w:rStyle w:val="CommentReference"/>
        </w:rPr>
        <w:annotationRef/>
      </w:r>
      <w:r>
        <w:rPr>
          <w:rFonts w:hint="cs"/>
        </w:rPr>
        <w:t xml:space="preserve">کلا نباید به موضوعات ابهام دار و شبهه دار </w:t>
      </w:r>
      <w:r w:rsidR="001D7F8F">
        <w:rPr>
          <w:rFonts w:hint="cs"/>
        </w:rPr>
        <w:t>اشاره کنیم. صداقت بیش از حد جواب نمیدهد. مدیر بانک این پاراگراف را بخواند، کل پروژه را متوقف می کند</w:t>
      </w:r>
      <w:r w:rsidR="00AD6A4F">
        <w:rPr>
          <w:rFonts w:hint="cs"/>
        </w:rPr>
        <w:t>، نسبت به خروجی کار هم طبیعتا بی اعتماد می شود.</w:t>
      </w:r>
    </w:p>
    <w:p w14:paraId="31E5243E" w14:textId="087C7416" w:rsidR="00AD6A4F" w:rsidRDefault="00AD6A4F">
      <w:pPr>
        <w:pStyle w:val="CommentText"/>
      </w:pPr>
      <w:r>
        <w:rPr>
          <w:rFonts w:hint="cs"/>
        </w:rPr>
        <w:t>لذا قرارمان این شد که ما بر اساس آنچه که مطمئن هستیم گزارش را آماده کنیم، هر جا ابهامی داریم در یک بخش از گزارش جهت طرح پرسش  از بانک می آوریم، هر جا هم که کاستی در داده ها باشد، مثل داده های مربوط به نوع مشتری (حقیقی یا حقوقی) از بانک میخواهیم تا در مرحله بعد به ما بدهد</w:t>
      </w:r>
      <w:r w:rsidR="005312B3">
        <w:rPr>
          <w:rFonts w:hint="cs"/>
        </w:rPr>
        <w:t>.</w:t>
      </w:r>
    </w:p>
  </w:comment>
  <w:comment w:id="13" w:author="Payam Chiniforooshan" w:date="2026-09-28T20:15:00Z" w:initials="PC">
    <w:p w14:paraId="03844051" w14:textId="6F8C148E" w:rsidR="000D2617" w:rsidRDefault="000D2617">
      <w:pPr>
        <w:pStyle w:val="CommentText"/>
      </w:pPr>
      <w:r>
        <w:rPr>
          <w:rStyle w:val="CommentReference"/>
        </w:rPr>
        <w:annotationRef/>
      </w:r>
      <w:r>
        <w:rPr>
          <w:rFonts w:hint="cs"/>
        </w:rPr>
        <w:t xml:space="preserve">خوب است، ولی متناسب با </w:t>
      </w:r>
      <w:r w:rsidR="00FF066D">
        <w:rPr>
          <w:rFonts w:hint="cs"/>
        </w:rPr>
        <w:t>تغییراتی که در دو متن قبلی میدهی بازنویسیش کن.</w:t>
      </w:r>
    </w:p>
  </w:comment>
  <w:comment w:id="16" w:author="Payam Chiniforooshan" w:date="2026-09-28T20:19:00Z" w:initials="PC">
    <w:p w14:paraId="064AE5B4" w14:textId="2A342631" w:rsidR="00077CEB" w:rsidRDefault="00077CEB">
      <w:pPr>
        <w:pStyle w:val="CommentText"/>
      </w:pPr>
      <w:r>
        <w:rPr>
          <w:rStyle w:val="CommentReference"/>
        </w:rPr>
        <w:annotationRef/>
      </w:r>
      <w:r w:rsidR="008B5FF6">
        <w:rPr>
          <w:rFonts w:hint="cs"/>
        </w:rPr>
        <w:t xml:space="preserve">به </w:t>
      </w:r>
      <w:r w:rsidR="005801FA">
        <w:rPr>
          <w:rFonts w:hint="cs"/>
        </w:rPr>
        <w:t>داده های کلان بانک در سطح استان و شعب که به تفکیک ماه در اختیارمان بود نمیخواهی اشاره کنی؟</w:t>
      </w:r>
      <w:r w:rsidR="005801FA">
        <w:br/>
      </w:r>
      <w:r w:rsidR="005801FA">
        <w:rPr>
          <w:rFonts w:hint="cs"/>
        </w:rPr>
        <w:t>اگر از آنها استفاده کرده ای باید اینجا بیاوری</w:t>
      </w:r>
    </w:p>
  </w:comment>
  <w:comment w:id="17" w:author="Payam Chiniforooshan" w:date="2026-09-28T20:22:00Z" w:initials="PC">
    <w:p w14:paraId="6280D83F" w14:textId="6043C221" w:rsidR="002B2A03" w:rsidRDefault="002B2A03">
      <w:pPr>
        <w:pStyle w:val="CommentText"/>
      </w:pPr>
      <w:r>
        <w:rPr>
          <w:rStyle w:val="CommentReference"/>
        </w:rPr>
        <w:annotationRef/>
      </w:r>
      <w:r>
        <w:rPr>
          <w:rFonts w:hint="cs"/>
        </w:rPr>
        <w:t>بازه های زمانی در جهت نادرست ا</w:t>
      </w:r>
      <w:r w:rsidR="002E258D">
        <w:rPr>
          <w:rFonts w:hint="cs"/>
        </w:rPr>
        <w:t>باید بشود: 01/1399</w:t>
      </w:r>
      <w:r w:rsidR="000F3591">
        <w:rPr>
          <w:rFonts w:hint="cs"/>
        </w:rPr>
        <w:t xml:space="preserve"> </w:t>
      </w:r>
      <w:r w:rsidR="000F3591">
        <w:t>–</w:t>
      </w:r>
      <w:r w:rsidR="000F3591">
        <w:rPr>
          <w:rFonts w:hint="cs"/>
        </w:rPr>
        <w:t xml:space="preserve"> 12/1404</w:t>
      </w:r>
      <w:r w:rsidR="007A54C1">
        <w:br/>
      </w:r>
      <w:r w:rsidR="007A54C1">
        <w:rPr>
          <w:rFonts w:hint="cs"/>
        </w:rPr>
        <w:t xml:space="preserve">در سایر سطرها </w:t>
      </w:r>
      <w:r w:rsidR="001A6859">
        <w:rPr>
          <w:rFonts w:hint="cs"/>
        </w:rPr>
        <w:t>هم باید رعایت شود.</w:t>
      </w:r>
    </w:p>
  </w:comment>
  <w:comment w:id="18" w:author="Payam Chiniforooshan" w:date="2026-09-28T20:24:00Z" w:initials="PC">
    <w:p w14:paraId="0B3D5D49" w14:textId="6FDC3F1B" w:rsidR="000F3591" w:rsidRDefault="000F3591">
      <w:pPr>
        <w:pStyle w:val="CommentText"/>
      </w:pPr>
      <w:r>
        <w:rPr>
          <w:rStyle w:val="CommentReference"/>
        </w:rPr>
        <w:annotationRef/>
      </w:r>
      <w:r>
        <w:rPr>
          <w:rFonts w:hint="cs"/>
        </w:rPr>
        <w:t>منظورت را از</w:t>
      </w:r>
      <w:r w:rsidR="008A07C3">
        <w:rPr>
          <w:rFonts w:hint="cs"/>
        </w:rPr>
        <w:t xml:space="preserve"> تفاوت میان قرارداد /مشتری متوجه نمی شوم. یعنی مثلا قراردادها مربوط به اشخاص حقوقی و مشتری مربوط به مشتریان حقیقی است؟ یا چیز دیگر</w:t>
      </w:r>
    </w:p>
  </w:comment>
  <w:comment w:id="26" w:author="Payam Chiniforooshan" w:date="2026-09-28T20:30:00Z" w:initials="PC">
    <w:p w14:paraId="4F6940ED" w14:textId="72854930" w:rsidR="00EB74E5" w:rsidRDefault="00EB74E5">
      <w:pPr>
        <w:pStyle w:val="CommentText"/>
      </w:pPr>
      <w:r>
        <w:rPr>
          <w:rStyle w:val="CommentReference"/>
        </w:rPr>
        <w:annotationRef/>
      </w:r>
      <w:r>
        <w:rPr>
          <w:rFonts w:hint="cs"/>
        </w:rPr>
        <w:t>عنوان مناسب دیگری بزار. این عنوان این ابهام را ایجاد میکند که ما خودمان یکسری ارقام تولید کرده ایم.</w:t>
      </w:r>
    </w:p>
  </w:comment>
  <w:comment w:id="28" w:author="Payam Chiniforooshan" w:date="2026-09-28T20:32:00Z" w:initials="PC">
    <w:p w14:paraId="7A81C4A2" w14:textId="135407F1" w:rsidR="00EB74E5" w:rsidRDefault="00EB74E5">
      <w:pPr>
        <w:pStyle w:val="CommentText"/>
      </w:pPr>
      <w:r>
        <w:rPr>
          <w:rStyle w:val="CommentReference"/>
        </w:rPr>
        <w:annotationRef/>
      </w:r>
      <w:r w:rsidR="00D34C95">
        <w:rPr>
          <w:rFonts w:hint="cs"/>
        </w:rPr>
        <w:t>بهتر است اصلا به فصل خلاصه مدیریتی اصطلاع فصل 0 را نیاوریم. متداول است که یک بخش خلاصه مدیریتی ابتدای گزارش می آید</w:t>
      </w:r>
      <w:r w:rsidR="00E3699F">
        <w:rPr>
          <w:rFonts w:hint="cs"/>
        </w:rPr>
        <w:t>. از بعد از عنوان فصلها شروع می شود، فصل اول، فصل دوم. فصل 0 بی معنی است.</w:t>
      </w:r>
    </w:p>
  </w:comment>
  <w:comment w:id="31" w:author="Payam Chiniforooshan" w:date="2026-09-28T20:33:00Z" w:initials="PC">
    <w:p w14:paraId="19C993C6" w14:textId="07D08074" w:rsidR="00E3699F" w:rsidRDefault="00E3699F">
      <w:pPr>
        <w:pStyle w:val="CommentText"/>
      </w:pPr>
      <w:r>
        <w:rPr>
          <w:rStyle w:val="CommentReference"/>
        </w:rPr>
        <w:annotationRef/>
      </w:r>
      <w:r>
        <w:rPr>
          <w:rFonts w:hint="cs"/>
        </w:rPr>
        <w:t>کد این را هم در مرحله نهایی بنویس.</w:t>
      </w:r>
    </w:p>
  </w:comment>
  <w:comment w:id="34" w:author="Payam Chiniforooshan" w:date="2026-09-28T20:45:00Z" w:initials="PC">
    <w:p w14:paraId="1363ABDB" w14:textId="41500783" w:rsidR="00252EBC" w:rsidRDefault="00252EBC">
      <w:pPr>
        <w:pStyle w:val="CommentText"/>
      </w:pPr>
      <w:r>
        <w:rPr>
          <w:rStyle w:val="CommentReference"/>
        </w:rPr>
        <w:annotationRef/>
      </w:r>
      <w:r w:rsidR="00A23C22">
        <w:rPr>
          <w:rFonts w:hint="cs"/>
        </w:rPr>
        <w:t>کلا بجای افعال و عبارات منفی از افعال و عبارات مثبت استفاده کن. بجای اینکه بگی عدم تقارن بگو متقارن سازی بازه ها</w:t>
      </w:r>
    </w:p>
  </w:comment>
  <w:comment w:id="35" w:author="Payam Chiniforooshan" w:date="2026-09-28T20:46:00Z" w:initials="PC">
    <w:p w14:paraId="5DA2AFFF" w14:textId="12DC0D6E" w:rsidR="009E3625" w:rsidRDefault="009E3625">
      <w:pPr>
        <w:pStyle w:val="CommentText"/>
      </w:pPr>
      <w:r>
        <w:rPr>
          <w:rStyle w:val="CommentReference"/>
        </w:rPr>
        <w:annotationRef/>
      </w:r>
      <w:r>
        <w:rPr>
          <w:rFonts w:hint="cs"/>
        </w:rPr>
        <w:t>بجای اینگونه نوشتن (تصمیم:) بنویس:</w:t>
      </w:r>
      <w:r>
        <w:br/>
      </w:r>
      <w:r>
        <w:rPr>
          <w:rFonts w:hint="cs"/>
        </w:rPr>
        <w:t>با توجه به اهمیت و لزوم یکپارچکی بازه داده ها، تصمیم بر این شد که ...</w:t>
      </w:r>
    </w:p>
  </w:comment>
  <w:comment w:id="36" w:author="Payam Chiniforooshan" w:date="2026-09-28T20:47:00Z" w:initials="PC">
    <w:p w14:paraId="4EE6185C" w14:textId="204F8105" w:rsidR="00303E36" w:rsidRDefault="00303E36">
      <w:pPr>
        <w:pStyle w:val="CommentText"/>
      </w:pPr>
      <w:r>
        <w:rPr>
          <w:rStyle w:val="CommentReference"/>
        </w:rPr>
        <w:annotationRef/>
      </w:r>
      <w:r>
        <w:rPr>
          <w:rFonts w:hint="cs"/>
        </w:rPr>
        <w:t>اصلاح تاریخها</w:t>
      </w:r>
      <w:r>
        <w:br/>
      </w:r>
      <w:r>
        <w:rPr>
          <w:rFonts w:hint="cs"/>
        </w:rPr>
        <w:t>دیگه اشاره نمیکنم. هر جا در گزارش دیدی باید از راست به چب اول ماه و سپس سال بیاید یعنی بشود:</w:t>
      </w:r>
      <w:r>
        <w:br/>
      </w:r>
      <w:r>
        <w:rPr>
          <w:rFonts w:hint="cs"/>
        </w:rPr>
        <w:t>01/1400</w:t>
      </w:r>
    </w:p>
  </w:comment>
  <w:comment w:id="38" w:author="Payam Chiniforooshan" w:date="2026-09-28T21:04:00Z" w:initials="PC">
    <w:p w14:paraId="7F37480E" w14:textId="301A1B86" w:rsidR="000B3FE9" w:rsidRDefault="000B3FE9">
      <w:pPr>
        <w:pStyle w:val="CommentText"/>
      </w:pPr>
      <w:r>
        <w:rPr>
          <w:rStyle w:val="CommentReference"/>
        </w:rPr>
        <w:annotationRef/>
      </w:r>
      <w:r>
        <w:rPr>
          <w:rFonts w:hint="cs"/>
        </w:rPr>
        <w:t>در خصوص این موضوعات باید بگویم که جداول خلاصه ماهانه را ما خودمان تا ماه 12 سال 1404 خواستیم.</w:t>
      </w:r>
      <w:r>
        <w:br/>
      </w:r>
      <w:r>
        <w:rPr>
          <w:rFonts w:hint="cs"/>
        </w:rPr>
        <w:t>اصلا بطور کلی بازه مورد توافق ما با بانک از ابتدای سال 1400 تا انتهای 140</w:t>
      </w:r>
      <w:r w:rsidR="00A63496">
        <w:rPr>
          <w:rFonts w:hint="cs"/>
        </w:rPr>
        <w:t>4 است. یک بازه 5 ساله.</w:t>
      </w:r>
      <w:r w:rsidR="00A63496">
        <w:br/>
      </w:r>
      <w:r w:rsidR="00A63496">
        <w:rPr>
          <w:rFonts w:hint="cs"/>
        </w:rPr>
        <w:t>حالا اگر آن سه ماهه سال 1405 را هم داده اند، داده اضافی است که در اختیار ما قرار گرفته، میتوانیم استفاده کنیم یا نکنیم. لذا به نظرم نیتجه گیری ما این باشد که داده های ما برای بررسی بازه مورد توافق کامل است.</w:t>
      </w:r>
    </w:p>
  </w:comment>
  <w:comment w:id="39" w:author="Payam Chiniforooshan" w:date="2026-09-28T21:02:00Z" w:initials="PC">
    <w:p w14:paraId="58E7A184" w14:textId="450DBF70" w:rsidR="00086FD7" w:rsidRDefault="00086FD7">
      <w:pPr>
        <w:pStyle w:val="CommentText"/>
      </w:pPr>
      <w:r>
        <w:rPr>
          <w:rStyle w:val="CommentReference"/>
        </w:rPr>
        <w:annotationRef/>
      </w:r>
      <w:r>
        <w:rPr>
          <w:rFonts w:hint="cs"/>
        </w:rPr>
        <w:t xml:space="preserve">این سبک نوشتن کاملا نشان میدهد </w:t>
      </w:r>
      <w:r w:rsidR="00C60DF4">
        <w:rPr>
          <w:rFonts w:hint="cs"/>
        </w:rPr>
        <w:t>که توسط هوش مصنوعی نوشته شده. لذا همانطور که مثلا در قسمت "تصمیم:" برایت نوشتم ساختار اینگونه نوشته ها را تغییر بده.</w:t>
      </w:r>
      <w:r w:rsidR="00343838">
        <w:rPr>
          <w:rFonts w:hint="cs"/>
        </w:rPr>
        <w:t xml:space="preserve"> مثلا بگو بر اساس بررسی های انجام گرفته این نتیجه را گرفتیم که این یک تأخیر اداری</w:t>
      </w:r>
      <w:r w:rsidR="000B3FE9">
        <w:rPr>
          <w:rFonts w:hint="cs"/>
        </w:rPr>
        <w:t xml:space="preserve"> بی ضرر است.</w:t>
      </w:r>
    </w:p>
  </w:comment>
  <w:comment w:id="43" w:author="Payam Chiniforooshan" w:date="2026-09-28T21:13:00Z" w:initials="PC">
    <w:p w14:paraId="6431954D" w14:textId="77777777" w:rsidR="007C494D" w:rsidRDefault="007C494D">
      <w:pPr>
        <w:pStyle w:val="CommentText"/>
      </w:pPr>
      <w:r>
        <w:rPr>
          <w:rStyle w:val="CommentReference"/>
        </w:rPr>
        <w:annotationRef/>
      </w:r>
      <w:r>
        <w:rPr>
          <w:rFonts w:hint="cs"/>
        </w:rPr>
        <w:t>در این خصوص من قبلا توضیحات را داده بودم. احتمالا به درستی مستند نشده و در جابجایی چتها از قلم افتاده.</w:t>
      </w:r>
      <w:r>
        <w:br/>
      </w:r>
      <w:r>
        <w:rPr>
          <w:rFonts w:hint="cs"/>
        </w:rPr>
        <w:t xml:space="preserve">اصلا در استراتژی </w:t>
      </w:r>
      <w:r w:rsidR="005C46C3">
        <w:rPr>
          <w:rFonts w:hint="cs"/>
        </w:rPr>
        <w:t>نمونه گیری ما این موضوع بوده که ابتدا یک فیلتر اعمال شود و بعد نمونه گیری شود.</w:t>
      </w:r>
    </w:p>
    <w:p w14:paraId="551C2E9F" w14:textId="647570E6" w:rsidR="005C46C3" w:rsidRDefault="005C46C3">
      <w:pPr>
        <w:pStyle w:val="CommentText"/>
        <w:rPr>
          <w:lang w:bidi="fa-IR"/>
        </w:rPr>
      </w:pPr>
      <w:r>
        <w:rPr>
          <w:rFonts w:hint="cs"/>
        </w:rPr>
        <w:t xml:space="preserve">من مستندات مربوط به نمونه گیری را برایت در فولدر </w:t>
      </w:r>
      <w:r w:rsidR="00457932">
        <w:rPr>
          <w:rFonts w:hint="cs"/>
          <w:lang w:bidi="fa-IR"/>
        </w:rPr>
        <w:t>با آدرس زیر گذاشتم: آنها را بطور دقیق بررسی کن:</w:t>
      </w:r>
      <w:r w:rsidR="00457932">
        <w:rPr>
          <w:lang w:bidi="fa-IR"/>
        </w:rPr>
        <w:br/>
      </w:r>
      <w:r w:rsidR="00457932" w:rsidRPr="00457932">
        <w:rPr>
          <w:rtl w:val="0"/>
          <w:lang w:bidi="fa-IR"/>
        </w:rPr>
        <w:t>D:\OneDrive\AI-Project\TT_DataAnalysis\docs\Sampling Method</w:t>
      </w:r>
    </w:p>
  </w:comment>
  <w:comment w:id="45" w:author="Payam Chiniforooshan" w:date="2026-09-28T21:17:00Z" w:initials="PC">
    <w:p w14:paraId="7FA2D2CF" w14:textId="2B831DB3" w:rsidR="003B5E75" w:rsidRDefault="003B5E75">
      <w:pPr>
        <w:pStyle w:val="CommentText"/>
      </w:pPr>
      <w:r>
        <w:rPr>
          <w:rStyle w:val="CommentReference"/>
        </w:rPr>
        <w:annotationRef/>
      </w:r>
      <w:r>
        <w:rPr>
          <w:rFonts w:hint="cs"/>
        </w:rPr>
        <w:t>بر اساس اصلاح بخشهای قبلی، اینجا هم اصلاح می شود.</w:t>
      </w:r>
    </w:p>
  </w:comment>
  <w:comment w:id="48" w:author="Payam Chiniforooshan" w:date="2026-09-28T21:17:00Z" w:initials="PC">
    <w:p w14:paraId="474DB4F0" w14:textId="3A24C016" w:rsidR="007C345B" w:rsidRDefault="007C345B">
      <w:pPr>
        <w:pStyle w:val="CommentText"/>
      </w:pPr>
      <w:r>
        <w:rPr>
          <w:rStyle w:val="CommentReference"/>
        </w:rPr>
        <w:annotationRef/>
      </w:r>
      <w:r>
        <w:rPr>
          <w:rFonts w:hint="cs"/>
        </w:rPr>
        <w:t>بدین صورت بازنویسی شود:</w:t>
      </w:r>
      <w:r>
        <w:br/>
      </w:r>
      <w:r>
        <w:rPr>
          <w:rFonts w:hint="cs"/>
        </w:rPr>
        <w:t>پیامد این موضوع این است که ...</w:t>
      </w:r>
    </w:p>
  </w:comment>
  <w:comment w:id="50" w:author="Payam Chiniforooshan" w:date="2026-09-28T21:19:00Z" w:initials="PC">
    <w:p w14:paraId="5BBDDD77" w14:textId="659D77F7" w:rsidR="00F5014B" w:rsidRDefault="00F5014B">
      <w:pPr>
        <w:pStyle w:val="CommentText"/>
      </w:pPr>
      <w:r>
        <w:rPr>
          <w:rStyle w:val="CommentReference"/>
        </w:rPr>
        <w:annotationRef/>
      </w:r>
      <w:r>
        <w:rPr>
          <w:rFonts w:hint="cs"/>
        </w:rPr>
        <w:t xml:space="preserve">همانطور که گفتم </w:t>
      </w:r>
      <w:r w:rsidR="00F77C13">
        <w:rPr>
          <w:rFonts w:hint="cs"/>
        </w:rPr>
        <w:t xml:space="preserve">موضوعات را مثبت نگاه کن. بجای اینکه بگی نقطه کور، به تطبیق هایی که وجود دارد اشاره کن. البته با توجه به اینکه </w:t>
      </w:r>
      <w:r w:rsidR="00510740">
        <w:rPr>
          <w:rFonts w:hint="cs"/>
        </w:rPr>
        <w:t>عنوان فصل محدودیت است، کمی مثبتتر محدودیت را بنویس و سریع هم بگو که بر اساس نتایج اخلال خاصی ایجاد نمیکند.</w:t>
      </w:r>
    </w:p>
  </w:comment>
  <w:comment w:id="51" w:author="Payam Chiniforooshan" w:date="2026-09-28T21:20:00Z" w:initials="PC">
    <w:p w14:paraId="1CB9EFA6" w14:textId="164AF665" w:rsidR="00CE52BE" w:rsidRDefault="00CE52BE">
      <w:pPr>
        <w:pStyle w:val="CommentText"/>
      </w:pPr>
      <w:r>
        <w:rPr>
          <w:rStyle w:val="CommentReference"/>
        </w:rPr>
        <w:annotationRef/>
      </w:r>
      <w:r>
        <w:rPr>
          <w:rFonts w:hint="cs"/>
        </w:rPr>
        <w:t xml:space="preserve">همانطور </w:t>
      </w:r>
      <w:r w:rsidR="00F07D05">
        <w:rPr>
          <w:rFonts w:hint="cs"/>
        </w:rPr>
        <w:t>که گفتم لطفا تمامی اینگونه نوشته ها تغییر کند:</w:t>
      </w:r>
      <w:r w:rsidR="00F07D05">
        <w:br/>
      </w:r>
      <w:r w:rsidR="00F07D05">
        <w:rPr>
          <w:rFonts w:hint="cs"/>
        </w:rPr>
        <w:t>نتایج تحلیلهای انجام گر</w:t>
      </w:r>
      <w:r w:rsidR="00FF4EC8">
        <w:rPr>
          <w:rFonts w:hint="cs"/>
        </w:rPr>
        <w:t>فته ...</w:t>
      </w:r>
    </w:p>
  </w:comment>
  <w:comment w:id="53" w:author="Payam Chiniforooshan" w:date="2026-09-28T21:23:00Z" w:initials="PC">
    <w:p w14:paraId="5EBF7BD0" w14:textId="249500A9" w:rsidR="00FF4EC8" w:rsidRDefault="00FF4EC8">
      <w:pPr>
        <w:pStyle w:val="CommentText"/>
      </w:pPr>
      <w:r>
        <w:rPr>
          <w:rStyle w:val="CommentReference"/>
        </w:rPr>
        <w:annotationRef/>
      </w:r>
      <w:r>
        <w:rPr>
          <w:rFonts w:hint="cs"/>
        </w:rPr>
        <w:t>کمی رسمی تر و مودبانه تر باید نوشته شود</w:t>
      </w:r>
    </w:p>
  </w:comment>
  <w:comment w:id="58" w:author="Payam Chiniforooshan" w:date="2026-09-28T21:25:00Z" w:initials="PC">
    <w:p w14:paraId="6D2D154B" w14:textId="79216F24" w:rsidR="003E5B33" w:rsidRDefault="003E5B33">
      <w:pPr>
        <w:pStyle w:val="CommentText"/>
      </w:pPr>
      <w:r>
        <w:rPr>
          <w:rStyle w:val="CommentReference"/>
        </w:rPr>
        <w:annotationRef/>
      </w:r>
      <w:r>
        <w:rPr>
          <w:rFonts w:hint="cs"/>
        </w:rPr>
        <w:t xml:space="preserve">میتوانی یک واژه معادل فارسی هم بزاری و سپس </w:t>
      </w:r>
      <w:r w:rsidR="000C001D">
        <w:rPr>
          <w:rFonts w:hint="cs"/>
        </w:rPr>
        <w:t>در پرانتز گرانولارتی را بیاوری؟</w:t>
      </w:r>
    </w:p>
  </w:comment>
  <w:comment w:id="61" w:author="Payam Chiniforooshan" w:date="2026-09-28T21:26:00Z" w:initials="PC">
    <w:p w14:paraId="64547B23" w14:textId="4A14A8AC" w:rsidR="0030282C" w:rsidRDefault="0030282C">
      <w:pPr>
        <w:pStyle w:val="CommentText"/>
      </w:pPr>
      <w:r>
        <w:rPr>
          <w:rStyle w:val="CommentReference"/>
        </w:rPr>
        <w:annotationRef/>
      </w:r>
      <w:r w:rsidR="00552ADC">
        <w:rPr>
          <w:rFonts w:hint="cs"/>
        </w:rPr>
        <w:t>بطور کلی در خصوص جداول این بخش یعنی 1.6، در حد 1 پاراگراف چند جمله ای راجع به جدول و اینکه دقیقا چه چیری را نشان میدهد توضیح داده شود.</w:t>
      </w:r>
    </w:p>
  </w:comment>
  <w:comment w:id="63" w:author="Payam Chiniforooshan" w:date="2026-09-28T21:27:00Z" w:initials="PC">
    <w:p w14:paraId="6202FC59" w14:textId="2FDFB189" w:rsidR="00386C13" w:rsidRDefault="00386C13">
      <w:pPr>
        <w:pStyle w:val="CommentText"/>
        <w:rPr>
          <w:lang w:bidi="fa-IR"/>
        </w:rPr>
      </w:pPr>
      <w:r>
        <w:rPr>
          <w:rStyle w:val="CommentReference"/>
        </w:rPr>
        <w:annotationRef/>
      </w:r>
      <w:r>
        <w:rPr>
          <w:rFonts w:hint="cs"/>
        </w:rPr>
        <w:t xml:space="preserve">اگر بصورت </w:t>
      </w:r>
      <w:r>
        <w:rPr>
          <w:rtl w:val="0"/>
        </w:rPr>
        <w:t>equation</w:t>
      </w:r>
      <w:r>
        <w:rPr>
          <w:rFonts w:hint="cs"/>
          <w:lang w:bidi="fa-IR"/>
        </w:rPr>
        <w:t xml:space="preserve"> بنویسی بهتر است</w:t>
      </w:r>
    </w:p>
  </w:comment>
  <w:comment w:id="64" w:author="Payam Chiniforooshan" w:date="2026-09-28T21:31:00Z" w:initials="PC">
    <w:p w14:paraId="168D6F77" w14:textId="4671529E" w:rsidR="008E6297" w:rsidRDefault="008E6297">
      <w:pPr>
        <w:pStyle w:val="CommentText"/>
      </w:pPr>
      <w:r>
        <w:rPr>
          <w:rStyle w:val="CommentReference"/>
        </w:rPr>
        <w:annotationRef/>
      </w:r>
      <w:r>
        <w:rPr>
          <w:rFonts w:hint="cs"/>
        </w:rPr>
        <w:t xml:space="preserve">هر توضیحی که فکر می کنی اضافه است یا ممکن است باعث ایجاد ابهام و سردرگمی در </w:t>
      </w:r>
      <w:r w:rsidR="00086E72">
        <w:rPr>
          <w:rFonts w:hint="cs"/>
        </w:rPr>
        <w:t>مخاطب ما یعنی بانک شد، آنرا حذف یا تعدیل کن.</w:t>
      </w:r>
    </w:p>
  </w:comment>
  <w:comment w:id="66" w:author="Payam Chiniforooshan" w:date="2026-09-28T21:32:00Z" w:initials="PC">
    <w:p w14:paraId="37946527" w14:textId="5A477B59" w:rsidR="00E15164" w:rsidRDefault="00E15164">
      <w:pPr>
        <w:pStyle w:val="CommentText"/>
      </w:pPr>
      <w:r>
        <w:rPr>
          <w:rStyle w:val="CommentReference"/>
        </w:rPr>
        <w:annotationRef/>
      </w:r>
      <w:r>
        <w:rPr>
          <w:rFonts w:hint="cs"/>
        </w:rPr>
        <w:t>جمله نا مفهوم است، بازنویسی شود</w:t>
      </w:r>
    </w:p>
  </w:comment>
  <w:comment w:id="67" w:author="Payam Chiniforooshan" w:date="2026-09-28T21:33:00Z" w:initials="PC">
    <w:p w14:paraId="25B6A259" w14:textId="075EA007" w:rsidR="00E15164" w:rsidRDefault="00E15164">
      <w:pPr>
        <w:pStyle w:val="CommentText"/>
      </w:pPr>
      <w:r>
        <w:rPr>
          <w:rStyle w:val="CommentReference"/>
        </w:rPr>
        <w:annotationRef/>
      </w:r>
      <w:r>
        <w:rPr>
          <w:rFonts w:hint="cs"/>
        </w:rPr>
        <w:t>توضیح مختصری راجع به جدول آورده شد و سپس جدول را بیاوریم</w:t>
      </w:r>
      <w:r w:rsidR="00D67853">
        <w:rPr>
          <w:rFonts w:hint="cs"/>
        </w:rPr>
        <w:t>.</w:t>
      </w:r>
      <w:r w:rsidR="00D67853">
        <w:br/>
      </w:r>
      <w:r w:rsidR="00D67853">
        <w:rPr>
          <w:rFonts w:hint="cs"/>
        </w:rPr>
        <w:t>مثل کاری که برای جدول 1-12 کرده ای</w:t>
      </w:r>
    </w:p>
  </w:comment>
  <w:comment w:id="69" w:author="Payam Chiniforooshan" w:date="2026-09-28T21:33:00Z" w:initials="PC">
    <w:p w14:paraId="2CFC426A" w14:textId="3480A34E" w:rsidR="00D67853" w:rsidRDefault="00D67853">
      <w:pPr>
        <w:pStyle w:val="CommentText"/>
        <w:rPr>
          <w:lang w:bidi="fa-IR"/>
        </w:rPr>
      </w:pPr>
      <w:r>
        <w:rPr>
          <w:rStyle w:val="CommentReference"/>
        </w:rPr>
        <w:annotationRef/>
      </w:r>
      <w:r>
        <w:rPr>
          <w:rFonts w:hint="cs"/>
        </w:rPr>
        <w:t xml:space="preserve">در قالب جملات بیاید. </w:t>
      </w:r>
      <w:r>
        <w:rPr>
          <w:rtl w:val="0"/>
        </w:rPr>
        <w:t>Bold</w:t>
      </w:r>
      <w:r>
        <w:rPr>
          <w:rFonts w:hint="cs"/>
          <w:lang w:bidi="fa-IR"/>
        </w:rPr>
        <w:t xml:space="preserve"> هم باشد خوب است</w:t>
      </w:r>
    </w:p>
  </w:comment>
  <w:comment w:id="71" w:author="Payam Chiniforooshan" w:date="2026-09-28T21:34:00Z" w:initials="PC">
    <w:p w14:paraId="50D178D8" w14:textId="6278FF21" w:rsidR="00A708D7" w:rsidRDefault="00A708D7">
      <w:pPr>
        <w:pStyle w:val="CommentText"/>
      </w:pPr>
      <w:r>
        <w:rPr>
          <w:rStyle w:val="CommentReference"/>
        </w:rPr>
        <w:annotationRef/>
      </w:r>
      <w:r>
        <w:rPr>
          <w:rFonts w:hint="cs"/>
        </w:rPr>
        <w:t>اینها ابهام</w:t>
      </w:r>
      <w:r w:rsidR="002021B1">
        <w:rPr>
          <w:rFonts w:hint="cs"/>
        </w:rPr>
        <w:t>اتی هستند که بر اسسا توضیحاتی که خودت نوشتی رفغ شده است. پس اینقدر در تیتر منفی نباشد. مدیران بانک با خواندن این تیتر، صحت کل گزارش را زیر سوال خواهند برد.</w:t>
      </w:r>
      <w:r w:rsidR="002021B1">
        <w:br/>
      </w:r>
      <w:r w:rsidR="002021B1">
        <w:rPr>
          <w:rFonts w:hint="cs"/>
        </w:rPr>
        <w:t>در کل گزارش اینگونه منفی نگری ها را جایگزین کن</w:t>
      </w:r>
    </w:p>
  </w:comment>
  <w:comment w:id="75" w:author="Payam Chiniforooshan" w:date="2026-09-28T21:38:00Z" w:initials="PC">
    <w:p w14:paraId="5AC110AD" w14:textId="3C2AA574" w:rsidR="00FF5861" w:rsidRDefault="00FF5861">
      <w:pPr>
        <w:pStyle w:val="CommentText"/>
      </w:pPr>
      <w:r>
        <w:rPr>
          <w:rStyle w:val="CommentReference"/>
        </w:rPr>
        <w:annotationRef/>
      </w:r>
      <w:r>
        <w:rPr>
          <w:rFonts w:hint="cs"/>
        </w:rPr>
        <w:t>این ها را همانطور که گفتم یک بخش جدید بزار و در قالب سوالات از بانک طرح کنیم. حتما اشاره کنیم که در تحلیلها از آنها استفاده نشده است.</w:t>
      </w:r>
    </w:p>
  </w:comment>
  <w:comment w:id="79" w:author="Payam Chiniforooshan" w:date="2026-09-28T21:40:00Z" w:initials="PC">
    <w:p w14:paraId="65484A26" w14:textId="0E133D4B" w:rsidR="0020109C" w:rsidRDefault="0020109C">
      <w:pPr>
        <w:pStyle w:val="CommentText"/>
      </w:pPr>
      <w:r>
        <w:rPr>
          <w:rStyle w:val="CommentReference"/>
        </w:rPr>
        <w:annotationRef/>
      </w:r>
      <w:r>
        <w:rPr>
          <w:rFonts w:hint="cs"/>
        </w:rPr>
        <w:t>کلا اینطور بگم که خیلی به ناسازگاری ها اشاره شده. آنهایی که رفع شده را با ادبیات مشکلات حل شده بیاد. آنهایی هم که باقیمانده، اصلا یک زیر فصل در همین بخش بیاید و گفته شود که بانک این ابهامات را رفع کند.</w:t>
      </w:r>
    </w:p>
  </w:comment>
  <w:comment w:id="84" w:author="Payam Chiniforooshan" w:date="2026-10-07T19:26:00Z" w:initials="PC">
    <w:p w14:paraId="1B79E97A" w14:textId="77777777" w:rsidR="004A0D03" w:rsidRDefault="004A0D03" w:rsidP="004A0D03">
      <w:pPr>
        <w:pStyle w:val="CommentText"/>
        <w:bidi w:val="0"/>
      </w:pPr>
      <w:r>
        <w:rPr>
          <w:rStyle w:val="CommentReference"/>
        </w:rPr>
        <w:annotationRef/>
      </w:r>
      <w:r>
        <w:rPr>
          <w:rFonts w:hint="eastAsia"/>
          <w:lang w:bidi="fa-IR"/>
        </w:rPr>
        <w:t>ا</w:t>
      </w:r>
      <w:r>
        <w:rPr>
          <w:rFonts w:hint="cs"/>
          <w:lang w:bidi="fa-IR"/>
        </w:rPr>
        <w:t>ی</w:t>
      </w:r>
      <w:r>
        <w:rPr>
          <w:rFonts w:hint="eastAsia"/>
          <w:lang w:bidi="fa-IR"/>
        </w:rPr>
        <w:t>ن</w:t>
      </w:r>
      <w:r>
        <w:rPr>
          <w:lang w:bidi="fa-IR"/>
        </w:rPr>
        <w:t xml:space="preserve"> بخش، بخش پا</w:t>
      </w:r>
      <w:r>
        <w:rPr>
          <w:rFonts w:hint="cs"/>
          <w:lang w:bidi="fa-IR"/>
        </w:rPr>
        <w:t>ی</w:t>
      </w:r>
      <w:r>
        <w:rPr>
          <w:rFonts w:hint="eastAsia"/>
          <w:lang w:bidi="fa-IR"/>
        </w:rPr>
        <w:t>ان</w:t>
      </w:r>
      <w:r>
        <w:rPr>
          <w:rFonts w:hint="cs"/>
          <w:lang w:bidi="fa-IR"/>
        </w:rPr>
        <w:t>ی</w:t>
      </w:r>
      <w:r>
        <w:rPr>
          <w:lang w:bidi="fa-IR"/>
        </w:rPr>
        <w:t xml:space="preserve"> فصل 1 است، لذا با</w:t>
      </w:r>
      <w:r>
        <w:rPr>
          <w:rFonts w:hint="cs"/>
          <w:lang w:bidi="fa-IR"/>
        </w:rPr>
        <w:t>ی</w:t>
      </w:r>
      <w:r>
        <w:rPr>
          <w:rFonts w:hint="eastAsia"/>
          <w:lang w:bidi="fa-IR"/>
        </w:rPr>
        <w:t>د</w:t>
      </w:r>
      <w:r>
        <w:rPr>
          <w:lang w:bidi="fa-IR"/>
        </w:rPr>
        <w:t xml:space="preserve"> قبل از فصل 2 ب</w:t>
      </w:r>
      <w:r>
        <w:rPr>
          <w:rFonts w:hint="cs"/>
          <w:lang w:bidi="fa-IR"/>
        </w:rPr>
        <w:t>ی</w:t>
      </w:r>
      <w:r>
        <w:rPr>
          <w:rFonts w:hint="eastAsia"/>
          <w:lang w:bidi="fa-IR"/>
        </w:rPr>
        <w:t>ا</w:t>
      </w:r>
      <w:r>
        <w:rPr>
          <w:rFonts w:hint="cs"/>
          <w:lang w:bidi="fa-IR"/>
        </w:rPr>
        <w:t>ی</w:t>
      </w:r>
      <w:r>
        <w:rPr>
          <w:rFonts w:hint="eastAsia"/>
          <w:lang w:bidi="fa-IR"/>
        </w:rPr>
        <w:t>د</w:t>
      </w:r>
      <w:r>
        <w:rPr>
          <w:lang w:bidi="fa-IR"/>
        </w:rPr>
        <w:t>.</w:t>
      </w:r>
    </w:p>
  </w:comment>
  <w:comment w:id="86" w:author="Payam Chiniforooshan" w:date="2026-09-28T21:49:00Z" w:initials="PC">
    <w:p w14:paraId="3CBCFAF2" w14:textId="399E03A4" w:rsidR="0061130E" w:rsidRDefault="0061130E">
      <w:pPr>
        <w:pStyle w:val="CommentText"/>
        <w:rPr>
          <w:lang w:bidi="fa-IR"/>
        </w:rPr>
      </w:pPr>
      <w:r>
        <w:rPr>
          <w:rStyle w:val="CommentReference"/>
        </w:rPr>
        <w:annotationRef/>
      </w:r>
      <w:r w:rsidR="008E1D9C">
        <w:rPr>
          <w:rFonts w:hint="cs"/>
        </w:rPr>
        <w:t xml:space="preserve">حتما یه نگاهی به فایل </w:t>
      </w:r>
      <w:r w:rsidR="008E1D9C">
        <w:rPr>
          <w:rtl w:val="0"/>
        </w:rPr>
        <w:t>RFP</w:t>
      </w:r>
      <w:r w:rsidR="008E1D9C">
        <w:rPr>
          <w:rFonts w:hint="cs"/>
          <w:lang w:bidi="fa-IR"/>
        </w:rPr>
        <w:t xml:space="preserve"> واقع در فولدر </w:t>
      </w:r>
      <w:r w:rsidR="00DA253A" w:rsidRPr="00DA253A">
        <w:rPr>
          <w:rtl w:val="0"/>
          <w:lang w:bidi="fa-IR"/>
        </w:rPr>
        <w:t>Sampling Method</w:t>
      </w:r>
      <w:r w:rsidR="00DA253A">
        <w:rPr>
          <w:rFonts w:hint="cs"/>
          <w:lang w:bidi="fa-IR"/>
        </w:rPr>
        <w:t xml:space="preserve"> بنداز</w:t>
      </w:r>
    </w:p>
  </w:comment>
  <w:comment w:id="89" w:author="Payam Chiniforooshan" w:date="2026-09-28T22:00:00Z" w:initials="PC">
    <w:p w14:paraId="215D5237" w14:textId="6C715878" w:rsidR="00754732" w:rsidRDefault="00754732">
      <w:pPr>
        <w:pStyle w:val="CommentText"/>
      </w:pPr>
      <w:r>
        <w:rPr>
          <w:rStyle w:val="CommentReference"/>
        </w:rPr>
        <w:annotationRef/>
      </w:r>
      <w:r>
        <w:rPr>
          <w:rFonts w:hint="cs"/>
        </w:rPr>
        <w:t>این موضوع پوشش نمونه از کل داده ها بسیار مهم و تأثیر گذار است. حتما در خلاصه مدیریتی به این موضوع اشاره شود.</w:t>
      </w:r>
    </w:p>
  </w:comment>
  <w:comment w:id="90" w:author="Payam Chiniforooshan" w:date="2026-09-28T21:57:00Z" w:initials="PC">
    <w:p w14:paraId="223CAABF" w14:textId="38713FDB" w:rsidR="006F6E45" w:rsidRDefault="006F6E45">
      <w:pPr>
        <w:pStyle w:val="CommentText"/>
      </w:pPr>
      <w:r>
        <w:rPr>
          <w:rStyle w:val="CommentReference"/>
        </w:rPr>
        <w:annotationRef/>
      </w:r>
      <w:r>
        <w:rPr>
          <w:rFonts w:hint="cs"/>
        </w:rPr>
        <w:t>اصلاح ماه</w:t>
      </w:r>
      <w:r w:rsidR="002E0128">
        <w:rPr>
          <w:rFonts w:hint="cs"/>
        </w:rPr>
        <w:t>، از راست به چپ</w:t>
      </w:r>
    </w:p>
  </w:comment>
  <w:comment w:id="88" w:author="Payam Chiniforooshan" w:date="2026-09-28T21:59:00Z" w:initials="PC">
    <w:p w14:paraId="11C54EA6" w14:textId="59670248" w:rsidR="00754732" w:rsidRDefault="00754732">
      <w:pPr>
        <w:pStyle w:val="CommentText"/>
      </w:pPr>
      <w:r>
        <w:rPr>
          <w:rStyle w:val="CommentReference"/>
        </w:rPr>
        <w:annotationRef/>
      </w:r>
    </w:p>
  </w:comment>
  <w:comment w:id="92" w:author="Payam Chiniforooshan" w:date="2026-09-28T21:58:00Z" w:initials="PC">
    <w:p w14:paraId="72D5C4F7" w14:textId="0B70E237" w:rsidR="00D57CD6" w:rsidRDefault="00D57CD6">
      <w:pPr>
        <w:pStyle w:val="CommentText"/>
      </w:pPr>
      <w:r>
        <w:rPr>
          <w:rStyle w:val="CommentReference"/>
        </w:rPr>
        <w:annotationRef/>
      </w:r>
      <w:r>
        <w:rPr>
          <w:rFonts w:hint="cs"/>
        </w:rPr>
        <w:t>بهتر نیست بگوییم بازتاب تا حد زیادی دقیق</w:t>
      </w:r>
      <w:r w:rsidR="00867ACB">
        <w:rPr>
          <w:rFonts w:hint="cs"/>
        </w:rPr>
        <w:t>؟ یا عبارتی که کمی محافظه کارانه تر باشد</w:t>
      </w:r>
    </w:p>
  </w:comment>
  <w:comment w:id="94" w:author="Payam Chiniforooshan" w:date="2026-10-07T19:30:00Z" w:initials="PC">
    <w:p w14:paraId="421C186B" w14:textId="77777777" w:rsidR="002E5287" w:rsidRDefault="002E5287" w:rsidP="002E5287">
      <w:pPr>
        <w:pStyle w:val="CommentText"/>
        <w:bidi w:val="0"/>
      </w:pPr>
      <w:r>
        <w:rPr>
          <w:rStyle w:val="CommentReference"/>
        </w:rPr>
        <w:annotationRef/>
      </w:r>
      <w:r>
        <w:rPr>
          <w:rFonts w:hint="eastAsia"/>
          <w:lang w:bidi="fa-IR"/>
        </w:rPr>
        <w:t>اشاره</w:t>
      </w:r>
      <w:r>
        <w:rPr>
          <w:lang w:bidi="fa-IR"/>
        </w:rPr>
        <w:t xml:space="preserve"> شود که در صورت</w:t>
      </w:r>
      <w:r>
        <w:rPr>
          <w:rFonts w:hint="cs"/>
          <w:lang w:bidi="fa-IR"/>
        </w:rPr>
        <w:t>ی</w:t>
      </w:r>
      <w:r>
        <w:rPr>
          <w:rFonts w:hint="eastAsia"/>
          <w:lang w:bidi="fa-IR"/>
        </w:rPr>
        <w:t>که</w:t>
      </w:r>
      <w:r>
        <w:rPr>
          <w:lang w:bidi="fa-IR"/>
        </w:rPr>
        <w:t xml:space="preserve"> اطلاعات در قالب جدول (اسم جدول) ارائه شود، در بخشها</w:t>
      </w:r>
      <w:r>
        <w:rPr>
          <w:rFonts w:hint="cs"/>
          <w:lang w:bidi="fa-IR"/>
        </w:rPr>
        <w:t>ی</w:t>
      </w:r>
      <w:r>
        <w:rPr>
          <w:lang w:bidi="fa-IR"/>
        </w:rPr>
        <w:t xml:space="preserve"> بعد</w:t>
      </w:r>
      <w:r>
        <w:rPr>
          <w:rFonts w:hint="cs"/>
          <w:lang w:bidi="fa-IR"/>
        </w:rPr>
        <w:t>ی</w:t>
      </w:r>
      <w:r>
        <w:rPr>
          <w:lang w:bidi="fa-IR"/>
        </w:rPr>
        <w:t xml:space="preserve"> ا</w:t>
      </w:r>
      <w:r>
        <w:rPr>
          <w:rFonts w:hint="cs"/>
          <w:lang w:bidi="fa-IR"/>
        </w:rPr>
        <w:t>ی</w:t>
      </w:r>
      <w:r>
        <w:rPr>
          <w:rFonts w:hint="eastAsia"/>
          <w:lang w:bidi="fa-IR"/>
        </w:rPr>
        <w:t>ن</w:t>
      </w:r>
      <w:r>
        <w:rPr>
          <w:lang w:bidi="fa-IR"/>
        </w:rPr>
        <w:t xml:space="preserve"> فصل تکم</w:t>
      </w:r>
      <w:r>
        <w:rPr>
          <w:rFonts w:hint="cs"/>
          <w:lang w:bidi="fa-IR"/>
        </w:rPr>
        <w:t>ی</w:t>
      </w:r>
      <w:r>
        <w:rPr>
          <w:rFonts w:hint="eastAsia"/>
          <w:lang w:bidi="fa-IR"/>
        </w:rPr>
        <w:t>ل</w:t>
      </w:r>
      <w:r>
        <w:rPr>
          <w:lang w:bidi="fa-IR"/>
        </w:rPr>
        <w:t xml:space="preserve"> خواهد شد.</w:t>
      </w:r>
    </w:p>
  </w:comment>
  <w:comment w:id="98" w:author="Payam Chiniforooshan" w:date="2026-09-28T22:03:00Z" w:initials="PC">
    <w:p w14:paraId="6175B4D2" w14:textId="77777777" w:rsidR="00F4570D" w:rsidRDefault="00F4570D">
      <w:pPr>
        <w:pStyle w:val="CommentText"/>
      </w:pPr>
      <w:r>
        <w:rPr>
          <w:rStyle w:val="CommentReference"/>
        </w:rPr>
        <w:annotationRef/>
      </w:r>
      <w:r w:rsidR="00A33FD3">
        <w:rPr>
          <w:rFonts w:hint="cs"/>
        </w:rPr>
        <w:t>نظر من این است که حتما باید تسهیلات گیرندگان اصلی مبنای محاسبات قرار گیرد. نظر تو چست؟</w:t>
      </w:r>
    </w:p>
    <w:p w14:paraId="51DF5D65" w14:textId="41F2C932" w:rsidR="00A33FD3" w:rsidRDefault="00A33FD3">
      <w:pPr>
        <w:pStyle w:val="CommentText"/>
      </w:pPr>
      <w:r>
        <w:rPr>
          <w:rFonts w:hint="cs"/>
        </w:rPr>
        <w:t>بطور دقیق متوجه نشدم که آخر کدامیک را گرفته ای؟ آیا ضامن ها را هم در تحلیلها آورده ای یا خیر؟</w:t>
      </w:r>
    </w:p>
  </w:comment>
  <w:comment w:id="101" w:author="Payam Chiniforooshan" w:date="2026-09-28T22:05:00Z" w:initials="PC">
    <w:p w14:paraId="19A533FA" w14:textId="77777777" w:rsidR="003B1A4F" w:rsidRDefault="003B1A4F">
      <w:pPr>
        <w:pStyle w:val="CommentText"/>
      </w:pPr>
      <w:r>
        <w:rPr>
          <w:rStyle w:val="CommentReference"/>
        </w:rPr>
        <w:annotationRef/>
      </w:r>
      <w:r>
        <w:rPr>
          <w:rFonts w:hint="cs"/>
        </w:rPr>
        <w:t>لطفا تمامی نمودارها هم شماره گذاری شود. بدین صورت که ابتدا شماره فصل و سپس شماره نمودار</w:t>
      </w:r>
    </w:p>
    <w:p w14:paraId="767A9E85" w14:textId="50E516C6" w:rsidR="003B1A4F" w:rsidRDefault="003B1A4F">
      <w:pPr>
        <w:pStyle w:val="CommentText"/>
      </w:pPr>
      <w:r>
        <w:rPr>
          <w:rFonts w:hint="cs"/>
        </w:rPr>
        <w:t>مثلا این نمودار میشود نمودار 2-1 یعنی نمودار 1 در فصل 2</w:t>
      </w:r>
    </w:p>
  </w:comment>
  <w:comment w:id="104" w:author="Payam Chiniforooshan" w:date="2026-10-07T19:33:00Z" w:initials="PC">
    <w:p w14:paraId="25C10C75" w14:textId="77777777" w:rsidR="00DA5A68" w:rsidRDefault="00071336" w:rsidP="00DA5A68">
      <w:pPr>
        <w:pStyle w:val="CommentText"/>
        <w:bidi w:val="0"/>
      </w:pPr>
      <w:r>
        <w:rPr>
          <w:rStyle w:val="CommentReference"/>
        </w:rPr>
        <w:annotationRef/>
      </w:r>
      <w:r w:rsidR="00DA5A68">
        <w:rPr>
          <w:rFonts w:hint="eastAsia"/>
          <w:lang w:bidi="fa-IR"/>
        </w:rPr>
        <w:t>حواست</w:t>
      </w:r>
      <w:r w:rsidR="00DA5A68">
        <w:rPr>
          <w:lang w:bidi="fa-IR"/>
        </w:rPr>
        <w:t xml:space="preserve"> باشد که ما م</w:t>
      </w:r>
      <w:r w:rsidR="00DA5A68">
        <w:rPr>
          <w:rFonts w:hint="cs"/>
          <w:lang w:bidi="fa-IR"/>
        </w:rPr>
        <w:t>ی</w:t>
      </w:r>
      <w:r w:rsidR="00DA5A68">
        <w:rPr>
          <w:rFonts w:hint="eastAsia"/>
          <w:lang w:bidi="fa-IR"/>
        </w:rPr>
        <w:t>خواه</w:t>
      </w:r>
      <w:r w:rsidR="00DA5A68">
        <w:rPr>
          <w:rFonts w:hint="cs"/>
          <w:lang w:bidi="fa-IR"/>
        </w:rPr>
        <w:t>ی</w:t>
      </w:r>
      <w:r w:rsidR="00DA5A68">
        <w:rPr>
          <w:rFonts w:hint="eastAsia"/>
          <w:lang w:bidi="fa-IR"/>
        </w:rPr>
        <w:t>م</w:t>
      </w:r>
      <w:r w:rsidR="00DA5A68">
        <w:rPr>
          <w:lang w:bidi="fa-IR"/>
        </w:rPr>
        <w:t xml:space="preserve"> در خصوص بانک اطلاعات</w:t>
      </w:r>
      <w:r w:rsidR="00DA5A68">
        <w:rPr>
          <w:rFonts w:hint="cs"/>
          <w:lang w:bidi="fa-IR"/>
        </w:rPr>
        <w:t>ی</w:t>
      </w:r>
      <w:r w:rsidR="00DA5A68">
        <w:rPr>
          <w:lang w:bidi="fa-IR"/>
        </w:rPr>
        <w:t xml:space="preserve"> را بده</w:t>
      </w:r>
      <w:r w:rsidR="00DA5A68">
        <w:rPr>
          <w:rFonts w:hint="cs"/>
          <w:lang w:bidi="fa-IR"/>
        </w:rPr>
        <w:t>ی</w:t>
      </w:r>
      <w:r w:rsidR="00DA5A68">
        <w:rPr>
          <w:rFonts w:hint="eastAsia"/>
          <w:lang w:bidi="fa-IR"/>
        </w:rPr>
        <w:t>م،</w:t>
      </w:r>
      <w:r w:rsidR="00DA5A68">
        <w:rPr>
          <w:lang w:bidi="fa-IR"/>
        </w:rPr>
        <w:t xml:space="preserve"> نه صرفا رو</w:t>
      </w:r>
      <w:r w:rsidR="00DA5A68">
        <w:rPr>
          <w:rFonts w:hint="cs"/>
          <w:lang w:bidi="fa-IR"/>
        </w:rPr>
        <w:t>ی</w:t>
      </w:r>
      <w:r w:rsidR="00DA5A68">
        <w:rPr>
          <w:lang w:bidi="fa-IR"/>
        </w:rPr>
        <w:t xml:space="preserve"> داده ها</w:t>
      </w:r>
      <w:r w:rsidR="00DA5A68">
        <w:rPr>
          <w:rFonts w:hint="cs"/>
          <w:lang w:bidi="fa-IR"/>
        </w:rPr>
        <w:t>یی</w:t>
      </w:r>
      <w:r w:rsidR="00DA5A68">
        <w:rPr>
          <w:lang w:bidi="fa-IR"/>
        </w:rPr>
        <w:t xml:space="preserve"> که بانک به ما داده است. گزارش ز</w:t>
      </w:r>
      <w:r w:rsidR="00DA5A68">
        <w:rPr>
          <w:rFonts w:hint="cs"/>
          <w:lang w:bidi="fa-IR"/>
        </w:rPr>
        <w:t>ی</w:t>
      </w:r>
      <w:r w:rsidR="00DA5A68">
        <w:rPr>
          <w:rFonts w:hint="eastAsia"/>
          <w:lang w:bidi="fa-IR"/>
        </w:rPr>
        <w:t>اد</w:t>
      </w:r>
      <w:r w:rsidR="00DA5A68">
        <w:rPr>
          <w:lang w:bidi="fa-IR"/>
        </w:rPr>
        <w:t xml:space="preserve"> به موضوع داده ها ورود کرده، ا</w:t>
      </w:r>
      <w:r w:rsidR="00DA5A68">
        <w:rPr>
          <w:rFonts w:hint="cs"/>
          <w:lang w:bidi="fa-IR"/>
        </w:rPr>
        <w:t>ی</w:t>
      </w:r>
      <w:r w:rsidR="00DA5A68">
        <w:rPr>
          <w:rFonts w:hint="eastAsia"/>
          <w:lang w:bidi="fa-IR"/>
        </w:rPr>
        <w:t>نطور</w:t>
      </w:r>
      <w:r w:rsidR="00DA5A68">
        <w:rPr>
          <w:lang w:bidi="fa-IR"/>
        </w:rPr>
        <w:t xml:space="preserve"> تصور کن که </w:t>
      </w:r>
      <w:r w:rsidR="00DA5A68">
        <w:rPr>
          <w:rFonts w:hint="cs"/>
          <w:lang w:bidi="fa-IR"/>
        </w:rPr>
        <w:t>ی</w:t>
      </w:r>
      <w:r w:rsidR="00DA5A68">
        <w:rPr>
          <w:rFonts w:hint="eastAsia"/>
          <w:lang w:bidi="fa-IR"/>
        </w:rPr>
        <w:t>ک</w:t>
      </w:r>
      <w:r w:rsidR="00DA5A68">
        <w:rPr>
          <w:rFonts w:hint="cs"/>
          <w:lang w:bidi="fa-IR"/>
        </w:rPr>
        <w:t>ی</w:t>
      </w:r>
      <w:r w:rsidR="00DA5A68">
        <w:rPr>
          <w:lang w:bidi="fa-IR"/>
        </w:rPr>
        <w:t xml:space="preserve"> از مد</w:t>
      </w:r>
      <w:r w:rsidR="00DA5A68">
        <w:rPr>
          <w:rFonts w:hint="cs"/>
          <w:lang w:bidi="fa-IR"/>
        </w:rPr>
        <w:t>ی</w:t>
      </w:r>
      <w:r w:rsidR="00DA5A68">
        <w:rPr>
          <w:rFonts w:hint="eastAsia"/>
          <w:lang w:bidi="fa-IR"/>
        </w:rPr>
        <w:t>ران</w:t>
      </w:r>
      <w:r w:rsidR="00DA5A68">
        <w:rPr>
          <w:lang w:bidi="fa-IR"/>
        </w:rPr>
        <w:t xml:space="preserve"> بانک، که اطلاعات</w:t>
      </w:r>
      <w:r w:rsidR="00DA5A68">
        <w:rPr>
          <w:rFonts w:hint="cs"/>
          <w:lang w:bidi="fa-IR"/>
        </w:rPr>
        <w:t>ی</w:t>
      </w:r>
      <w:r w:rsidR="00DA5A68">
        <w:rPr>
          <w:lang w:bidi="fa-IR"/>
        </w:rPr>
        <w:t xml:space="preserve"> از پا</w:t>
      </w:r>
      <w:r w:rsidR="00DA5A68">
        <w:rPr>
          <w:rFonts w:hint="cs"/>
          <w:lang w:bidi="fa-IR"/>
        </w:rPr>
        <w:t>ی</w:t>
      </w:r>
      <w:r w:rsidR="00DA5A68">
        <w:rPr>
          <w:rFonts w:hint="eastAsia"/>
          <w:lang w:bidi="fa-IR"/>
        </w:rPr>
        <w:t>گاه</w:t>
      </w:r>
      <w:r w:rsidR="00DA5A68">
        <w:rPr>
          <w:lang w:bidi="fa-IR"/>
        </w:rPr>
        <w:t xml:space="preserve"> داده، داده ها</w:t>
      </w:r>
      <w:r w:rsidR="00DA5A68">
        <w:rPr>
          <w:rFonts w:hint="cs"/>
          <w:lang w:bidi="fa-IR"/>
        </w:rPr>
        <w:t>ی</w:t>
      </w:r>
      <w:r w:rsidR="00DA5A68">
        <w:rPr>
          <w:lang w:bidi="fa-IR"/>
        </w:rPr>
        <w:t xml:space="preserve"> بانک ندارد م</w:t>
      </w:r>
      <w:r w:rsidR="00DA5A68">
        <w:rPr>
          <w:rFonts w:hint="cs"/>
          <w:lang w:bidi="fa-IR"/>
        </w:rPr>
        <w:t>ی</w:t>
      </w:r>
      <w:r w:rsidR="00DA5A68">
        <w:rPr>
          <w:rFonts w:hint="eastAsia"/>
          <w:lang w:bidi="fa-IR"/>
        </w:rPr>
        <w:t>خواهد</w:t>
      </w:r>
      <w:r w:rsidR="00DA5A68">
        <w:rPr>
          <w:lang w:bidi="fa-IR"/>
        </w:rPr>
        <w:t xml:space="preserve"> ا</w:t>
      </w:r>
      <w:r w:rsidR="00DA5A68">
        <w:rPr>
          <w:rFonts w:hint="cs"/>
          <w:lang w:bidi="fa-IR"/>
        </w:rPr>
        <w:t>ی</w:t>
      </w:r>
      <w:r w:rsidR="00DA5A68">
        <w:rPr>
          <w:rFonts w:hint="eastAsia"/>
          <w:lang w:bidi="fa-IR"/>
        </w:rPr>
        <w:t>ن</w:t>
      </w:r>
      <w:r w:rsidR="00DA5A68">
        <w:rPr>
          <w:lang w:bidi="fa-IR"/>
        </w:rPr>
        <w:t xml:space="preserve"> گزارش را بخواند. طب</w:t>
      </w:r>
      <w:r w:rsidR="00DA5A68">
        <w:rPr>
          <w:rFonts w:hint="cs"/>
          <w:lang w:bidi="fa-IR"/>
        </w:rPr>
        <w:t>ی</w:t>
      </w:r>
      <w:r w:rsidR="00DA5A68">
        <w:rPr>
          <w:rFonts w:hint="eastAsia"/>
          <w:lang w:bidi="fa-IR"/>
        </w:rPr>
        <w:t>عتا</w:t>
      </w:r>
      <w:r w:rsidR="00DA5A68">
        <w:rPr>
          <w:lang w:bidi="fa-IR"/>
        </w:rPr>
        <w:t xml:space="preserve"> سردرگم م</w:t>
      </w:r>
      <w:r w:rsidR="00DA5A68">
        <w:rPr>
          <w:rFonts w:hint="cs"/>
          <w:lang w:bidi="fa-IR"/>
        </w:rPr>
        <w:t>ی</w:t>
      </w:r>
      <w:r w:rsidR="00DA5A68">
        <w:rPr>
          <w:lang w:bidi="fa-IR"/>
        </w:rPr>
        <w:t xml:space="preserve"> شود.</w:t>
      </w:r>
      <w:r w:rsidR="00DA5A68">
        <w:rPr>
          <w:lang w:bidi="fa-IR"/>
        </w:rPr>
        <w:br/>
      </w:r>
      <w:r w:rsidR="00DA5A68">
        <w:rPr>
          <w:rFonts w:hint="eastAsia"/>
          <w:lang w:bidi="fa-IR"/>
        </w:rPr>
        <w:t>با</w:t>
      </w:r>
      <w:r w:rsidR="00DA5A68">
        <w:rPr>
          <w:rFonts w:hint="cs"/>
          <w:lang w:bidi="fa-IR"/>
        </w:rPr>
        <w:t>ی</w:t>
      </w:r>
      <w:r w:rsidR="00DA5A68">
        <w:rPr>
          <w:rFonts w:hint="eastAsia"/>
          <w:lang w:bidi="fa-IR"/>
        </w:rPr>
        <w:t>د</w:t>
      </w:r>
      <w:r w:rsidR="00DA5A68">
        <w:rPr>
          <w:lang w:bidi="fa-IR"/>
        </w:rPr>
        <w:t xml:space="preserve"> تا حد امکان بتوان</w:t>
      </w:r>
      <w:r w:rsidR="00DA5A68">
        <w:rPr>
          <w:rFonts w:hint="cs"/>
          <w:lang w:bidi="fa-IR"/>
        </w:rPr>
        <w:t>ی</w:t>
      </w:r>
      <w:r w:rsidR="00DA5A68">
        <w:rPr>
          <w:rFonts w:hint="eastAsia"/>
          <w:lang w:bidi="fa-IR"/>
        </w:rPr>
        <w:t>م</w:t>
      </w:r>
      <w:r w:rsidR="00DA5A68">
        <w:rPr>
          <w:lang w:bidi="fa-IR"/>
        </w:rPr>
        <w:t xml:space="preserve"> از داده ها بتوان</w:t>
      </w:r>
      <w:r w:rsidR="00DA5A68">
        <w:rPr>
          <w:rFonts w:hint="cs"/>
          <w:lang w:bidi="fa-IR"/>
        </w:rPr>
        <w:t>ی</w:t>
      </w:r>
      <w:r w:rsidR="00DA5A68">
        <w:rPr>
          <w:rFonts w:hint="eastAsia"/>
          <w:lang w:bidi="fa-IR"/>
        </w:rPr>
        <w:t>م</w:t>
      </w:r>
      <w:r w:rsidR="00DA5A68">
        <w:rPr>
          <w:lang w:bidi="fa-IR"/>
        </w:rPr>
        <w:t xml:space="preserve"> کل</w:t>
      </w:r>
      <w:r w:rsidR="00DA5A68">
        <w:rPr>
          <w:rFonts w:hint="cs"/>
          <w:lang w:bidi="fa-IR"/>
        </w:rPr>
        <w:t>ی</w:t>
      </w:r>
      <w:r w:rsidR="00DA5A68">
        <w:rPr>
          <w:rFonts w:hint="eastAsia"/>
          <w:lang w:bidi="fa-IR"/>
        </w:rPr>
        <w:t>ت</w:t>
      </w:r>
      <w:r w:rsidR="00DA5A68">
        <w:rPr>
          <w:lang w:bidi="fa-IR"/>
        </w:rPr>
        <w:t xml:space="preserve"> بانک را تحل</w:t>
      </w:r>
      <w:r w:rsidR="00DA5A68">
        <w:rPr>
          <w:rFonts w:hint="cs"/>
          <w:lang w:bidi="fa-IR"/>
        </w:rPr>
        <w:t>ی</w:t>
      </w:r>
      <w:r w:rsidR="00DA5A68">
        <w:rPr>
          <w:rFonts w:hint="eastAsia"/>
          <w:lang w:bidi="fa-IR"/>
        </w:rPr>
        <w:t>ل</w:t>
      </w:r>
      <w:r w:rsidR="00DA5A68">
        <w:rPr>
          <w:lang w:bidi="fa-IR"/>
        </w:rPr>
        <w:t xml:space="preserve"> کن</w:t>
      </w:r>
      <w:r w:rsidR="00DA5A68">
        <w:rPr>
          <w:rFonts w:hint="cs"/>
          <w:lang w:bidi="fa-IR"/>
        </w:rPr>
        <w:t>ی</w:t>
      </w:r>
      <w:r w:rsidR="00DA5A68">
        <w:rPr>
          <w:rFonts w:hint="eastAsia"/>
          <w:lang w:bidi="fa-IR"/>
        </w:rPr>
        <w:t>م</w:t>
      </w:r>
      <w:r w:rsidR="00DA5A68">
        <w:rPr>
          <w:lang w:bidi="fa-IR"/>
        </w:rPr>
        <w:t>. خ</w:t>
      </w:r>
      <w:r w:rsidR="00DA5A68">
        <w:rPr>
          <w:rFonts w:hint="cs"/>
          <w:lang w:bidi="fa-IR"/>
        </w:rPr>
        <w:t>ی</w:t>
      </w:r>
      <w:r w:rsidR="00DA5A68">
        <w:rPr>
          <w:rFonts w:hint="eastAsia"/>
          <w:lang w:bidi="fa-IR"/>
        </w:rPr>
        <w:t>ل</w:t>
      </w:r>
      <w:r w:rsidR="00DA5A68">
        <w:rPr>
          <w:rFonts w:hint="cs"/>
          <w:lang w:bidi="fa-IR"/>
        </w:rPr>
        <w:t>ی</w:t>
      </w:r>
      <w:r w:rsidR="00DA5A68">
        <w:rPr>
          <w:lang w:bidi="fa-IR"/>
        </w:rPr>
        <w:t xml:space="preserve"> وارد ا</w:t>
      </w:r>
      <w:r w:rsidR="00DA5A68">
        <w:rPr>
          <w:rFonts w:hint="cs"/>
          <w:lang w:bidi="fa-IR"/>
        </w:rPr>
        <w:t>ی</w:t>
      </w:r>
      <w:r w:rsidR="00DA5A68">
        <w:rPr>
          <w:rFonts w:hint="eastAsia"/>
          <w:lang w:bidi="fa-IR"/>
        </w:rPr>
        <w:t>ن</w:t>
      </w:r>
      <w:r w:rsidR="00DA5A68">
        <w:rPr>
          <w:lang w:bidi="fa-IR"/>
        </w:rPr>
        <w:t xml:space="preserve"> جزئ</w:t>
      </w:r>
      <w:r w:rsidR="00DA5A68">
        <w:rPr>
          <w:rFonts w:hint="cs"/>
          <w:lang w:bidi="fa-IR"/>
        </w:rPr>
        <w:t>ی</w:t>
      </w:r>
      <w:r w:rsidR="00DA5A68">
        <w:rPr>
          <w:rFonts w:hint="eastAsia"/>
          <w:lang w:bidi="fa-IR"/>
        </w:rPr>
        <w:t>ات</w:t>
      </w:r>
      <w:r w:rsidR="00DA5A68">
        <w:rPr>
          <w:lang w:bidi="fa-IR"/>
        </w:rPr>
        <w:t xml:space="preserve"> نشو، مگر ا</w:t>
      </w:r>
      <w:r w:rsidR="00DA5A68">
        <w:rPr>
          <w:rFonts w:hint="cs"/>
          <w:lang w:bidi="fa-IR"/>
        </w:rPr>
        <w:t>ی</w:t>
      </w:r>
      <w:r w:rsidR="00DA5A68">
        <w:rPr>
          <w:rFonts w:hint="eastAsia"/>
          <w:lang w:bidi="fa-IR"/>
        </w:rPr>
        <w:t>نکه</w:t>
      </w:r>
      <w:r w:rsidR="00DA5A68">
        <w:rPr>
          <w:lang w:bidi="fa-IR"/>
        </w:rPr>
        <w:t xml:space="preserve"> واقعا پرداختن به آنها لازم باشد.</w:t>
      </w:r>
    </w:p>
  </w:comment>
  <w:comment w:id="110" w:author="Payam Chiniforooshan" w:date="2026-10-07T19:31:00Z" w:initials="PC">
    <w:p w14:paraId="41CB2C57" w14:textId="77777777" w:rsidR="002E5287" w:rsidRDefault="002E5287" w:rsidP="002E5287">
      <w:pPr>
        <w:pStyle w:val="CommentText"/>
        <w:bidi w:val="0"/>
      </w:pPr>
      <w:r>
        <w:rPr>
          <w:rStyle w:val="CommentReference"/>
        </w:rPr>
        <w:annotationRef/>
      </w:r>
      <w:r>
        <w:rPr>
          <w:rFonts w:hint="eastAsia"/>
          <w:lang w:bidi="fa-IR"/>
        </w:rPr>
        <w:t>ا</w:t>
      </w:r>
      <w:r>
        <w:rPr>
          <w:rFonts w:hint="cs"/>
          <w:lang w:bidi="fa-IR"/>
        </w:rPr>
        <w:t>ی</w:t>
      </w:r>
      <w:r>
        <w:rPr>
          <w:rFonts w:hint="eastAsia"/>
          <w:lang w:bidi="fa-IR"/>
        </w:rPr>
        <w:t>ن</w:t>
      </w:r>
      <w:r>
        <w:rPr>
          <w:lang w:bidi="fa-IR"/>
        </w:rPr>
        <w:t xml:space="preserve"> توض</w:t>
      </w:r>
      <w:r>
        <w:rPr>
          <w:rFonts w:hint="cs"/>
          <w:lang w:bidi="fa-IR"/>
        </w:rPr>
        <w:t>ی</w:t>
      </w:r>
      <w:r>
        <w:rPr>
          <w:rFonts w:hint="eastAsia"/>
          <w:lang w:bidi="fa-IR"/>
        </w:rPr>
        <w:t>حات</w:t>
      </w:r>
      <w:r>
        <w:rPr>
          <w:lang w:bidi="fa-IR"/>
        </w:rPr>
        <w:t xml:space="preserve"> را د</w:t>
      </w:r>
      <w:r>
        <w:rPr>
          <w:rFonts w:hint="cs"/>
          <w:lang w:bidi="fa-IR"/>
        </w:rPr>
        <w:t>ی</w:t>
      </w:r>
      <w:r>
        <w:rPr>
          <w:rFonts w:hint="eastAsia"/>
          <w:lang w:bidi="fa-IR"/>
        </w:rPr>
        <w:t>گر</w:t>
      </w:r>
      <w:r>
        <w:rPr>
          <w:lang w:bidi="fa-IR"/>
        </w:rPr>
        <w:t xml:space="preserve"> حذف کن. با توجه به توض</w:t>
      </w:r>
      <w:r>
        <w:rPr>
          <w:rFonts w:hint="cs"/>
          <w:lang w:bidi="fa-IR"/>
        </w:rPr>
        <w:t>ی</w:t>
      </w:r>
      <w:r>
        <w:rPr>
          <w:rFonts w:hint="eastAsia"/>
          <w:lang w:bidi="fa-IR"/>
        </w:rPr>
        <w:t>حات</w:t>
      </w:r>
      <w:r>
        <w:rPr>
          <w:rFonts w:hint="cs"/>
          <w:lang w:bidi="fa-IR"/>
        </w:rPr>
        <w:t>ی</w:t>
      </w:r>
      <w:r>
        <w:rPr>
          <w:lang w:bidi="fa-IR"/>
        </w:rPr>
        <w:t xml:space="preserve"> که دادم، ابتدا ف</w:t>
      </w:r>
      <w:r>
        <w:rPr>
          <w:rFonts w:hint="cs"/>
          <w:lang w:bidi="fa-IR"/>
        </w:rPr>
        <w:t>ی</w:t>
      </w:r>
      <w:r>
        <w:rPr>
          <w:rFonts w:hint="eastAsia"/>
          <w:lang w:bidi="fa-IR"/>
        </w:rPr>
        <w:t>لترها</w:t>
      </w:r>
      <w:r>
        <w:rPr>
          <w:rFonts w:hint="cs"/>
          <w:lang w:bidi="fa-IR"/>
        </w:rPr>
        <w:t>ی</w:t>
      </w:r>
      <w:r>
        <w:rPr>
          <w:lang w:bidi="fa-IR"/>
        </w:rPr>
        <w:t xml:space="preserve"> فعال گذاشته شده و سپس نمونه گ</w:t>
      </w:r>
      <w:r>
        <w:rPr>
          <w:rFonts w:hint="cs"/>
          <w:lang w:bidi="fa-IR"/>
        </w:rPr>
        <w:t>ی</w:t>
      </w:r>
      <w:r>
        <w:rPr>
          <w:rFonts w:hint="eastAsia"/>
          <w:lang w:bidi="fa-IR"/>
        </w:rPr>
        <w:t>ر</w:t>
      </w:r>
      <w:r>
        <w:rPr>
          <w:rFonts w:hint="cs"/>
          <w:lang w:bidi="fa-IR"/>
        </w:rPr>
        <w:t>ی</w:t>
      </w:r>
      <w:r>
        <w:rPr>
          <w:lang w:bidi="fa-IR"/>
        </w:rPr>
        <w:t xml:space="preserve"> شده.</w:t>
      </w:r>
    </w:p>
  </w:comment>
  <w:comment w:id="115" w:author="Payam Chiniforooshan" w:date="2026-10-07T19:35:00Z" w:initials="PC">
    <w:p w14:paraId="524E0BC8" w14:textId="77777777" w:rsidR="003310C7" w:rsidRDefault="003310C7" w:rsidP="003310C7">
      <w:pPr>
        <w:pStyle w:val="CommentText"/>
        <w:bidi w:val="0"/>
        <w:rPr>
          <w:rtl w:val="0"/>
        </w:rPr>
      </w:pPr>
      <w:r>
        <w:rPr>
          <w:rStyle w:val="CommentReference"/>
        </w:rPr>
        <w:annotationRef/>
      </w:r>
      <w:r>
        <w:rPr>
          <w:rFonts w:hint="eastAsia"/>
          <w:lang w:bidi="fa-IR"/>
        </w:rPr>
        <w:t>نت</w:t>
      </w:r>
      <w:r>
        <w:rPr>
          <w:rFonts w:hint="cs"/>
          <w:lang w:bidi="fa-IR"/>
        </w:rPr>
        <w:t>ی</w:t>
      </w:r>
      <w:r>
        <w:rPr>
          <w:rFonts w:hint="eastAsia"/>
          <w:lang w:bidi="fa-IR"/>
        </w:rPr>
        <w:t>جه</w:t>
      </w:r>
      <w:r>
        <w:rPr>
          <w:lang w:bidi="fa-IR"/>
        </w:rPr>
        <w:t xml:space="preserve"> آخر را در گزارش ب</w:t>
      </w:r>
      <w:r>
        <w:rPr>
          <w:rFonts w:hint="cs"/>
          <w:lang w:bidi="fa-IR"/>
        </w:rPr>
        <w:t>ی</w:t>
      </w:r>
      <w:r>
        <w:rPr>
          <w:rFonts w:hint="eastAsia"/>
          <w:lang w:bidi="fa-IR"/>
        </w:rPr>
        <w:t>اور</w:t>
      </w:r>
      <w:r>
        <w:rPr>
          <w:lang w:bidi="fa-IR"/>
        </w:rPr>
        <w:t>. در گزارشات</w:t>
      </w:r>
      <w:r>
        <w:rPr>
          <w:rFonts w:hint="cs"/>
          <w:lang w:bidi="fa-IR"/>
        </w:rPr>
        <w:t>ی</w:t>
      </w:r>
      <w:r>
        <w:rPr>
          <w:lang w:bidi="fa-IR"/>
        </w:rPr>
        <w:t xml:space="preserve"> که برا</w:t>
      </w:r>
      <w:r>
        <w:rPr>
          <w:rFonts w:hint="cs"/>
          <w:lang w:bidi="fa-IR"/>
        </w:rPr>
        <w:t>ی</w:t>
      </w:r>
      <w:r>
        <w:rPr>
          <w:lang w:bidi="fa-IR"/>
        </w:rPr>
        <w:t xml:space="preserve"> خودمان بود، مراحل هم مهم است، ول</w:t>
      </w:r>
      <w:r>
        <w:rPr>
          <w:rFonts w:hint="cs"/>
          <w:lang w:bidi="fa-IR"/>
        </w:rPr>
        <w:t>ی</w:t>
      </w:r>
      <w:r>
        <w:rPr>
          <w:lang w:bidi="fa-IR"/>
        </w:rPr>
        <w:t xml:space="preserve"> گزارش</w:t>
      </w:r>
      <w:r>
        <w:rPr>
          <w:rFonts w:hint="cs"/>
          <w:lang w:bidi="fa-IR"/>
        </w:rPr>
        <w:t>ی</w:t>
      </w:r>
      <w:r>
        <w:rPr>
          <w:lang w:bidi="fa-IR"/>
        </w:rPr>
        <w:t xml:space="preserve"> که به بانک م</w:t>
      </w:r>
      <w:r>
        <w:rPr>
          <w:rFonts w:hint="cs"/>
          <w:lang w:bidi="fa-IR"/>
        </w:rPr>
        <w:t>ی</w:t>
      </w:r>
      <w:r>
        <w:rPr>
          <w:rFonts w:hint="eastAsia"/>
          <w:lang w:bidi="fa-IR"/>
        </w:rPr>
        <w:t>دده</w:t>
      </w:r>
      <w:r>
        <w:rPr>
          <w:rFonts w:hint="cs"/>
          <w:lang w:bidi="fa-IR"/>
        </w:rPr>
        <w:t>ی</w:t>
      </w:r>
      <w:r>
        <w:rPr>
          <w:rFonts w:hint="eastAsia"/>
          <w:lang w:bidi="fa-IR"/>
        </w:rPr>
        <w:t>م،</w:t>
      </w:r>
      <w:r>
        <w:rPr>
          <w:lang w:bidi="fa-IR"/>
        </w:rPr>
        <w:t xml:space="preserve"> خروج</w:t>
      </w:r>
      <w:r>
        <w:rPr>
          <w:rFonts w:hint="cs"/>
          <w:lang w:bidi="fa-IR"/>
        </w:rPr>
        <w:t>ی</w:t>
      </w:r>
      <w:r>
        <w:rPr>
          <w:lang w:bidi="fa-IR"/>
        </w:rPr>
        <w:t xml:space="preserve"> نها</w:t>
      </w:r>
      <w:r>
        <w:rPr>
          <w:rFonts w:hint="cs"/>
          <w:lang w:bidi="fa-IR"/>
        </w:rPr>
        <w:t>یی</w:t>
      </w:r>
      <w:r>
        <w:rPr>
          <w:lang w:bidi="fa-IR"/>
        </w:rPr>
        <w:t xml:space="preserve"> مهم است.</w:t>
      </w:r>
    </w:p>
  </w:comment>
  <w:comment w:id="117" w:author="Payam Chiniforooshan" w:date="2026-10-07T19:59:00Z" w:initials="PC">
    <w:p w14:paraId="746CCDEB" w14:textId="77777777" w:rsidR="00CF7A52" w:rsidRDefault="00CF7A52" w:rsidP="00CF7A52">
      <w:pPr>
        <w:pStyle w:val="CommentText"/>
        <w:bidi w:val="0"/>
      </w:pPr>
      <w:r>
        <w:rPr>
          <w:rStyle w:val="CommentReference"/>
        </w:rPr>
        <w:annotationRef/>
      </w:r>
      <w:r>
        <w:rPr>
          <w:rFonts w:hint="eastAsia"/>
          <w:lang w:bidi="fa-IR"/>
        </w:rPr>
        <w:t>ب</w:t>
      </w:r>
      <w:r>
        <w:rPr>
          <w:rFonts w:hint="cs"/>
          <w:lang w:bidi="fa-IR"/>
        </w:rPr>
        <w:t>ی</w:t>
      </w:r>
      <w:r>
        <w:rPr>
          <w:rFonts w:hint="eastAsia"/>
          <w:lang w:bidi="fa-IR"/>
        </w:rPr>
        <w:t>شتر</w:t>
      </w:r>
      <w:r>
        <w:rPr>
          <w:lang w:bidi="fa-IR"/>
        </w:rPr>
        <w:t xml:space="preserve"> رو</w:t>
      </w:r>
      <w:r>
        <w:rPr>
          <w:rFonts w:hint="cs"/>
          <w:lang w:bidi="fa-IR"/>
        </w:rPr>
        <w:t>ی</w:t>
      </w:r>
      <w:r>
        <w:rPr>
          <w:lang w:bidi="fa-IR"/>
        </w:rPr>
        <w:t xml:space="preserve"> هم</w:t>
      </w:r>
      <w:r>
        <w:rPr>
          <w:rFonts w:hint="cs"/>
          <w:lang w:bidi="fa-IR"/>
        </w:rPr>
        <w:t>ی</w:t>
      </w:r>
      <w:r>
        <w:rPr>
          <w:rFonts w:hint="eastAsia"/>
          <w:lang w:bidi="fa-IR"/>
        </w:rPr>
        <w:t>ن</w:t>
      </w:r>
      <w:r>
        <w:rPr>
          <w:lang w:bidi="fa-IR"/>
        </w:rPr>
        <w:t xml:space="preserve"> نت</w:t>
      </w:r>
      <w:r>
        <w:rPr>
          <w:rFonts w:hint="cs"/>
          <w:lang w:bidi="fa-IR"/>
        </w:rPr>
        <w:t>ی</w:t>
      </w:r>
      <w:r>
        <w:rPr>
          <w:rFonts w:hint="eastAsia"/>
          <w:lang w:bidi="fa-IR"/>
        </w:rPr>
        <w:t>جه</w:t>
      </w:r>
      <w:r>
        <w:rPr>
          <w:lang w:bidi="fa-IR"/>
        </w:rPr>
        <w:t xml:space="preserve"> گ</w:t>
      </w:r>
      <w:r>
        <w:rPr>
          <w:rFonts w:hint="cs"/>
          <w:lang w:bidi="fa-IR"/>
        </w:rPr>
        <w:t>ی</w:t>
      </w:r>
      <w:r>
        <w:rPr>
          <w:rFonts w:hint="eastAsia"/>
          <w:lang w:bidi="fa-IR"/>
        </w:rPr>
        <w:t>ر</w:t>
      </w:r>
      <w:r>
        <w:rPr>
          <w:rFonts w:hint="cs"/>
          <w:lang w:bidi="fa-IR"/>
        </w:rPr>
        <w:t>ی</w:t>
      </w:r>
      <w:r>
        <w:rPr>
          <w:lang w:bidi="fa-IR"/>
        </w:rPr>
        <w:t xml:space="preserve"> ها تمرکز کن که تأ</w:t>
      </w:r>
      <w:r>
        <w:rPr>
          <w:rFonts w:hint="cs"/>
          <w:lang w:bidi="fa-IR"/>
        </w:rPr>
        <w:t>یی</w:t>
      </w:r>
      <w:r>
        <w:rPr>
          <w:rFonts w:hint="eastAsia"/>
          <w:lang w:bidi="fa-IR"/>
        </w:rPr>
        <w:t>د</w:t>
      </w:r>
      <w:r>
        <w:rPr>
          <w:rFonts w:hint="cs"/>
          <w:lang w:bidi="fa-IR"/>
        </w:rPr>
        <w:t>ی</w:t>
      </w:r>
      <w:r>
        <w:rPr>
          <w:lang w:bidi="fa-IR"/>
        </w:rPr>
        <w:t xml:space="preserve"> بر </w:t>
      </w:r>
      <w:r>
        <w:rPr>
          <w:rFonts w:hint="cs"/>
          <w:lang w:bidi="fa-IR"/>
        </w:rPr>
        <w:t>ی</w:t>
      </w:r>
      <w:r>
        <w:rPr>
          <w:rFonts w:hint="eastAsia"/>
          <w:lang w:bidi="fa-IR"/>
        </w:rPr>
        <w:t>افته</w:t>
      </w:r>
      <w:r>
        <w:rPr>
          <w:lang w:bidi="fa-IR"/>
        </w:rPr>
        <w:t xml:space="preserve"> ها</w:t>
      </w:r>
      <w:r>
        <w:rPr>
          <w:rFonts w:hint="cs"/>
          <w:lang w:bidi="fa-IR"/>
        </w:rPr>
        <w:t>ی</w:t>
      </w:r>
      <w:r>
        <w:rPr>
          <w:lang w:bidi="fa-IR"/>
        </w:rPr>
        <w:t xml:space="preserve"> ماست.</w:t>
      </w:r>
    </w:p>
  </w:comment>
  <w:comment w:id="120" w:author="Payam Chiniforooshan" w:date="2026-10-07T20:00:00Z" w:initials="PC">
    <w:p w14:paraId="5D5B6532" w14:textId="77777777" w:rsidR="00CC1DAE" w:rsidRDefault="00CC1DAE" w:rsidP="00CC1DAE">
      <w:pPr>
        <w:pStyle w:val="CommentText"/>
        <w:bidi w:val="0"/>
      </w:pPr>
      <w:r>
        <w:rPr>
          <w:rStyle w:val="CommentReference"/>
        </w:rPr>
        <w:annotationRef/>
      </w:r>
      <w:r>
        <w:rPr>
          <w:rFonts w:hint="eastAsia"/>
          <w:lang w:bidi="fa-IR"/>
        </w:rPr>
        <w:t>راجع</w:t>
      </w:r>
      <w:r>
        <w:rPr>
          <w:lang w:bidi="fa-IR"/>
        </w:rPr>
        <w:t xml:space="preserve"> به روش کوهورت، فرمولها</w:t>
      </w:r>
      <w:r>
        <w:rPr>
          <w:rFonts w:hint="cs"/>
          <w:lang w:bidi="fa-IR"/>
        </w:rPr>
        <w:t>ی</w:t>
      </w:r>
      <w:r>
        <w:rPr>
          <w:lang w:bidi="fa-IR"/>
        </w:rPr>
        <w:t xml:space="preserve"> محاسبه و نحوه تحل</w:t>
      </w:r>
      <w:r>
        <w:rPr>
          <w:rFonts w:hint="cs"/>
          <w:lang w:bidi="fa-IR"/>
        </w:rPr>
        <w:t>ی</w:t>
      </w:r>
      <w:r>
        <w:rPr>
          <w:rFonts w:hint="eastAsia"/>
          <w:lang w:bidi="fa-IR"/>
        </w:rPr>
        <w:t>ل</w:t>
      </w:r>
      <w:r>
        <w:rPr>
          <w:lang w:bidi="fa-IR"/>
        </w:rPr>
        <w:t xml:space="preserve"> نتا</w:t>
      </w:r>
      <w:r>
        <w:rPr>
          <w:rFonts w:hint="cs"/>
          <w:lang w:bidi="fa-IR"/>
        </w:rPr>
        <w:t>ی</w:t>
      </w:r>
      <w:r>
        <w:rPr>
          <w:rFonts w:hint="eastAsia"/>
          <w:lang w:bidi="fa-IR"/>
        </w:rPr>
        <w:t>ج</w:t>
      </w:r>
      <w:r>
        <w:rPr>
          <w:lang w:bidi="fa-IR"/>
        </w:rPr>
        <w:t xml:space="preserve"> طبق روش او ب</w:t>
      </w:r>
      <w:r>
        <w:rPr>
          <w:rFonts w:hint="cs"/>
          <w:lang w:bidi="fa-IR"/>
        </w:rPr>
        <w:t>ی</w:t>
      </w:r>
      <w:r>
        <w:rPr>
          <w:rFonts w:hint="eastAsia"/>
          <w:lang w:bidi="fa-IR"/>
        </w:rPr>
        <w:t>شتر</w:t>
      </w:r>
      <w:r>
        <w:rPr>
          <w:lang w:bidi="fa-IR"/>
        </w:rPr>
        <w:t xml:space="preserve"> توض</w:t>
      </w:r>
      <w:r>
        <w:rPr>
          <w:rFonts w:hint="cs"/>
          <w:lang w:bidi="fa-IR"/>
        </w:rPr>
        <w:t>ی</w:t>
      </w:r>
      <w:r>
        <w:rPr>
          <w:rFonts w:hint="eastAsia"/>
          <w:lang w:bidi="fa-IR"/>
        </w:rPr>
        <w:t>ح</w:t>
      </w:r>
      <w:r>
        <w:rPr>
          <w:lang w:bidi="fa-IR"/>
        </w:rPr>
        <w:t xml:space="preserve"> بده. کم</w:t>
      </w:r>
      <w:r>
        <w:rPr>
          <w:rFonts w:hint="cs"/>
          <w:lang w:bidi="fa-IR"/>
        </w:rPr>
        <w:t>ی</w:t>
      </w:r>
      <w:r>
        <w:rPr>
          <w:lang w:bidi="fa-IR"/>
        </w:rPr>
        <w:t xml:space="preserve"> مبسوط تر</w:t>
      </w:r>
    </w:p>
  </w:comment>
  <w:comment w:id="122" w:author="Payam Chiniforooshan" w:date="2026-10-07T20:01:00Z" w:initials="PC">
    <w:p w14:paraId="72AF573E" w14:textId="77777777" w:rsidR="009F66E3" w:rsidRDefault="009F66E3" w:rsidP="009F66E3">
      <w:pPr>
        <w:pStyle w:val="CommentText"/>
        <w:bidi w:val="0"/>
      </w:pPr>
      <w:r>
        <w:rPr>
          <w:rStyle w:val="CommentReference"/>
        </w:rPr>
        <w:annotationRef/>
      </w:r>
      <w:r>
        <w:rPr>
          <w:rFonts w:hint="eastAsia"/>
          <w:lang w:bidi="fa-IR"/>
        </w:rPr>
        <w:t>الان</w:t>
      </w:r>
      <w:r>
        <w:rPr>
          <w:lang w:bidi="fa-IR"/>
        </w:rPr>
        <w:t xml:space="preserve"> منظور ا</w:t>
      </w:r>
      <w:r>
        <w:rPr>
          <w:rFonts w:hint="cs"/>
          <w:lang w:bidi="fa-IR"/>
        </w:rPr>
        <w:t>ی</w:t>
      </w:r>
      <w:r>
        <w:rPr>
          <w:lang w:bidi="fa-IR"/>
        </w:rPr>
        <w:t xml:space="preserve"> اقدام لازم چ</w:t>
      </w:r>
      <w:r>
        <w:rPr>
          <w:rFonts w:hint="cs"/>
          <w:lang w:bidi="fa-IR"/>
        </w:rPr>
        <w:t>ی</w:t>
      </w:r>
      <w:r>
        <w:rPr>
          <w:rFonts w:hint="eastAsia"/>
          <w:lang w:bidi="fa-IR"/>
        </w:rPr>
        <w:t>ست؟</w:t>
      </w:r>
      <w:r>
        <w:rPr>
          <w:lang w:bidi="fa-IR"/>
        </w:rPr>
        <w:t xml:space="preserve"> ا</w:t>
      </w:r>
      <w:r>
        <w:rPr>
          <w:rFonts w:hint="cs"/>
          <w:lang w:bidi="fa-IR"/>
        </w:rPr>
        <w:t>ی</w:t>
      </w:r>
      <w:r>
        <w:rPr>
          <w:rFonts w:hint="eastAsia"/>
          <w:lang w:bidi="fa-IR"/>
        </w:rPr>
        <w:t>ن</w:t>
      </w:r>
      <w:r>
        <w:rPr>
          <w:lang w:bidi="fa-IR"/>
        </w:rPr>
        <w:t xml:space="preserve"> اقدام لازم را چه کس</w:t>
      </w:r>
      <w:r>
        <w:rPr>
          <w:rFonts w:hint="cs"/>
          <w:lang w:bidi="fa-IR"/>
        </w:rPr>
        <w:t>ی</w:t>
      </w:r>
      <w:r>
        <w:rPr>
          <w:lang w:bidi="fa-IR"/>
        </w:rPr>
        <w:t xml:space="preserve"> با</w:t>
      </w:r>
      <w:r>
        <w:rPr>
          <w:rFonts w:hint="cs"/>
          <w:lang w:bidi="fa-IR"/>
        </w:rPr>
        <w:t>ی</w:t>
      </w:r>
      <w:r>
        <w:rPr>
          <w:rFonts w:hint="eastAsia"/>
          <w:lang w:bidi="fa-IR"/>
        </w:rPr>
        <w:t>د</w:t>
      </w:r>
      <w:r>
        <w:rPr>
          <w:lang w:bidi="fa-IR"/>
        </w:rPr>
        <w:t xml:space="preserve"> انجام دهد؟</w:t>
      </w:r>
      <w:r>
        <w:rPr>
          <w:lang w:bidi="fa-IR"/>
        </w:rPr>
        <w:br/>
      </w:r>
      <w:r>
        <w:rPr>
          <w:rFonts w:hint="eastAsia"/>
          <w:lang w:bidi="fa-IR"/>
        </w:rPr>
        <w:t>اگر</w:t>
      </w:r>
      <w:r>
        <w:rPr>
          <w:lang w:bidi="fa-IR"/>
        </w:rPr>
        <w:t xml:space="preserve"> قابل محاسبه ن</w:t>
      </w:r>
      <w:r>
        <w:rPr>
          <w:rFonts w:hint="cs"/>
          <w:lang w:bidi="fa-IR"/>
        </w:rPr>
        <w:t>ی</w:t>
      </w:r>
      <w:r>
        <w:rPr>
          <w:rFonts w:hint="eastAsia"/>
          <w:lang w:bidi="fa-IR"/>
        </w:rPr>
        <w:t>ست،</w:t>
      </w:r>
      <w:r>
        <w:rPr>
          <w:lang w:bidi="fa-IR"/>
        </w:rPr>
        <w:t xml:space="preserve"> با ذکر دل</w:t>
      </w:r>
      <w:r>
        <w:rPr>
          <w:rFonts w:hint="cs"/>
          <w:lang w:bidi="fa-IR"/>
        </w:rPr>
        <w:t>ی</w:t>
      </w:r>
      <w:r>
        <w:rPr>
          <w:rFonts w:hint="eastAsia"/>
          <w:lang w:bidi="fa-IR"/>
        </w:rPr>
        <w:t>ل</w:t>
      </w:r>
      <w:r>
        <w:rPr>
          <w:lang w:bidi="fa-IR"/>
        </w:rPr>
        <w:t xml:space="preserve"> بنو</w:t>
      </w:r>
      <w:r>
        <w:rPr>
          <w:rFonts w:hint="cs"/>
          <w:lang w:bidi="fa-IR"/>
        </w:rPr>
        <w:t>ی</w:t>
      </w:r>
      <w:r>
        <w:rPr>
          <w:rFonts w:hint="eastAsia"/>
          <w:lang w:bidi="fa-IR"/>
        </w:rPr>
        <w:t>س</w:t>
      </w:r>
      <w:r>
        <w:rPr>
          <w:lang w:bidi="fa-IR"/>
        </w:rPr>
        <w:t xml:space="preserve"> قابل محاسبه ن</w:t>
      </w:r>
      <w:r>
        <w:rPr>
          <w:rFonts w:hint="cs"/>
          <w:lang w:bidi="fa-IR"/>
        </w:rPr>
        <w:t>ی</w:t>
      </w:r>
      <w:r>
        <w:rPr>
          <w:rFonts w:hint="eastAsia"/>
          <w:lang w:bidi="fa-IR"/>
        </w:rPr>
        <w:t>ست</w:t>
      </w:r>
      <w:r>
        <w:rPr>
          <w:lang w:bidi="fa-IR"/>
        </w:rPr>
        <w:t xml:space="preserve"> .</w:t>
      </w:r>
    </w:p>
  </w:comment>
  <w:comment w:id="128" w:author="Payam Chiniforooshan" w:date="2026-10-07T20:02:00Z" w:initials="PC">
    <w:p w14:paraId="48B61E6A" w14:textId="77777777" w:rsidR="008B3B9A" w:rsidRDefault="008B3B9A" w:rsidP="008B3B9A">
      <w:pPr>
        <w:pStyle w:val="CommentText"/>
        <w:bidi w:val="0"/>
      </w:pPr>
      <w:r>
        <w:rPr>
          <w:rStyle w:val="CommentReference"/>
        </w:rPr>
        <w:annotationRef/>
      </w:r>
      <w:r>
        <w:rPr>
          <w:rFonts w:hint="eastAsia"/>
          <w:lang w:bidi="fa-IR"/>
        </w:rPr>
        <w:t>بر</w:t>
      </w:r>
      <w:r>
        <w:rPr>
          <w:lang w:bidi="fa-IR"/>
        </w:rPr>
        <w:t xml:space="preserve"> نتا</w:t>
      </w:r>
      <w:r>
        <w:rPr>
          <w:rFonts w:hint="cs"/>
          <w:lang w:bidi="fa-IR"/>
        </w:rPr>
        <w:t>ی</w:t>
      </w:r>
      <w:r>
        <w:rPr>
          <w:rFonts w:hint="eastAsia"/>
          <w:lang w:bidi="fa-IR"/>
        </w:rPr>
        <w:t>ج</w:t>
      </w:r>
      <w:r>
        <w:rPr>
          <w:rFonts w:hint="cs"/>
          <w:lang w:bidi="fa-IR"/>
        </w:rPr>
        <w:t>ی</w:t>
      </w:r>
      <w:r>
        <w:rPr>
          <w:lang w:bidi="fa-IR"/>
        </w:rPr>
        <w:t xml:space="preserve"> که قابل استناد است تمرکز کن.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E4074" w15:done="0"/>
  <w15:commentEx w15:paraId="31E5243E" w15:done="0"/>
  <w15:commentEx w15:paraId="03844051" w15:done="0"/>
  <w15:commentEx w15:paraId="064AE5B4" w15:done="0"/>
  <w15:commentEx w15:paraId="6280D83F" w15:done="0"/>
  <w15:commentEx w15:paraId="0B3D5D49" w15:done="0"/>
  <w15:commentEx w15:paraId="4F6940ED" w15:done="0"/>
  <w15:commentEx w15:paraId="7A81C4A2" w15:done="0"/>
  <w15:commentEx w15:paraId="19C993C6" w15:done="0"/>
  <w15:commentEx w15:paraId="1363ABDB" w15:done="0"/>
  <w15:commentEx w15:paraId="5DA2AFFF" w15:done="0"/>
  <w15:commentEx w15:paraId="4EE6185C" w15:done="0"/>
  <w15:commentEx w15:paraId="7F37480E" w15:done="0"/>
  <w15:commentEx w15:paraId="58E7A184" w15:done="0"/>
  <w15:commentEx w15:paraId="551C2E9F" w15:done="0"/>
  <w15:commentEx w15:paraId="7FA2D2CF" w15:done="0"/>
  <w15:commentEx w15:paraId="474DB4F0" w15:done="0"/>
  <w15:commentEx w15:paraId="5BBDDD77" w15:done="0"/>
  <w15:commentEx w15:paraId="1CB9EFA6" w15:done="0"/>
  <w15:commentEx w15:paraId="5EBF7BD0" w15:done="0"/>
  <w15:commentEx w15:paraId="6D2D154B" w15:done="0"/>
  <w15:commentEx w15:paraId="64547B23" w15:done="0"/>
  <w15:commentEx w15:paraId="6202FC59" w15:done="0"/>
  <w15:commentEx w15:paraId="168D6F77" w15:done="0"/>
  <w15:commentEx w15:paraId="37946527" w15:done="0"/>
  <w15:commentEx w15:paraId="25B6A259" w15:done="0"/>
  <w15:commentEx w15:paraId="2CFC426A" w15:done="0"/>
  <w15:commentEx w15:paraId="50D178D8" w15:done="0"/>
  <w15:commentEx w15:paraId="5AC110AD" w15:done="0"/>
  <w15:commentEx w15:paraId="65484A26" w15:done="0"/>
  <w15:commentEx w15:paraId="1B79E97A" w15:done="0"/>
  <w15:commentEx w15:paraId="3CBCFAF2" w15:done="0"/>
  <w15:commentEx w15:paraId="215D5237" w15:done="0"/>
  <w15:commentEx w15:paraId="223CAABF" w15:done="0"/>
  <w15:commentEx w15:paraId="11C54EA6" w15:done="0"/>
  <w15:commentEx w15:paraId="72D5C4F7" w15:done="0"/>
  <w15:commentEx w15:paraId="421C186B" w15:done="0"/>
  <w15:commentEx w15:paraId="51DF5D65" w15:done="0"/>
  <w15:commentEx w15:paraId="767A9E85" w15:done="0"/>
  <w15:commentEx w15:paraId="25C10C75" w15:done="0"/>
  <w15:commentEx w15:paraId="41CB2C57" w15:done="0"/>
  <w15:commentEx w15:paraId="524E0BC8" w15:done="0"/>
  <w15:commentEx w15:paraId="746CCDEB" w15:done="0"/>
  <w15:commentEx w15:paraId="5D5B6532" w15:done="0"/>
  <w15:commentEx w15:paraId="72AF573E" w15:done="0"/>
  <w15:commentEx w15:paraId="48B61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6BEB05" w16cex:dateUtc="2026-09-28T16:30:00Z"/>
  <w16cex:commentExtensible w16cex:durableId="3FA45097" w16cex:dateUtc="2026-09-28T16:33:00Z"/>
  <w16cex:commentExtensible w16cex:durableId="19B375EA" w16cex:dateUtc="2026-09-28T16:45:00Z"/>
  <w16cex:commentExtensible w16cex:durableId="70ED2D9F" w16cex:dateUtc="2026-09-28T16:49:00Z"/>
  <w16cex:commentExtensible w16cex:durableId="57C1209A" w16cex:dateUtc="2026-09-28T16:52:00Z"/>
  <w16cex:commentExtensible w16cex:durableId="175F142F" w16cex:dateUtc="2026-09-28T16:54:00Z"/>
  <w16cex:commentExtensible w16cex:durableId="743EBCB5" w16cex:dateUtc="2026-09-28T17:00:00Z"/>
  <w16cex:commentExtensible w16cex:durableId="1C1F79A0" w16cex:dateUtc="2026-09-28T17:02:00Z"/>
  <w16cex:commentExtensible w16cex:durableId="1E8C8CD6" w16cex:dateUtc="2026-09-28T17:03:00Z"/>
  <w16cex:commentExtensible w16cex:durableId="4BCD075D" w16cex:dateUtc="2026-09-28T17:15:00Z"/>
  <w16cex:commentExtensible w16cex:durableId="3AB546D4" w16cex:dateUtc="2026-09-28T17:16:00Z"/>
  <w16cex:commentExtensible w16cex:durableId="1B070FDF" w16cex:dateUtc="2026-09-28T17:17:00Z"/>
  <w16cex:commentExtensible w16cex:durableId="600040F9" w16cex:dateUtc="2026-09-28T17:34:00Z"/>
  <w16cex:commentExtensible w16cex:durableId="7AF9BC7E" w16cex:dateUtc="2026-09-28T17:32:00Z"/>
  <w16cex:commentExtensible w16cex:durableId="3EDFEB08" w16cex:dateUtc="2026-09-28T17:43:00Z"/>
  <w16cex:commentExtensible w16cex:durableId="4E5DC762" w16cex:dateUtc="2026-09-28T17:47:00Z"/>
  <w16cex:commentExtensible w16cex:durableId="502AD063" w16cex:dateUtc="2026-09-28T17:47:00Z"/>
  <w16cex:commentExtensible w16cex:durableId="72234AF0" w16cex:dateUtc="2026-09-28T17:49:00Z"/>
  <w16cex:commentExtensible w16cex:durableId="3575B531" w16cex:dateUtc="2026-09-28T17:50:00Z"/>
  <w16cex:commentExtensible w16cex:durableId="4A9C8803" w16cex:dateUtc="2026-09-28T17:53:00Z"/>
  <w16cex:commentExtensible w16cex:durableId="3D56ACC8" w16cex:dateUtc="2026-09-28T17:55:00Z"/>
  <w16cex:commentExtensible w16cex:durableId="07893017" w16cex:dateUtc="2026-09-28T17:56:00Z"/>
  <w16cex:commentExtensible w16cex:durableId="36B14490" w16cex:dateUtc="2026-09-28T17:57:00Z"/>
  <w16cex:commentExtensible w16cex:durableId="3AB1D87E" w16cex:dateUtc="2026-09-28T18:01:00Z"/>
  <w16cex:commentExtensible w16cex:durableId="1B9E456B" w16cex:dateUtc="2026-09-28T18:02:00Z"/>
  <w16cex:commentExtensible w16cex:durableId="21887BD6" w16cex:dateUtc="2026-09-28T18:03:00Z"/>
  <w16cex:commentExtensible w16cex:durableId="7B04500D" w16cex:dateUtc="2026-09-28T18:03:00Z"/>
  <w16cex:commentExtensible w16cex:durableId="0D6079D9" w16cex:dateUtc="2026-09-28T18:04:00Z"/>
  <w16cex:commentExtensible w16cex:durableId="149EF733" w16cex:dateUtc="2026-09-28T18:08:00Z"/>
  <w16cex:commentExtensible w16cex:durableId="203D4B03" w16cex:dateUtc="2026-09-28T18:10:00Z"/>
  <w16cex:commentExtensible w16cex:durableId="26C0CA10" w16cex:dateUtc="2026-10-07T15:56:00Z"/>
  <w16cex:commentExtensible w16cex:durableId="64BA8411" w16cex:dateUtc="2026-09-28T18:19:00Z"/>
  <w16cex:commentExtensible w16cex:durableId="19C52FE8" w16cex:dateUtc="2026-09-28T18:30:00Z"/>
  <w16cex:commentExtensible w16cex:durableId="0A0A25E8" w16cex:dateUtc="2026-09-28T18:27:00Z"/>
  <w16cex:commentExtensible w16cex:durableId="3656CF98" w16cex:dateUtc="2026-09-28T18:29:00Z"/>
  <w16cex:commentExtensible w16cex:durableId="2309359C" w16cex:dateUtc="2026-09-28T18:28:00Z"/>
  <w16cex:commentExtensible w16cex:durableId="27234D99" w16cex:dateUtc="2026-10-07T16:00:00Z"/>
  <w16cex:commentExtensible w16cex:durableId="0DDF9EA3" w16cex:dateUtc="2026-09-28T18:33:00Z"/>
  <w16cex:commentExtensible w16cex:durableId="3F5CEDC6" w16cex:dateUtc="2026-09-28T18:35:00Z"/>
  <w16cex:commentExtensible w16cex:durableId="4AFA0EB8" w16cex:dateUtc="2026-10-07T16:03:00Z"/>
  <w16cex:commentExtensible w16cex:durableId="6E8539A6" w16cex:dateUtc="2026-10-07T16:01:00Z"/>
  <w16cex:commentExtensible w16cex:durableId="5979D4B8" w16cex:dateUtc="2026-10-07T16:05:00Z"/>
  <w16cex:commentExtensible w16cex:durableId="7A9B2052" w16cex:dateUtc="2026-10-07T16:29:00Z"/>
  <w16cex:commentExtensible w16cex:durableId="4FA18663" w16cex:dateUtc="2026-10-07T16:30:00Z"/>
  <w16cex:commentExtensible w16cex:durableId="59458FF0" w16cex:dateUtc="2026-10-07T16:31:00Z"/>
  <w16cex:commentExtensible w16cex:durableId="72E671E2" w16cex:dateUtc="2026-10-07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E4074" w16cid:durableId="556BEB05"/>
  <w16cid:commentId w16cid:paraId="31E5243E" w16cid:durableId="3FA45097"/>
  <w16cid:commentId w16cid:paraId="03844051" w16cid:durableId="19B375EA"/>
  <w16cid:commentId w16cid:paraId="064AE5B4" w16cid:durableId="70ED2D9F"/>
  <w16cid:commentId w16cid:paraId="6280D83F" w16cid:durableId="57C1209A"/>
  <w16cid:commentId w16cid:paraId="0B3D5D49" w16cid:durableId="175F142F"/>
  <w16cid:commentId w16cid:paraId="4F6940ED" w16cid:durableId="743EBCB5"/>
  <w16cid:commentId w16cid:paraId="7A81C4A2" w16cid:durableId="1C1F79A0"/>
  <w16cid:commentId w16cid:paraId="19C993C6" w16cid:durableId="1E8C8CD6"/>
  <w16cid:commentId w16cid:paraId="1363ABDB" w16cid:durableId="4BCD075D"/>
  <w16cid:commentId w16cid:paraId="5DA2AFFF" w16cid:durableId="3AB546D4"/>
  <w16cid:commentId w16cid:paraId="4EE6185C" w16cid:durableId="1B070FDF"/>
  <w16cid:commentId w16cid:paraId="7F37480E" w16cid:durableId="600040F9"/>
  <w16cid:commentId w16cid:paraId="58E7A184" w16cid:durableId="7AF9BC7E"/>
  <w16cid:commentId w16cid:paraId="551C2E9F" w16cid:durableId="3EDFEB08"/>
  <w16cid:commentId w16cid:paraId="7FA2D2CF" w16cid:durableId="4E5DC762"/>
  <w16cid:commentId w16cid:paraId="474DB4F0" w16cid:durableId="502AD063"/>
  <w16cid:commentId w16cid:paraId="5BBDDD77" w16cid:durableId="72234AF0"/>
  <w16cid:commentId w16cid:paraId="1CB9EFA6" w16cid:durableId="3575B531"/>
  <w16cid:commentId w16cid:paraId="5EBF7BD0" w16cid:durableId="4A9C8803"/>
  <w16cid:commentId w16cid:paraId="6D2D154B" w16cid:durableId="3D56ACC8"/>
  <w16cid:commentId w16cid:paraId="64547B23" w16cid:durableId="07893017"/>
  <w16cid:commentId w16cid:paraId="6202FC59" w16cid:durableId="36B14490"/>
  <w16cid:commentId w16cid:paraId="168D6F77" w16cid:durableId="3AB1D87E"/>
  <w16cid:commentId w16cid:paraId="37946527" w16cid:durableId="1B9E456B"/>
  <w16cid:commentId w16cid:paraId="25B6A259" w16cid:durableId="21887BD6"/>
  <w16cid:commentId w16cid:paraId="2CFC426A" w16cid:durableId="7B04500D"/>
  <w16cid:commentId w16cid:paraId="50D178D8" w16cid:durableId="0D6079D9"/>
  <w16cid:commentId w16cid:paraId="5AC110AD" w16cid:durableId="149EF733"/>
  <w16cid:commentId w16cid:paraId="65484A26" w16cid:durableId="203D4B03"/>
  <w16cid:commentId w16cid:paraId="1B79E97A" w16cid:durableId="26C0CA10"/>
  <w16cid:commentId w16cid:paraId="3CBCFAF2" w16cid:durableId="64BA8411"/>
  <w16cid:commentId w16cid:paraId="215D5237" w16cid:durableId="19C52FE8"/>
  <w16cid:commentId w16cid:paraId="223CAABF" w16cid:durableId="0A0A25E8"/>
  <w16cid:commentId w16cid:paraId="11C54EA6" w16cid:durableId="3656CF98"/>
  <w16cid:commentId w16cid:paraId="72D5C4F7" w16cid:durableId="2309359C"/>
  <w16cid:commentId w16cid:paraId="421C186B" w16cid:durableId="27234D99"/>
  <w16cid:commentId w16cid:paraId="51DF5D65" w16cid:durableId="0DDF9EA3"/>
  <w16cid:commentId w16cid:paraId="767A9E85" w16cid:durableId="3F5CEDC6"/>
  <w16cid:commentId w16cid:paraId="25C10C75" w16cid:durableId="4AFA0EB8"/>
  <w16cid:commentId w16cid:paraId="41CB2C57" w16cid:durableId="6E8539A6"/>
  <w16cid:commentId w16cid:paraId="524E0BC8" w16cid:durableId="5979D4B8"/>
  <w16cid:commentId w16cid:paraId="746CCDEB" w16cid:durableId="7A9B2052"/>
  <w16cid:commentId w16cid:paraId="5D5B6532" w16cid:durableId="4FA18663"/>
  <w16cid:commentId w16cid:paraId="72AF573E" w16cid:durableId="59458FF0"/>
  <w16cid:commentId w16cid:paraId="48B61E6A" w16cid:durableId="72E671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CC8"/>
    <w:multiLevelType w:val="hybridMultilevel"/>
    <w:tmpl w:val="31387968"/>
    <w:lvl w:ilvl="0" w:tplc="09B24758">
      <w:start w:val="1"/>
      <w:numFmt w:val="bullet"/>
      <w:lvlText w:val="●"/>
      <w:lvlJc w:val="left"/>
      <w:pPr>
        <w:ind w:left="720" w:hanging="360"/>
      </w:pPr>
    </w:lvl>
    <w:lvl w:ilvl="1" w:tplc="6AB06BEE">
      <w:start w:val="1"/>
      <w:numFmt w:val="bullet"/>
      <w:lvlText w:val="○"/>
      <w:lvlJc w:val="left"/>
      <w:pPr>
        <w:ind w:left="1440" w:hanging="360"/>
      </w:pPr>
    </w:lvl>
    <w:lvl w:ilvl="2" w:tplc="29D4054C">
      <w:start w:val="1"/>
      <w:numFmt w:val="bullet"/>
      <w:lvlText w:val="■"/>
      <w:lvlJc w:val="left"/>
      <w:pPr>
        <w:ind w:left="2160" w:hanging="360"/>
      </w:pPr>
    </w:lvl>
    <w:lvl w:ilvl="3" w:tplc="8A681ED6">
      <w:start w:val="1"/>
      <w:numFmt w:val="bullet"/>
      <w:lvlText w:val="●"/>
      <w:lvlJc w:val="left"/>
      <w:pPr>
        <w:ind w:left="2880" w:hanging="360"/>
      </w:pPr>
    </w:lvl>
    <w:lvl w:ilvl="4" w:tplc="56021DD8">
      <w:start w:val="1"/>
      <w:numFmt w:val="bullet"/>
      <w:lvlText w:val="○"/>
      <w:lvlJc w:val="left"/>
      <w:pPr>
        <w:ind w:left="3600" w:hanging="360"/>
      </w:pPr>
    </w:lvl>
    <w:lvl w:ilvl="5" w:tplc="64CC50C8">
      <w:start w:val="1"/>
      <w:numFmt w:val="bullet"/>
      <w:lvlText w:val="■"/>
      <w:lvlJc w:val="left"/>
      <w:pPr>
        <w:ind w:left="4320" w:hanging="360"/>
      </w:pPr>
    </w:lvl>
    <w:lvl w:ilvl="6" w:tplc="8DD8060E">
      <w:start w:val="1"/>
      <w:numFmt w:val="bullet"/>
      <w:lvlText w:val="●"/>
      <w:lvlJc w:val="left"/>
      <w:pPr>
        <w:ind w:left="5040" w:hanging="360"/>
      </w:pPr>
    </w:lvl>
    <w:lvl w:ilvl="7" w:tplc="9764567A">
      <w:start w:val="1"/>
      <w:numFmt w:val="bullet"/>
      <w:lvlText w:val="●"/>
      <w:lvlJc w:val="left"/>
      <w:pPr>
        <w:ind w:left="5760" w:hanging="360"/>
      </w:pPr>
    </w:lvl>
    <w:lvl w:ilvl="8" w:tplc="07B4E6D4">
      <w:start w:val="1"/>
      <w:numFmt w:val="bullet"/>
      <w:lvlText w:val="●"/>
      <w:lvlJc w:val="left"/>
      <w:pPr>
        <w:ind w:left="6480" w:hanging="360"/>
      </w:pPr>
    </w:lvl>
  </w:abstractNum>
  <w:num w:numId="1" w16cid:durableId="62732471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yam Chiniforooshan">
    <w15:presenceInfo w15:providerId="Windows Live" w15:userId="67907db52a35c7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D38"/>
    <w:rsid w:val="00071336"/>
    <w:rsid w:val="00077CEB"/>
    <w:rsid w:val="00086E72"/>
    <w:rsid w:val="00086FD7"/>
    <w:rsid w:val="000B3FE9"/>
    <w:rsid w:val="000C001D"/>
    <w:rsid w:val="000D2617"/>
    <w:rsid w:val="000F3591"/>
    <w:rsid w:val="001A6859"/>
    <w:rsid w:val="001D7F8F"/>
    <w:rsid w:val="001F0E4B"/>
    <w:rsid w:val="0020109C"/>
    <w:rsid w:val="002021B1"/>
    <w:rsid w:val="00252EBC"/>
    <w:rsid w:val="002B2A03"/>
    <w:rsid w:val="002E0128"/>
    <w:rsid w:val="002E258D"/>
    <w:rsid w:val="002E5287"/>
    <w:rsid w:val="0030282C"/>
    <w:rsid w:val="00303E36"/>
    <w:rsid w:val="00312B08"/>
    <w:rsid w:val="003310C7"/>
    <w:rsid w:val="00343838"/>
    <w:rsid w:val="00386C13"/>
    <w:rsid w:val="003B1A4F"/>
    <w:rsid w:val="003B5E75"/>
    <w:rsid w:val="003E5B33"/>
    <w:rsid w:val="00410D38"/>
    <w:rsid w:val="00421E8E"/>
    <w:rsid w:val="00457932"/>
    <w:rsid w:val="004A0D03"/>
    <w:rsid w:val="00510740"/>
    <w:rsid w:val="00527DC1"/>
    <w:rsid w:val="005312B3"/>
    <w:rsid w:val="00552ADC"/>
    <w:rsid w:val="005801FA"/>
    <w:rsid w:val="005C46C3"/>
    <w:rsid w:val="005E1CA6"/>
    <w:rsid w:val="0061130E"/>
    <w:rsid w:val="006F6E45"/>
    <w:rsid w:val="00754732"/>
    <w:rsid w:val="00771973"/>
    <w:rsid w:val="007A54C1"/>
    <w:rsid w:val="007C345B"/>
    <w:rsid w:val="007C494D"/>
    <w:rsid w:val="00843C3A"/>
    <w:rsid w:val="00867ACB"/>
    <w:rsid w:val="008A07C3"/>
    <w:rsid w:val="008B3B9A"/>
    <w:rsid w:val="008B4670"/>
    <w:rsid w:val="008B5FF6"/>
    <w:rsid w:val="008E1D9C"/>
    <w:rsid w:val="008E6297"/>
    <w:rsid w:val="009732BF"/>
    <w:rsid w:val="009E3625"/>
    <w:rsid w:val="009F66E3"/>
    <w:rsid w:val="00A23C22"/>
    <w:rsid w:val="00A33FD3"/>
    <w:rsid w:val="00A63496"/>
    <w:rsid w:val="00A708D7"/>
    <w:rsid w:val="00AD6A4F"/>
    <w:rsid w:val="00C60DF4"/>
    <w:rsid w:val="00C82200"/>
    <w:rsid w:val="00CC1DAE"/>
    <w:rsid w:val="00CE52BE"/>
    <w:rsid w:val="00CF7A52"/>
    <w:rsid w:val="00D22B77"/>
    <w:rsid w:val="00D34C95"/>
    <w:rsid w:val="00D57CD6"/>
    <w:rsid w:val="00D67853"/>
    <w:rsid w:val="00DA253A"/>
    <w:rsid w:val="00DA5A68"/>
    <w:rsid w:val="00DC795E"/>
    <w:rsid w:val="00E15164"/>
    <w:rsid w:val="00E3699F"/>
    <w:rsid w:val="00EB74E5"/>
    <w:rsid w:val="00F07D05"/>
    <w:rsid w:val="00F4570D"/>
    <w:rsid w:val="00F5014B"/>
    <w:rsid w:val="00F77C13"/>
    <w:rsid w:val="00FF066D"/>
    <w:rsid w:val="00FF4EC8"/>
    <w:rsid w:val="00FF5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3D42"/>
  <w15:docId w15:val="{57F3F02C-C192-4D1E-BB14-45AB5AF4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1"/>
        <w:szCs w:val="21"/>
        <w:rtl/>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2B08"/>
    <w:pPr>
      <w:spacing w:after="100"/>
    </w:pPr>
  </w:style>
  <w:style w:type="paragraph" w:styleId="TOC2">
    <w:name w:val="toc 2"/>
    <w:basedOn w:val="Normal"/>
    <w:next w:val="Normal"/>
    <w:autoRedefine/>
    <w:uiPriority w:val="39"/>
    <w:unhideWhenUsed/>
    <w:rsid w:val="00312B08"/>
    <w:pPr>
      <w:spacing w:after="100"/>
      <w:ind w:left="210"/>
    </w:pPr>
  </w:style>
  <w:style w:type="paragraph" w:styleId="TOC3">
    <w:name w:val="toc 3"/>
    <w:basedOn w:val="Normal"/>
    <w:next w:val="Normal"/>
    <w:autoRedefine/>
    <w:uiPriority w:val="39"/>
    <w:unhideWhenUsed/>
    <w:rsid w:val="00312B08"/>
    <w:pPr>
      <w:spacing w:after="100"/>
      <w:ind w:left="420"/>
    </w:pPr>
  </w:style>
  <w:style w:type="paragraph" w:styleId="TOC4">
    <w:name w:val="toc 4"/>
    <w:basedOn w:val="Normal"/>
    <w:next w:val="Normal"/>
    <w:autoRedefine/>
    <w:uiPriority w:val="39"/>
    <w:unhideWhenUsed/>
    <w:rsid w:val="00312B08"/>
    <w:pPr>
      <w:bidi w:val="0"/>
      <w:spacing w:after="100" w:line="278" w:lineRule="auto"/>
      <w:ind w:left="720"/>
    </w:pPr>
    <w:rPr>
      <w:rFonts w:asciiTheme="minorHAnsi" w:eastAsiaTheme="minorEastAsia" w:hAnsiTheme="minorHAnsi" w:cstheme="minorBidi"/>
      <w:kern w:val="2"/>
      <w:sz w:val="24"/>
      <w:szCs w:val="24"/>
      <w:rtl w:val="0"/>
      <w14:ligatures w14:val="standardContextual"/>
    </w:rPr>
  </w:style>
  <w:style w:type="paragraph" w:styleId="TOC5">
    <w:name w:val="toc 5"/>
    <w:basedOn w:val="Normal"/>
    <w:next w:val="Normal"/>
    <w:autoRedefine/>
    <w:uiPriority w:val="39"/>
    <w:unhideWhenUsed/>
    <w:rsid w:val="00312B08"/>
    <w:pPr>
      <w:bidi w:val="0"/>
      <w:spacing w:after="100" w:line="278" w:lineRule="auto"/>
      <w:ind w:left="960"/>
    </w:pPr>
    <w:rPr>
      <w:rFonts w:asciiTheme="minorHAnsi" w:eastAsiaTheme="minorEastAsia" w:hAnsiTheme="minorHAnsi" w:cstheme="minorBidi"/>
      <w:kern w:val="2"/>
      <w:sz w:val="24"/>
      <w:szCs w:val="24"/>
      <w:rtl w:val="0"/>
      <w14:ligatures w14:val="standardContextual"/>
    </w:rPr>
  </w:style>
  <w:style w:type="paragraph" w:styleId="TOC6">
    <w:name w:val="toc 6"/>
    <w:basedOn w:val="Normal"/>
    <w:next w:val="Normal"/>
    <w:autoRedefine/>
    <w:uiPriority w:val="39"/>
    <w:unhideWhenUsed/>
    <w:rsid w:val="00312B08"/>
    <w:pPr>
      <w:bidi w:val="0"/>
      <w:spacing w:after="100" w:line="278" w:lineRule="auto"/>
      <w:ind w:left="1200"/>
    </w:pPr>
    <w:rPr>
      <w:rFonts w:asciiTheme="minorHAnsi" w:eastAsiaTheme="minorEastAsia" w:hAnsiTheme="minorHAnsi" w:cstheme="minorBidi"/>
      <w:kern w:val="2"/>
      <w:sz w:val="24"/>
      <w:szCs w:val="24"/>
      <w:rtl w:val="0"/>
      <w14:ligatures w14:val="standardContextual"/>
    </w:rPr>
  </w:style>
  <w:style w:type="paragraph" w:styleId="TOC7">
    <w:name w:val="toc 7"/>
    <w:basedOn w:val="Normal"/>
    <w:next w:val="Normal"/>
    <w:autoRedefine/>
    <w:uiPriority w:val="39"/>
    <w:unhideWhenUsed/>
    <w:rsid w:val="00312B08"/>
    <w:pPr>
      <w:bidi w:val="0"/>
      <w:spacing w:after="100" w:line="278" w:lineRule="auto"/>
      <w:ind w:left="1440"/>
    </w:pPr>
    <w:rPr>
      <w:rFonts w:asciiTheme="minorHAnsi" w:eastAsiaTheme="minorEastAsia" w:hAnsiTheme="minorHAnsi" w:cstheme="minorBidi"/>
      <w:kern w:val="2"/>
      <w:sz w:val="24"/>
      <w:szCs w:val="24"/>
      <w:rtl w:val="0"/>
      <w14:ligatures w14:val="standardContextual"/>
    </w:rPr>
  </w:style>
  <w:style w:type="paragraph" w:styleId="TOC8">
    <w:name w:val="toc 8"/>
    <w:basedOn w:val="Normal"/>
    <w:next w:val="Normal"/>
    <w:autoRedefine/>
    <w:uiPriority w:val="39"/>
    <w:unhideWhenUsed/>
    <w:rsid w:val="00312B08"/>
    <w:pPr>
      <w:bidi w:val="0"/>
      <w:spacing w:after="100" w:line="278" w:lineRule="auto"/>
      <w:ind w:left="1680"/>
    </w:pPr>
    <w:rPr>
      <w:rFonts w:asciiTheme="minorHAnsi" w:eastAsiaTheme="minorEastAsia" w:hAnsiTheme="minorHAnsi" w:cstheme="minorBidi"/>
      <w:kern w:val="2"/>
      <w:sz w:val="24"/>
      <w:szCs w:val="24"/>
      <w:rtl w:val="0"/>
      <w14:ligatures w14:val="standardContextual"/>
    </w:rPr>
  </w:style>
  <w:style w:type="paragraph" w:styleId="TOC9">
    <w:name w:val="toc 9"/>
    <w:basedOn w:val="Normal"/>
    <w:next w:val="Normal"/>
    <w:autoRedefine/>
    <w:uiPriority w:val="39"/>
    <w:unhideWhenUsed/>
    <w:rsid w:val="00312B08"/>
    <w:pPr>
      <w:bidi w:val="0"/>
      <w:spacing w:after="100" w:line="278" w:lineRule="auto"/>
      <w:ind w:left="1920"/>
    </w:pPr>
    <w:rPr>
      <w:rFonts w:asciiTheme="minorHAnsi" w:eastAsiaTheme="minorEastAsia" w:hAnsiTheme="minorHAnsi" w:cstheme="minorBidi"/>
      <w:kern w:val="2"/>
      <w:sz w:val="24"/>
      <w:szCs w:val="24"/>
      <w:rtl w:val="0"/>
      <w14:ligatures w14:val="standardContextual"/>
    </w:rPr>
  </w:style>
  <w:style w:type="character" w:styleId="UnresolvedMention">
    <w:name w:val="Unresolved Mention"/>
    <w:basedOn w:val="DefaultParagraphFont"/>
    <w:uiPriority w:val="99"/>
    <w:semiHidden/>
    <w:unhideWhenUsed/>
    <w:rsid w:val="00312B08"/>
    <w:rPr>
      <w:color w:val="605E5C"/>
      <w:shd w:val="clear" w:color="auto" w:fill="E1DFDD"/>
    </w:rPr>
  </w:style>
  <w:style w:type="paragraph" w:styleId="Revision">
    <w:name w:val="Revision"/>
    <w:hidden/>
    <w:uiPriority w:val="99"/>
    <w:semiHidden/>
    <w:rsid w:val="001F0E4B"/>
    <w:pPr>
      <w:bidi w:val="0"/>
    </w:pPr>
  </w:style>
  <w:style w:type="character" w:styleId="CommentReference">
    <w:name w:val="annotation reference"/>
    <w:basedOn w:val="DefaultParagraphFont"/>
    <w:uiPriority w:val="99"/>
    <w:semiHidden/>
    <w:unhideWhenUsed/>
    <w:rsid w:val="001F0E4B"/>
    <w:rPr>
      <w:sz w:val="16"/>
      <w:szCs w:val="16"/>
    </w:rPr>
  </w:style>
  <w:style w:type="paragraph" w:styleId="CommentText">
    <w:name w:val="annotation text"/>
    <w:basedOn w:val="Normal"/>
    <w:link w:val="CommentTextChar"/>
    <w:uiPriority w:val="99"/>
    <w:unhideWhenUsed/>
    <w:rsid w:val="001F0E4B"/>
    <w:rPr>
      <w:sz w:val="20"/>
      <w:szCs w:val="20"/>
    </w:rPr>
  </w:style>
  <w:style w:type="character" w:customStyle="1" w:styleId="CommentTextChar">
    <w:name w:val="Comment Text Char"/>
    <w:basedOn w:val="DefaultParagraphFont"/>
    <w:link w:val="CommentText"/>
    <w:uiPriority w:val="99"/>
    <w:rsid w:val="001F0E4B"/>
    <w:rPr>
      <w:sz w:val="20"/>
      <w:szCs w:val="20"/>
    </w:rPr>
  </w:style>
  <w:style w:type="paragraph" w:styleId="CommentSubject">
    <w:name w:val="annotation subject"/>
    <w:basedOn w:val="CommentText"/>
    <w:next w:val="CommentText"/>
    <w:link w:val="CommentSubjectChar"/>
    <w:uiPriority w:val="99"/>
    <w:semiHidden/>
    <w:unhideWhenUsed/>
    <w:rsid w:val="001F0E4B"/>
    <w:rPr>
      <w:b/>
      <w:bCs/>
    </w:rPr>
  </w:style>
  <w:style w:type="character" w:customStyle="1" w:styleId="CommentSubjectChar">
    <w:name w:val="Comment Subject Char"/>
    <w:basedOn w:val="CommentTextChar"/>
    <w:link w:val="CommentSubject"/>
    <w:uiPriority w:val="99"/>
    <w:semiHidden/>
    <w:rsid w:val="001F0E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84</Pages>
  <Words>23487</Words>
  <Characters>133876</Characters>
  <Application>Microsoft Office Word</Application>
  <DocSecurity>0</DocSecurity>
  <Lines>1115</Lines>
  <Paragraphs>314</Paragraphs>
  <ScaleCrop>false</ScaleCrop>
  <Company/>
  <LinksUpToDate>false</LinksUpToDate>
  <CharactersWithSpaces>157049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Payam Chiniforooshan</cp:lastModifiedBy>
  <cp:revision>81</cp:revision>
  <dcterms:created xsi:type="dcterms:W3CDTF">2026-09-27T19:25:00Z</dcterms:created>
  <dcterms:modified xsi:type="dcterms:W3CDTF">2026-10-07T16:33:00Z</dcterms:modified>
</cp:coreProperties>
</file>